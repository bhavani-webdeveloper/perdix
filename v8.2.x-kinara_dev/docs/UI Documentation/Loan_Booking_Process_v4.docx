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79"/>
      </w:tblGrid>
      <w:tr w:rsidR="00B0173F" w:rsidRPr="00807807" w:rsidTr="002626F1">
        <w:trPr>
          <w:trHeight w:val="2880"/>
          <w:jc w:val="center"/>
        </w:trPr>
        <w:sdt>
          <w:sdtPr>
            <w:rPr>
              <w:rFonts w:ascii="Trebuchet MS" w:hAnsi="Trebuchet MS"/>
              <w:caps/>
              <w:sz w:val="28"/>
              <w:szCs w:val="28"/>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B0173F" w:rsidRPr="00807807" w:rsidRDefault="00B0173F" w:rsidP="002626F1">
                <w:pPr>
                  <w:pStyle w:val="NoSpacing"/>
                  <w:jc w:val="center"/>
                  <w:rPr>
                    <w:rFonts w:ascii="Trebuchet MS" w:hAnsi="Trebuchet MS"/>
                    <w:caps/>
                    <w:sz w:val="28"/>
                    <w:szCs w:val="28"/>
                  </w:rPr>
                </w:pPr>
                <w:r>
                  <w:rPr>
                    <w:rFonts w:ascii="Trebuchet MS" w:hAnsi="Trebuchet MS"/>
                    <w:caps/>
                    <w:sz w:val="28"/>
                    <w:szCs w:val="28"/>
                  </w:rPr>
                  <w:t>IFMR RURAL FINANCE</w:t>
                </w:r>
              </w:p>
            </w:tc>
          </w:sdtContent>
        </w:sdt>
      </w:tr>
      <w:tr w:rsidR="00B0173F" w:rsidRPr="00807807" w:rsidTr="002626F1">
        <w:trPr>
          <w:trHeight w:val="1440"/>
          <w:jc w:val="center"/>
        </w:trPr>
        <w:sdt>
          <w:sdtPr>
            <w:rPr>
              <w:rFonts w:ascii="Trebuchet MS" w:hAnsi="Trebuchet MS"/>
              <w:sz w:val="28"/>
              <w:szCs w:val="28"/>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0173F" w:rsidRPr="00807807" w:rsidRDefault="00B0173F" w:rsidP="002626F1">
                <w:pPr>
                  <w:pStyle w:val="NoSpacing"/>
                  <w:jc w:val="center"/>
                  <w:rPr>
                    <w:rFonts w:ascii="Trebuchet MS" w:hAnsi="Trebuchet MS"/>
                    <w:sz w:val="28"/>
                    <w:szCs w:val="28"/>
                  </w:rPr>
                </w:pPr>
                <w:r>
                  <w:rPr>
                    <w:rFonts w:ascii="Trebuchet MS" w:hAnsi="Trebuchet MS"/>
                    <w:sz w:val="28"/>
                    <w:szCs w:val="28"/>
                    <w:lang w:val="en-IN"/>
                  </w:rPr>
                  <w:t>Loan Booking Process</w:t>
                </w:r>
              </w:p>
            </w:tc>
          </w:sdtContent>
        </w:sdt>
      </w:tr>
      <w:tr w:rsidR="00B0173F" w:rsidRPr="00807807" w:rsidTr="002626F1">
        <w:trPr>
          <w:trHeight w:val="360"/>
          <w:jc w:val="center"/>
        </w:trPr>
        <w:tc>
          <w:tcPr>
            <w:tcW w:w="5000" w:type="pct"/>
            <w:vAlign w:val="center"/>
          </w:tcPr>
          <w:p w:rsidR="00B0173F" w:rsidRPr="00807807" w:rsidRDefault="00B0173F" w:rsidP="002626F1">
            <w:pPr>
              <w:pStyle w:val="NoSpacing"/>
              <w:jc w:val="center"/>
              <w:rPr>
                <w:rFonts w:ascii="Trebuchet MS" w:hAnsi="Trebuchet MS"/>
                <w:sz w:val="28"/>
                <w:szCs w:val="28"/>
              </w:rPr>
            </w:pPr>
          </w:p>
        </w:tc>
      </w:tr>
      <w:tr w:rsidR="00B0173F" w:rsidRPr="00807807" w:rsidTr="002626F1">
        <w:trPr>
          <w:trHeight w:val="360"/>
          <w:jc w:val="center"/>
        </w:trPr>
        <w:sdt>
          <w:sdtPr>
            <w:rPr>
              <w:rFonts w:ascii="Trebuchet MS" w:hAnsi="Trebuchet MS"/>
              <w:b/>
              <w:bCs/>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0173F" w:rsidRPr="00807807" w:rsidRDefault="00B0173F" w:rsidP="002626F1">
                <w:pPr>
                  <w:pStyle w:val="NoSpacing"/>
                  <w:jc w:val="center"/>
                  <w:rPr>
                    <w:rFonts w:ascii="Trebuchet MS" w:hAnsi="Trebuchet MS"/>
                    <w:b/>
                    <w:bCs/>
                    <w:sz w:val="28"/>
                    <w:szCs w:val="28"/>
                  </w:rPr>
                </w:pPr>
                <w:r>
                  <w:rPr>
                    <w:rFonts w:ascii="Trebuchet MS" w:hAnsi="Trebuchet MS"/>
                    <w:b/>
                    <w:bCs/>
                    <w:sz w:val="28"/>
                    <w:szCs w:val="28"/>
                  </w:rPr>
                  <w:t>Krithika Manokaran</w:t>
                </w:r>
                <w:r>
                  <w:rPr>
                    <w:rFonts w:ascii="Trebuchet MS" w:hAnsi="Trebuchet MS"/>
                    <w:b/>
                    <w:bCs/>
                    <w:sz w:val="28"/>
                    <w:szCs w:val="28"/>
                    <w:lang w:val="en-IN"/>
                  </w:rPr>
                  <w:t>| IFMR Rural Finance</w:t>
                </w:r>
              </w:p>
            </w:tc>
          </w:sdtContent>
        </w:sdt>
      </w:tr>
      <w:tr w:rsidR="00B0173F" w:rsidRPr="00807807" w:rsidTr="002626F1">
        <w:trPr>
          <w:trHeight w:val="360"/>
          <w:jc w:val="center"/>
        </w:trPr>
        <w:sdt>
          <w:sdtPr>
            <w:rPr>
              <w:rFonts w:ascii="Trebuchet MS" w:hAnsi="Trebuchet MS"/>
              <w:b/>
              <w:bCs/>
              <w:sz w:val="28"/>
              <w:szCs w:val="28"/>
            </w:rPr>
            <w:alias w:val="Date"/>
            <w:id w:val="516659546"/>
            <w:dataBinding w:prefixMappings="xmlns:ns0='http://schemas.microsoft.com/office/2006/coverPageProps'" w:xpath="/ns0:CoverPageProperties[1]/ns0:PublishDate[1]" w:storeItemID="{55AF091B-3C7A-41E3-B477-F2FDAA23CFDA}"/>
            <w:date w:fullDate="2016-08-10T00:00:00Z">
              <w:dateFormat w:val="M/d/yyyy"/>
              <w:lid w:val="en-US"/>
              <w:storeMappedDataAs w:val="dateTime"/>
              <w:calendar w:val="gregorian"/>
            </w:date>
          </w:sdtPr>
          <w:sdtContent>
            <w:tc>
              <w:tcPr>
                <w:tcW w:w="5000" w:type="pct"/>
                <w:vAlign w:val="center"/>
              </w:tcPr>
              <w:p w:rsidR="00B0173F" w:rsidRPr="00807807" w:rsidRDefault="00B0173F" w:rsidP="002626F1">
                <w:pPr>
                  <w:pStyle w:val="NoSpacing"/>
                  <w:jc w:val="center"/>
                  <w:rPr>
                    <w:rFonts w:ascii="Trebuchet MS" w:hAnsi="Trebuchet MS"/>
                    <w:b/>
                    <w:bCs/>
                    <w:sz w:val="28"/>
                    <w:szCs w:val="28"/>
                  </w:rPr>
                </w:pPr>
                <w:r>
                  <w:rPr>
                    <w:rFonts w:ascii="Trebuchet MS" w:hAnsi="Trebuchet MS"/>
                    <w:b/>
                    <w:bCs/>
                    <w:sz w:val="28"/>
                    <w:szCs w:val="28"/>
                  </w:rPr>
                  <w:t>8/10/2016</w:t>
                </w:r>
              </w:p>
            </w:tc>
          </w:sdtContent>
        </w:sdt>
      </w:tr>
    </w:tbl>
    <w:p w:rsidR="00B0173F" w:rsidRDefault="00B0173F">
      <w:pPr>
        <w:pStyle w:val="TOCHeading"/>
        <w:rPr>
          <w:rFonts w:ascii="Times New Roman" w:eastAsia="Times New Roman" w:hAnsi="Times New Roman" w:cs="Times New Roman"/>
          <w:b/>
          <w:bCs/>
          <w:sz w:val="20"/>
          <w:szCs w:val="20"/>
        </w:rPr>
      </w:pPr>
    </w:p>
    <w:p w:rsidR="00B0173F" w:rsidRDefault="00B0173F" w:rsidP="00B0173F"/>
    <w:p w:rsidR="00B0173F" w:rsidRDefault="00B0173F" w:rsidP="00B0173F"/>
    <w:p w:rsidR="00B0173F" w:rsidRDefault="00B0173F" w:rsidP="00B0173F"/>
    <w:p w:rsidR="00B0173F" w:rsidRDefault="00B0173F" w:rsidP="00B0173F"/>
    <w:p w:rsidR="00B0173F" w:rsidRDefault="00B0173F" w:rsidP="00B0173F"/>
    <w:p w:rsidR="00B0173F" w:rsidRDefault="00B0173F" w:rsidP="00B0173F"/>
    <w:p w:rsidR="00B0173F" w:rsidRDefault="00B0173F" w:rsidP="00B0173F"/>
    <w:p w:rsidR="00B0173F" w:rsidRDefault="00B0173F" w:rsidP="00B0173F"/>
    <w:p w:rsidR="00B0173F" w:rsidRDefault="00B0173F" w:rsidP="00B0173F"/>
    <w:p w:rsidR="00B0173F" w:rsidRDefault="00B0173F" w:rsidP="00B0173F"/>
    <w:p w:rsidR="00B0173F" w:rsidRDefault="00B0173F" w:rsidP="00B0173F"/>
    <w:p w:rsidR="00B0173F" w:rsidRDefault="00B0173F" w:rsidP="00B0173F"/>
    <w:p w:rsidR="00B0173F" w:rsidRDefault="00B0173F" w:rsidP="00B0173F"/>
    <w:p w:rsidR="00B0173F" w:rsidRDefault="00B0173F" w:rsidP="00B0173F"/>
    <w:p w:rsidR="00B0173F" w:rsidRDefault="00B0173F" w:rsidP="00B0173F"/>
    <w:sdt>
      <w:sdtPr>
        <w:rPr>
          <w:rFonts w:ascii="Times New Roman" w:eastAsia="Times New Roman" w:hAnsi="Times New Roman" w:cs="Times New Roman"/>
          <w:b/>
          <w:bCs/>
          <w:smallCaps w:val="0"/>
          <w:spacing w:val="0"/>
          <w:sz w:val="20"/>
          <w:szCs w:val="20"/>
          <w:lang w:bidi="ar-SA"/>
        </w:rPr>
        <w:id w:val="-535882473"/>
        <w:docPartObj>
          <w:docPartGallery w:val="Table of Contents"/>
          <w:docPartUnique/>
        </w:docPartObj>
      </w:sdtPr>
      <w:sdtEndPr>
        <w:rPr>
          <w:rFonts w:asciiTheme="majorHAnsi" w:eastAsiaTheme="majorEastAsia" w:hAnsiTheme="majorHAnsi" w:cstheme="majorBidi"/>
          <w:b w:val="0"/>
          <w:bCs w:val="0"/>
          <w:noProof/>
          <w:sz w:val="22"/>
          <w:szCs w:val="22"/>
        </w:rPr>
      </w:sdtEndPr>
      <w:sdtContent>
        <w:p w:rsidR="00124E15" w:rsidRDefault="00124E15">
          <w:pPr>
            <w:pStyle w:val="TOCHeading"/>
          </w:pPr>
          <w:r>
            <w:t>Contents</w:t>
          </w:r>
        </w:p>
        <w:p w:rsidR="00A663D8" w:rsidRDefault="00124E15">
          <w:pPr>
            <w:pStyle w:val="TOC1"/>
            <w:tabs>
              <w:tab w:val="right" w:leader="dot" w:pos="9053"/>
            </w:tabs>
            <w:rPr>
              <w:ins w:id="0" w:author="karthik Anandan | IFMR Rural Finance" w:date="2016-08-17T17:47:00Z"/>
              <w:rFonts w:asciiTheme="minorHAnsi" w:eastAsiaTheme="minorEastAsia" w:hAnsiTheme="minorHAnsi" w:cstheme="minorBidi"/>
              <w:noProof/>
              <w:sz w:val="22"/>
              <w:lang w:val="en-IN" w:eastAsia="en-IN"/>
            </w:rPr>
          </w:pPr>
          <w:r>
            <w:fldChar w:fldCharType="begin"/>
          </w:r>
          <w:r>
            <w:instrText xml:space="preserve"> TOC \o "1-3" \h \z \u </w:instrText>
          </w:r>
          <w:r>
            <w:fldChar w:fldCharType="separate"/>
          </w:r>
          <w:ins w:id="1" w:author="karthik Anandan | IFMR Rural Finance" w:date="2016-08-17T17:47:00Z">
            <w:r w:rsidR="00A663D8" w:rsidRPr="00CA70D0">
              <w:rPr>
                <w:rStyle w:val="Hyperlink"/>
                <w:noProof/>
              </w:rPr>
              <w:fldChar w:fldCharType="begin"/>
            </w:r>
            <w:r w:rsidR="00A663D8" w:rsidRPr="00CA70D0">
              <w:rPr>
                <w:rStyle w:val="Hyperlink"/>
                <w:noProof/>
              </w:rPr>
              <w:instrText xml:space="preserve"> </w:instrText>
            </w:r>
            <w:r w:rsidR="00A663D8">
              <w:rPr>
                <w:noProof/>
              </w:rPr>
              <w:instrText>HYPERLINK \l "_Toc459219406"</w:instrText>
            </w:r>
            <w:r w:rsidR="00A663D8" w:rsidRPr="00CA70D0">
              <w:rPr>
                <w:rStyle w:val="Hyperlink"/>
                <w:noProof/>
              </w:rPr>
              <w:instrText xml:space="preserve"> </w:instrText>
            </w:r>
            <w:r w:rsidR="00A663D8" w:rsidRPr="00CA70D0">
              <w:rPr>
                <w:rStyle w:val="Hyperlink"/>
                <w:noProof/>
              </w:rPr>
            </w:r>
            <w:r w:rsidR="00A663D8" w:rsidRPr="00CA70D0">
              <w:rPr>
                <w:rStyle w:val="Hyperlink"/>
                <w:noProof/>
              </w:rPr>
              <w:fldChar w:fldCharType="separate"/>
            </w:r>
            <w:r w:rsidR="00A663D8" w:rsidRPr="00CA70D0">
              <w:rPr>
                <w:rStyle w:val="Hyperlink"/>
                <w:noProof/>
              </w:rPr>
              <w:t>1. Process Diagram</w:t>
            </w:r>
            <w:r w:rsidR="00A663D8">
              <w:rPr>
                <w:noProof/>
                <w:webHidden/>
              </w:rPr>
              <w:tab/>
            </w:r>
            <w:r w:rsidR="00A663D8">
              <w:rPr>
                <w:noProof/>
                <w:webHidden/>
              </w:rPr>
              <w:fldChar w:fldCharType="begin"/>
            </w:r>
            <w:r w:rsidR="00A663D8">
              <w:rPr>
                <w:noProof/>
                <w:webHidden/>
              </w:rPr>
              <w:instrText xml:space="preserve"> PAGEREF _Toc459219406 \h </w:instrText>
            </w:r>
            <w:r w:rsidR="00A663D8">
              <w:rPr>
                <w:noProof/>
                <w:webHidden/>
              </w:rPr>
            </w:r>
          </w:ins>
          <w:r w:rsidR="00A663D8">
            <w:rPr>
              <w:noProof/>
              <w:webHidden/>
            </w:rPr>
            <w:fldChar w:fldCharType="separate"/>
          </w:r>
          <w:ins w:id="2" w:author="karthik Anandan | IFMR Rural Finance" w:date="2016-08-17T17:47:00Z">
            <w:r w:rsidR="00A663D8">
              <w:rPr>
                <w:noProof/>
                <w:webHidden/>
              </w:rPr>
              <w:t>5</w:t>
            </w:r>
            <w:r w:rsidR="00A663D8">
              <w:rPr>
                <w:noProof/>
                <w:webHidden/>
              </w:rPr>
              <w:fldChar w:fldCharType="end"/>
            </w:r>
            <w:r w:rsidR="00A663D8" w:rsidRPr="00CA70D0">
              <w:rPr>
                <w:rStyle w:val="Hyperlink"/>
                <w:noProof/>
              </w:rPr>
              <w:fldChar w:fldCharType="end"/>
            </w:r>
          </w:ins>
        </w:p>
        <w:p w:rsidR="00A663D8" w:rsidRDefault="00A663D8">
          <w:pPr>
            <w:pStyle w:val="TOC1"/>
            <w:tabs>
              <w:tab w:val="right" w:leader="dot" w:pos="9053"/>
            </w:tabs>
            <w:rPr>
              <w:ins w:id="3" w:author="karthik Anandan | IFMR Rural Finance" w:date="2016-08-17T17:47:00Z"/>
              <w:rFonts w:asciiTheme="minorHAnsi" w:eastAsiaTheme="minorEastAsia" w:hAnsiTheme="minorHAnsi" w:cstheme="minorBidi"/>
              <w:noProof/>
              <w:sz w:val="22"/>
              <w:lang w:val="en-IN" w:eastAsia="en-IN"/>
            </w:rPr>
          </w:pPr>
          <w:ins w:id="4"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"_Toc459219407"</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2. Stage definition</w:t>
            </w:r>
            <w:r>
              <w:rPr>
                <w:noProof/>
                <w:webHidden/>
              </w:rPr>
              <w:tab/>
            </w:r>
            <w:r>
              <w:rPr>
                <w:noProof/>
                <w:webHidden/>
              </w:rPr>
              <w:fldChar w:fldCharType="begin"/>
            </w:r>
            <w:r>
              <w:rPr>
                <w:noProof/>
                <w:webHidden/>
              </w:rPr>
              <w:instrText xml:space="preserve"> PAGEREF _Toc459219407 \h </w:instrText>
            </w:r>
            <w:r>
              <w:rPr>
                <w:noProof/>
                <w:webHidden/>
              </w:rPr>
            </w:r>
          </w:ins>
          <w:r>
            <w:rPr>
              <w:noProof/>
              <w:webHidden/>
            </w:rPr>
            <w:fldChar w:fldCharType="separate"/>
          </w:r>
          <w:ins w:id="5" w:author="karthik Anandan | IFMR Rural Finance" w:date="2016-08-17T17:47:00Z">
            <w:r>
              <w:rPr>
                <w:noProof/>
                <w:webHidden/>
              </w:rPr>
              <w:t>6</w:t>
            </w:r>
            <w:r>
              <w:rPr>
                <w:noProof/>
                <w:webHidden/>
              </w:rPr>
              <w:fldChar w:fldCharType="end"/>
            </w:r>
            <w:r w:rsidRPr="00CA70D0">
              <w:rPr>
                <w:rStyle w:val="Hyperlink"/>
                <w:noProof/>
              </w:rPr>
              <w:fldChar w:fldCharType="end"/>
            </w:r>
          </w:ins>
        </w:p>
        <w:p w:rsidR="00A663D8" w:rsidRDefault="00A663D8">
          <w:pPr>
            <w:pStyle w:val="TOC1"/>
            <w:tabs>
              <w:tab w:val="right" w:leader="dot" w:pos="9053"/>
            </w:tabs>
            <w:rPr>
              <w:ins w:id="6" w:author="karthik Anandan | IFMR Rural Finance" w:date="2016-08-17T17:47:00Z"/>
              <w:rFonts w:asciiTheme="minorHAnsi" w:eastAsiaTheme="minorEastAsia" w:hAnsiTheme="minorHAnsi" w:cstheme="minorBidi"/>
              <w:noProof/>
              <w:sz w:val="22"/>
              <w:lang w:val="en-IN" w:eastAsia="en-IN"/>
            </w:rPr>
          </w:pPr>
          <w:ins w:id="7"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"_Toc459219408"</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3. Stage-role access</w:t>
            </w:r>
            <w:r>
              <w:rPr>
                <w:noProof/>
                <w:webHidden/>
              </w:rPr>
              <w:tab/>
            </w:r>
            <w:r>
              <w:rPr>
                <w:noProof/>
                <w:webHidden/>
              </w:rPr>
              <w:fldChar w:fldCharType="begin"/>
            </w:r>
            <w:r>
              <w:rPr>
                <w:noProof/>
                <w:webHidden/>
              </w:rPr>
              <w:instrText xml:space="preserve"> PAGEREF _Toc459219408 \h </w:instrText>
            </w:r>
            <w:r>
              <w:rPr>
                <w:noProof/>
                <w:webHidden/>
              </w:rPr>
            </w:r>
          </w:ins>
          <w:r>
            <w:rPr>
              <w:noProof/>
              <w:webHidden/>
            </w:rPr>
            <w:fldChar w:fldCharType="separate"/>
          </w:r>
          <w:ins w:id="8" w:author="karthik Anandan | IFMR Rural Finance" w:date="2016-08-17T17:47:00Z">
            <w:r>
              <w:rPr>
                <w:noProof/>
                <w:webHidden/>
              </w:rPr>
              <w:t>7</w:t>
            </w:r>
            <w:r>
              <w:rPr>
                <w:noProof/>
                <w:webHidden/>
              </w:rPr>
              <w:fldChar w:fldCharType="end"/>
            </w:r>
            <w:r w:rsidRPr="00CA70D0">
              <w:rPr>
                <w:rStyle w:val="Hyperlink"/>
                <w:noProof/>
              </w:rPr>
              <w:fldChar w:fldCharType="end"/>
            </w:r>
          </w:ins>
        </w:p>
        <w:p w:rsidR="00A663D8" w:rsidRDefault="00A663D8">
          <w:pPr>
            <w:pStyle w:val="TOC1"/>
            <w:tabs>
              <w:tab w:val="right" w:leader="dot" w:pos="9053"/>
            </w:tabs>
            <w:rPr>
              <w:ins w:id="9" w:author="karthik Anandan | IFMR Rural Finance" w:date="2016-08-17T17:47:00Z"/>
              <w:rFonts w:asciiTheme="minorHAnsi" w:eastAsiaTheme="minorEastAsia" w:hAnsiTheme="minorHAnsi" w:cstheme="minorBidi"/>
              <w:noProof/>
              <w:sz w:val="22"/>
              <w:lang w:val="en-IN" w:eastAsia="en-IN"/>
            </w:rPr>
          </w:pPr>
          <w:ins w:id="10"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"_Toc459219409"</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4. Pre requisite for loan booking process</w:t>
            </w:r>
            <w:r>
              <w:rPr>
                <w:noProof/>
                <w:webHidden/>
              </w:rPr>
              <w:tab/>
            </w:r>
            <w:r>
              <w:rPr>
                <w:noProof/>
                <w:webHidden/>
              </w:rPr>
              <w:fldChar w:fldCharType="begin"/>
            </w:r>
            <w:r>
              <w:rPr>
                <w:noProof/>
                <w:webHidden/>
              </w:rPr>
              <w:instrText xml:space="preserve"> PAGEREF _Toc459219409 \h </w:instrText>
            </w:r>
            <w:r>
              <w:rPr>
                <w:noProof/>
                <w:webHidden/>
              </w:rPr>
            </w:r>
          </w:ins>
          <w:r>
            <w:rPr>
              <w:noProof/>
              <w:webHidden/>
            </w:rPr>
            <w:fldChar w:fldCharType="separate"/>
          </w:r>
          <w:ins w:id="11" w:author="karthik Anandan | IFMR Rural Finance" w:date="2016-08-17T17:47:00Z">
            <w:r>
              <w:rPr>
                <w:noProof/>
                <w:webHidden/>
              </w:rPr>
              <w:t>8</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2" w:author="karthik Anandan | IFMR Rural Finance" w:date="2016-08-17T17:47:00Z"/>
              <w:rFonts w:asciiTheme="minorHAnsi" w:eastAsiaTheme="minorEastAsia" w:hAnsiTheme="minorHAnsi" w:cstheme="minorBidi"/>
              <w:noProof/>
              <w:lang w:val="en-IN" w:eastAsia="en-IN"/>
            </w:rPr>
          </w:pPr>
          <w:ins w:id="13"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"_Toc459219410"</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4.1 UI specification</w:t>
            </w:r>
            <w:r>
              <w:rPr>
                <w:noProof/>
                <w:webHidden/>
              </w:rPr>
              <w:tab/>
            </w:r>
            <w:r>
              <w:rPr>
                <w:noProof/>
                <w:webHidden/>
              </w:rPr>
              <w:fldChar w:fldCharType="begin"/>
            </w:r>
            <w:r>
              <w:rPr>
                <w:noProof/>
                <w:webHidden/>
              </w:rPr>
              <w:instrText xml:space="preserve"> PAGEREF _Toc459219410 \h </w:instrText>
            </w:r>
            <w:r>
              <w:rPr>
                <w:noProof/>
                <w:webHidden/>
              </w:rPr>
            </w:r>
          </w:ins>
          <w:r>
            <w:rPr>
              <w:noProof/>
              <w:webHidden/>
            </w:rPr>
            <w:fldChar w:fldCharType="separate"/>
          </w:r>
          <w:ins w:id="14" w:author="karthik Anandan | IFMR Rural Finance" w:date="2016-08-17T17:47:00Z">
            <w:r>
              <w:rPr>
                <w:noProof/>
                <w:webHidden/>
              </w:rPr>
              <w:t>8</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5" w:author="karthik Anandan | IFMR Rural Finance" w:date="2016-08-17T17:47:00Z"/>
              <w:rFonts w:asciiTheme="minorHAnsi" w:eastAsiaTheme="minorEastAsia" w:hAnsiTheme="minorHAnsi" w:cstheme="minorBidi"/>
              <w:noProof/>
              <w:lang w:val="en-IN" w:eastAsia="en-IN"/>
            </w:rPr>
          </w:pPr>
          <w:ins w:id="16"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"_Toc459219411"</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4.2 Screenshot</w:t>
            </w:r>
            <w:r>
              <w:rPr>
                <w:noProof/>
                <w:webHidden/>
              </w:rPr>
              <w:tab/>
            </w:r>
            <w:r>
              <w:rPr>
                <w:noProof/>
                <w:webHidden/>
              </w:rPr>
              <w:fldChar w:fldCharType="begin"/>
            </w:r>
            <w:r>
              <w:rPr>
                <w:noProof/>
                <w:webHidden/>
              </w:rPr>
              <w:instrText xml:space="preserve"> PAGEREF _Toc459219411 \h </w:instrText>
            </w:r>
            <w:r>
              <w:rPr>
                <w:noProof/>
                <w:webHidden/>
              </w:rPr>
            </w:r>
          </w:ins>
          <w:r>
            <w:rPr>
              <w:noProof/>
              <w:webHidden/>
            </w:rPr>
            <w:fldChar w:fldCharType="separate"/>
          </w:r>
          <w:ins w:id="17" w:author="karthik Anandan | IFMR Rural Finance" w:date="2016-08-17T17:47:00Z">
            <w:r>
              <w:rPr>
                <w:noProof/>
                <w:webHidden/>
              </w:rPr>
              <w:t>11</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8" w:author="karthik Anandan | IFMR Rural Finance" w:date="2016-08-17T17:47:00Z"/>
              <w:rFonts w:asciiTheme="minorHAnsi" w:eastAsiaTheme="minorEastAsia" w:hAnsiTheme="minorHAnsi" w:cstheme="minorBidi"/>
              <w:noProof/>
              <w:lang w:val="en-IN" w:eastAsia="en-IN"/>
            </w:rPr>
          </w:pPr>
          <w:ins w:id="19"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"_Toc459219412"</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4.3 Functional Requirements</w:t>
            </w:r>
            <w:r>
              <w:rPr>
                <w:noProof/>
                <w:webHidden/>
              </w:rPr>
              <w:tab/>
            </w:r>
            <w:r>
              <w:rPr>
                <w:noProof/>
                <w:webHidden/>
              </w:rPr>
              <w:fldChar w:fldCharType="begin"/>
            </w:r>
            <w:r>
              <w:rPr>
                <w:noProof/>
                <w:webHidden/>
              </w:rPr>
              <w:instrText xml:space="preserve"> PAGEREF _Toc459219412 \h </w:instrText>
            </w:r>
            <w:r>
              <w:rPr>
                <w:noProof/>
                <w:webHidden/>
              </w:rPr>
            </w:r>
          </w:ins>
          <w:r>
            <w:rPr>
              <w:noProof/>
              <w:webHidden/>
            </w:rPr>
            <w:fldChar w:fldCharType="separate"/>
          </w:r>
          <w:ins w:id="20" w:author="karthik Anandan | IFMR Rural Finance" w:date="2016-08-17T17:47:00Z">
            <w:r>
              <w:rPr>
                <w:noProof/>
                <w:webHidden/>
              </w:rPr>
              <w:t>11</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1" w:author="karthik Anandan | IFMR Rural Finance" w:date="2016-08-17T17:47:00Z"/>
              <w:rFonts w:asciiTheme="minorHAnsi" w:eastAsiaTheme="minorEastAsia" w:hAnsiTheme="minorHAnsi" w:cstheme="minorBidi"/>
              <w:noProof/>
              <w:lang w:val="en-IN" w:eastAsia="en-IN"/>
            </w:rPr>
          </w:pPr>
          <w:ins w:id="22"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"_Toc459219413"</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4.4 Uploads</w:t>
            </w:r>
            <w:r>
              <w:rPr>
                <w:noProof/>
                <w:webHidden/>
              </w:rPr>
              <w:tab/>
            </w:r>
            <w:r>
              <w:rPr>
                <w:noProof/>
                <w:webHidden/>
              </w:rPr>
              <w:fldChar w:fldCharType="begin"/>
            </w:r>
            <w:r>
              <w:rPr>
                <w:noProof/>
                <w:webHidden/>
              </w:rPr>
              <w:instrText xml:space="preserve"> PAGEREF _Toc459219413 \h </w:instrText>
            </w:r>
            <w:r>
              <w:rPr>
                <w:noProof/>
                <w:webHidden/>
              </w:rPr>
            </w:r>
          </w:ins>
          <w:r>
            <w:rPr>
              <w:noProof/>
              <w:webHidden/>
            </w:rPr>
            <w:fldChar w:fldCharType="separate"/>
          </w:r>
          <w:ins w:id="23" w:author="karthik Anandan | IFMR Rural Finance" w:date="2016-08-17T17:47:00Z">
            <w:r>
              <w:rPr>
                <w:noProof/>
                <w:webHidden/>
              </w:rPr>
              <w:t>11</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4" w:author="karthik Anandan | IFMR Rural Finance" w:date="2016-08-17T17:47:00Z"/>
              <w:rFonts w:asciiTheme="minorHAnsi" w:eastAsiaTheme="minorEastAsia" w:hAnsiTheme="minorHAnsi" w:cstheme="minorBidi"/>
              <w:noProof/>
              <w:lang w:val="en-IN" w:eastAsia="en-IN"/>
            </w:rPr>
          </w:pPr>
          <w:ins w:id="25"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"_Toc459219414"</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4.5 Downloads</w:t>
            </w:r>
            <w:r>
              <w:rPr>
                <w:noProof/>
                <w:webHidden/>
              </w:rPr>
              <w:tab/>
            </w:r>
            <w:r>
              <w:rPr>
                <w:noProof/>
                <w:webHidden/>
              </w:rPr>
              <w:fldChar w:fldCharType="begin"/>
            </w:r>
            <w:r>
              <w:rPr>
                <w:noProof/>
                <w:webHidden/>
              </w:rPr>
              <w:instrText xml:space="preserve"> PAGEREF _Toc459219414 \h </w:instrText>
            </w:r>
            <w:r>
              <w:rPr>
                <w:noProof/>
                <w:webHidden/>
              </w:rPr>
            </w:r>
          </w:ins>
          <w:r>
            <w:rPr>
              <w:noProof/>
              <w:webHidden/>
            </w:rPr>
            <w:fldChar w:fldCharType="separate"/>
          </w:r>
          <w:ins w:id="26" w:author="karthik Anandan | IFMR Rural Finance" w:date="2016-08-17T17:47:00Z">
            <w:r>
              <w:rPr>
                <w:noProof/>
                <w:webHidden/>
              </w:rPr>
              <w:t>12</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7" w:author="karthik Anandan | IFMR Rural Finance" w:date="2016-08-17T17:47:00Z"/>
              <w:rFonts w:asciiTheme="minorHAnsi" w:eastAsiaTheme="minorEastAsia" w:hAnsiTheme="minorHAnsi" w:cstheme="minorBidi"/>
              <w:noProof/>
              <w:lang w:val="en-IN" w:eastAsia="en-IN"/>
            </w:rPr>
          </w:pPr>
          <w:ins w:id="28"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"_Toc459219415"</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4.6 Reports</w:t>
            </w:r>
            <w:r>
              <w:rPr>
                <w:noProof/>
                <w:webHidden/>
              </w:rPr>
              <w:tab/>
            </w:r>
            <w:r>
              <w:rPr>
                <w:noProof/>
                <w:webHidden/>
              </w:rPr>
              <w:fldChar w:fldCharType="begin"/>
            </w:r>
            <w:r>
              <w:rPr>
                <w:noProof/>
                <w:webHidden/>
              </w:rPr>
              <w:instrText xml:space="preserve"> PAGEREF _Toc459219415 \h </w:instrText>
            </w:r>
            <w:r>
              <w:rPr>
                <w:noProof/>
                <w:webHidden/>
              </w:rPr>
            </w:r>
          </w:ins>
          <w:r>
            <w:rPr>
              <w:noProof/>
              <w:webHidden/>
            </w:rPr>
            <w:fldChar w:fldCharType="separate"/>
          </w:r>
          <w:ins w:id="29" w:author="karthik Anandan | IFMR Rural Finance" w:date="2016-08-17T17:47:00Z">
            <w:r>
              <w:rPr>
                <w:noProof/>
                <w:webHidden/>
              </w:rPr>
              <w:t>12</w:t>
            </w:r>
            <w:r>
              <w:rPr>
                <w:noProof/>
                <w:webHidden/>
              </w:rPr>
              <w:fldChar w:fldCharType="end"/>
            </w:r>
            <w:r w:rsidRPr="00CA70D0">
              <w:rPr>
                <w:rStyle w:val="Hyperlink"/>
                <w:noProof/>
              </w:rPr>
              <w:fldChar w:fldCharType="end"/>
            </w:r>
          </w:ins>
        </w:p>
        <w:p w:rsidR="00A663D8" w:rsidRDefault="00A663D8">
          <w:pPr>
            <w:pStyle w:val="TOC1"/>
            <w:tabs>
              <w:tab w:val="right" w:leader="dot" w:pos="9053"/>
            </w:tabs>
            <w:rPr>
              <w:ins w:id="30" w:author="karthik Anandan | IFMR Rural Finance" w:date="2016-08-17T17:47:00Z"/>
              <w:rFonts w:asciiTheme="minorHAnsi" w:eastAsiaTheme="minorEastAsia" w:hAnsiTheme="minorHAnsi" w:cstheme="minorBidi"/>
              <w:noProof/>
              <w:sz w:val="22"/>
              <w:lang w:val="en-IN" w:eastAsia="en-IN"/>
            </w:rPr>
          </w:pPr>
          <w:ins w:id="31"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"_Toc459219416"</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5. Pending for loan Booking</w:t>
            </w:r>
            <w:r>
              <w:rPr>
                <w:noProof/>
                <w:webHidden/>
              </w:rPr>
              <w:tab/>
            </w:r>
            <w:r>
              <w:rPr>
                <w:noProof/>
                <w:webHidden/>
              </w:rPr>
              <w:fldChar w:fldCharType="begin"/>
            </w:r>
            <w:r>
              <w:rPr>
                <w:noProof/>
                <w:webHidden/>
              </w:rPr>
              <w:instrText xml:space="preserve"> PAGEREF _Toc459219416 \h </w:instrText>
            </w:r>
            <w:r>
              <w:rPr>
                <w:noProof/>
                <w:webHidden/>
              </w:rPr>
            </w:r>
          </w:ins>
          <w:r>
            <w:rPr>
              <w:noProof/>
              <w:webHidden/>
            </w:rPr>
            <w:fldChar w:fldCharType="separate"/>
          </w:r>
          <w:ins w:id="32" w:author="karthik Anandan | IFMR Rural Finance" w:date="2016-08-17T17:47:00Z">
            <w:r>
              <w:rPr>
                <w:noProof/>
                <w:webHidden/>
              </w:rPr>
              <w:t>13</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33" w:author="karthik Anandan | IFMR Rural Finance" w:date="2016-08-17T17:47:00Z"/>
              <w:rFonts w:asciiTheme="minorHAnsi" w:eastAsiaTheme="minorEastAsia" w:hAnsiTheme="minorHAnsi" w:cstheme="minorBidi"/>
              <w:noProof/>
              <w:lang w:val="en-IN" w:eastAsia="en-IN"/>
            </w:rPr>
          </w:pPr>
          <w:ins w:id="34"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"_Toc459219417"</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5.1 UI Requirements</w:t>
            </w:r>
            <w:r>
              <w:rPr>
                <w:noProof/>
                <w:webHidden/>
              </w:rPr>
              <w:tab/>
            </w:r>
            <w:r>
              <w:rPr>
                <w:noProof/>
                <w:webHidden/>
              </w:rPr>
              <w:fldChar w:fldCharType="begin"/>
            </w:r>
            <w:r>
              <w:rPr>
                <w:noProof/>
                <w:webHidden/>
              </w:rPr>
              <w:instrText xml:space="preserve"> PAGEREF _Toc459219417 \h </w:instrText>
            </w:r>
            <w:r>
              <w:rPr>
                <w:noProof/>
                <w:webHidden/>
              </w:rPr>
            </w:r>
          </w:ins>
          <w:r>
            <w:rPr>
              <w:noProof/>
              <w:webHidden/>
            </w:rPr>
            <w:fldChar w:fldCharType="separate"/>
          </w:r>
          <w:ins w:id="35" w:author="karthik Anandan | IFMR Rural Finance" w:date="2016-08-17T17:47:00Z">
            <w:r>
              <w:rPr>
                <w:noProof/>
                <w:webHidden/>
              </w:rPr>
              <w:t>13</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36" w:author="karthik Anandan | IFMR Rural Finance" w:date="2016-08-17T17:47:00Z"/>
              <w:rFonts w:asciiTheme="minorHAnsi" w:eastAsiaTheme="minorEastAsia" w:hAnsiTheme="minorHAnsi" w:cstheme="minorBidi"/>
              <w:noProof/>
              <w:lang w:val="en-IN" w:eastAsia="en-IN"/>
            </w:rPr>
          </w:pPr>
          <w:ins w:id="37"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"_Toc459219418"</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5.2 Screenshots</w:t>
            </w:r>
            <w:r>
              <w:rPr>
                <w:noProof/>
                <w:webHidden/>
              </w:rPr>
              <w:tab/>
            </w:r>
            <w:r>
              <w:rPr>
                <w:noProof/>
                <w:webHidden/>
              </w:rPr>
              <w:fldChar w:fldCharType="begin"/>
            </w:r>
            <w:r>
              <w:rPr>
                <w:noProof/>
                <w:webHidden/>
              </w:rPr>
              <w:instrText xml:space="preserve"> PAGEREF _Toc459219418 \h </w:instrText>
            </w:r>
            <w:r>
              <w:rPr>
                <w:noProof/>
                <w:webHidden/>
              </w:rPr>
            </w:r>
          </w:ins>
          <w:r>
            <w:rPr>
              <w:noProof/>
              <w:webHidden/>
            </w:rPr>
            <w:fldChar w:fldCharType="separate"/>
          </w:r>
          <w:ins w:id="38" w:author="karthik Anandan | IFMR Rural Finance" w:date="2016-08-17T17:47:00Z">
            <w:r>
              <w:rPr>
                <w:noProof/>
                <w:webHidden/>
              </w:rPr>
              <w:t>13</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39" w:author="karthik Anandan | IFMR Rural Finance" w:date="2016-08-17T17:47:00Z"/>
              <w:rFonts w:asciiTheme="minorHAnsi" w:eastAsiaTheme="minorEastAsia" w:hAnsiTheme="minorHAnsi" w:cstheme="minorBidi"/>
              <w:noProof/>
              <w:lang w:val="en-IN" w:eastAsia="en-IN"/>
            </w:rPr>
          </w:pPr>
          <w:ins w:id="40"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"_Toc459219419"</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5.3 Functional Requirements</w:t>
            </w:r>
            <w:r>
              <w:rPr>
                <w:noProof/>
                <w:webHidden/>
              </w:rPr>
              <w:tab/>
            </w:r>
            <w:r>
              <w:rPr>
                <w:noProof/>
                <w:webHidden/>
              </w:rPr>
              <w:fldChar w:fldCharType="begin"/>
            </w:r>
            <w:r>
              <w:rPr>
                <w:noProof/>
                <w:webHidden/>
              </w:rPr>
              <w:instrText xml:space="preserve"> PAGEREF _Toc459219419 \h </w:instrText>
            </w:r>
            <w:r>
              <w:rPr>
                <w:noProof/>
                <w:webHidden/>
              </w:rPr>
            </w:r>
          </w:ins>
          <w:r>
            <w:rPr>
              <w:noProof/>
              <w:webHidden/>
            </w:rPr>
            <w:fldChar w:fldCharType="separate"/>
          </w:r>
          <w:ins w:id="41" w:author="karthik Anandan | IFMR Rural Finance" w:date="2016-08-17T17:47:00Z">
            <w:r>
              <w:rPr>
                <w:noProof/>
                <w:webHidden/>
              </w:rPr>
              <w:t>14</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42" w:author="karthik Anandan | IFMR Rural Finance" w:date="2016-08-17T17:47:00Z"/>
              <w:rFonts w:asciiTheme="minorHAnsi" w:eastAsiaTheme="minorEastAsia" w:hAnsiTheme="minorHAnsi" w:cstheme="minorBidi"/>
              <w:noProof/>
              <w:lang w:val="en-IN" w:eastAsia="en-IN"/>
            </w:rPr>
          </w:pPr>
          <w:ins w:id="43"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"_Toc459219420"</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5.4 Uploads</w:t>
            </w:r>
            <w:r>
              <w:rPr>
                <w:noProof/>
                <w:webHidden/>
              </w:rPr>
              <w:tab/>
            </w:r>
            <w:r>
              <w:rPr>
                <w:noProof/>
                <w:webHidden/>
              </w:rPr>
              <w:fldChar w:fldCharType="begin"/>
            </w:r>
            <w:r>
              <w:rPr>
                <w:noProof/>
                <w:webHidden/>
              </w:rPr>
              <w:instrText xml:space="preserve"> PAGEREF _Toc459219420 \h </w:instrText>
            </w:r>
            <w:r>
              <w:rPr>
                <w:noProof/>
                <w:webHidden/>
              </w:rPr>
            </w:r>
          </w:ins>
          <w:r>
            <w:rPr>
              <w:noProof/>
              <w:webHidden/>
            </w:rPr>
            <w:fldChar w:fldCharType="separate"/>
          </w:r>
          <w:ins w:id="44" w:author="karthik Anandan | IFMR Rural Finance" w:date="2016-08-17T17:47:00Z">
            <w:r>
              <w:rPr>
                <w:noProof/>
                <w:webHidden/>
              </w:rPr>
              <w:t>15</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45" w:author="karthik Anandan | IFMR Rural Finance" w:date="2016-08-17T17:47:00Z"/>
              <w:rFonts w:asciiTheme="minorHAnsi" w:eastAsiaTheme="minorEastAsia" w:hAnsiTheme="minorHAnsi" w:cstheme="minorBidi"/>
              <w:noProof/>
              <w:lang w:val="en-IN" w:eastAsia="en-IN"/>
            </w:rPr>
          </w:pPr>
          <w:ins w:id="46"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"_Toc459219421"</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5.5 Downloads</w:t>
            </w:r>
            <w:r>
              <w:rPr>
                <w:noProof/>
                <w:webHidden/>
              </w:rPr>
              <w:tab/>
            </w:r>
            <w:r>
              <w:rPr>
                <w:noProof/>
                <w:webHidden/>
              </w:rPr>
              <w:fldChar w:fldCharType="begin"/>
            </w:r>
            <w:r>
              <w:rPr>
                <w:noProof/>
                <w:webHidden/>
              </w:rPr>
              <w:instrText xml:space="preserve"> PAGEREF _Toc459219421 \h </w:instrText>
            </w:r>
            <w:r>
              <w:rPr>
                <w:noProof/>
                <w:webHidden/>
              </w:rPr>
            </w:r>
          </w:ins>
          <w:r>
            <w:rPr>
              <w:noProof/>
              <w:webHidden/>
            </w:rPr>
            <w:fldChar w:fldCharType="separate"/>
          </w:r>
          <w:ins w:id="47" w:author="karthik Anandan | IFMR Rural Finance" w:date="2016-08-17T17:47:00Z">
            <w:r>
              <w:rPr>
                <w:noProof/>
                <w:webHidden/>
              </w:rPr>
              <w:t>15</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48" w:author="karthik Anandan | IFMR Rural Finance" w:date="2016-08-17T17:47:00Z"/>
              <w:rFonts w:asciiTheme="minorHAnsi" w:eastAsiaTheme="minorEastAsia" w:hAnsiTheme="minorHAnsi" w:cstheme="minorBidi"/>
              <w:noProof/>
              <w:lang w:val="en-IN" w:eastAsia="en-IN"/>
            </w:rPr>
          </w:pPr>
          <w:ins w:id="49"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"_Toc459219422"</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5.6 Reports</w:t>
            </w:r>
            <w:r>
              <w:rPr>
                <w:noProof/>
                <w:webHidden/>
              </w:rPr>
              <w:tab/>
            </w:r>
            <w:r>
              <w:rPr>
                <w:noProof/>
                <w:webHidden/>
              </w:rPr>
              <w:fldChar w:fldCharType="begin"/>
            </w:r>
            <w:r>
              <w:rPr>
                <w:noProof/>
                <w:webHidden/>
              </w:rPr>
              <w:instrText xml:space="preserve"> PAGEREF _Toc459219422 \h </w:instrText>
            </w:r>
            <w:r>
              <w:rPr>
                <w:noProof/>
                <w:webHidden/>
              </w:rPr>
            </w:r>
          </w:ins>
          <w:r>
            <w:rPr>
              <w:noProof/>
              <w:webHidden/>
            </w:rPr>
            <w:fldChar w:fldCharType="separate"/>
          </w:r>
          <w:ins w:id="50" w:author="karthik Anandan | IFMR Rural Finance" w:date="2016-08-17T17:47:00Z">
            <w:r>
              <w:rPr>
                <w:noProof/>
                <w:webHidden/>
              </w:rPr>
              <w:t>15</w:t>
            </w:r>
            <w:r>
              <w:rPr>
                <w:noProof/>
                <w:webHidden/>
              </w:rPr>
              <w:fldChar w:fldCharType="end"/>
            </w:r>
            <w:r w:rsidRPr="00CA70D0">
              <w:rPr>
                <w:rStyle w:val="Hyperlink"/>
                <w:noProof/>
              </w:rPr>
              <w:fldChar w:fldCharType="end"/>
            </w:r>
          </w:ins>
        </w:p>
        <w:p w:rsidR="00A663D8" w:rsidRDefault="00A663D8">
          <w:pPr>
            <w:pStyle w:val="TOC1"/>
            <w:tabs>
              <w:tab w:val="right" w:leader="dot" w:pos="9053"/>
            </w:tabs>
            <w:rPr>
              <w:ins w:id="51" w:author="karthik Anandan | IFMR Rural Finance" w:date="2016-08-17T17:47:00Z"/>
              <w:rFonts w:asciiTheme="minorHAnsi" w:eastAsiaTheme="minorEastAsia" w:hAnsiTheme="minorHAnsi" w:cstheme="minorBidi"/>
              <w:noProof/>
              <w:sz w:val="22"/>
              <w:lang w:val="en-IN" w:eastAsia="en-IN"/>
            </w:rPr>
          </w:pPr>
          <w:ins w:id="52"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"_Toc459219423"</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6. Document Execution</w:t>
            </w:r>
            <w:r>
              <w:rPr>
                <w:noProof/>
                <w:webHidden/>
              </w:rPr>
              <w:tab/>
            </w:r>
            <w:r>
              <w:rPr>
                <w:noProof/>
                <w:webHidden/>
              </w:rPr>
              <w:fldChar w:fldCharType="begin"/>
            </w:r>
            <w:r>
              <w:rPr>
                <w:noProof/>
                <w:webHidden/>
              </w:rPr>
              <w:instrText xml:space="preserve"> PAGEREF _Toc459219423 \h </w:instrText>
            </w:r>
            <w:r>
              <w:rPr>
                <w:noProof/>
                <w:webHidden/>
              </w:rPr>
            </w:r>
          </w:ins>
          <w:r>
            <w:rPr>
              <w:noProof/>
              <w:webHidden/>
            </w:rPr>
            <w:fldChar w:fldCharType="separate"/>
          </w:r>
          <w:ins w:id="53" w:author="karthik Anandan | IFMR Rural Finance" w:date="2016-08-17T17:47:00Z">
            <w:r>
              <w:rPr>
                <w:noProof/>
                <w:webHidden/>
              </w:rPr>
              <w:t>16</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54" w:author="karthik Anandan | IFMR Rural Finance" w:date="2016-08-17T17:47:00Z"/>
              <w:rFonts w:asciiTheme="minorHAnsi" w:eastAsiaTheme="minorEastAsia" w:hAnsiTheme="minorHAnsi" w:cstheme="minorBidi"/>
              <w:noProof/>
              <w:lang w:val="en-IN" w:eastAsia="en-IN"/>
            </w:rPr>
          </w:pPr>
          <w:ins w:id="55"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"_Toc459219424"</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6.1 UI Requirements</w:t>
            </w:r>
            <w:r>
              <w:rPr>
                <w:noProof/>
                <w:webHidden/>
              </w:rPr>
              <w:tab/>
            </w:r>
            <w:r>
              <w:rPr>
                <w:noProof/>
                <w:webHidden/>
              </w:rPr>
              <w:fldChar w:fldCharType="begin"/>
            </w:r>
            <w:r>
              <w:rPr>
                <w:noProof/>
                <w:webHidden/>
              </w:rPr>
              <w:instrText xml:space="preserve"> PAGEREF _Toc459219424 \h </w:instrText>
            </w:r>
            <w:r>
              <w:rPr>
                <w:noProof/>
                <w:webHidden/>
              </w:rPr>
            </w:r>
          </w:ins>
          <w:r>
            <w:rPr>
              <w:noProof/>
              <w:webHidden/>
            </w:rPr>
            <w:fldChar w:fldCharType="separate"/>
          </w:r>
          <w:ins w:id="56" w:author="karthik Anandan | IFMR Rural Finance" w:date="2016-08-17T17:47:00Z">
            <w:r>
              <w:rPr>
                <w:noProof/>
                <w:webHidden/>
              </w:rPr>
              <w:t>16</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57" w:author="karthik Anandan | IFMR Rural Finance" w:date="2016-08-17T17:47:00Z"/>
              <w:rFonts w:asciiTheme="minorHAnsi" w:eastAsiaTheme="minorEastAsia" w:hAnsiTheme="minorHAnsi" w:cstheme="minorBidi"/>
              <w:noProof/>
              <w:lang w:val="en-IN" w:eastAsia="en-IN"/>
            </w:rPr>
          </w:pPr>
          <w:ins w:id="58"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"_Toc459219425"</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6.1.1 Document Generation artifacts</w:t>
            </w:r>
            <w:r>
              <w:rPr>
                <w:noProof/>
                <w:webHidden/>
              </w:rPr>
              <w:tab/>
            </w:r>
            <w:r>
              <w:rPr>
                <w:noProof/>
                <w:webHidden/>
              </w:rPr>
              <w:fldChar w:fldCharType="begin"/>
            </w:r>
            <w:r>
              <w:rPr>
                <w:noProof/>
                <w:webHidden/>
              </w:rPr>
              <w:instrText xml:space="preserve"> PAGEREF _Toc459219425 \h </w:instrText>
            </w:r>
            <w:r>
              <w:rPr>
                <w:noProof/>
                <w:webHidden/>
              </w:rPr>
            </w:r>
          </w:ins>
          <w:r>
            <w:rPr>
              <w:noProof/>
              <w:webHidden/>
            </w:rPr>
            <w:fldChar w:fldCharType="separate"/>
          </w:r>
          <w:ins w:id="59" w:author="karthik Anandan | IFMR Rural Finance" w:date="2016-08-17T17:47:00Z">
            <w:r>
              <w:rPr>
                <w:noProof/>
                <w:webHidden/>
              </w:rPr>
              <w:t>16</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60" w:author="karthik Anandan | IFMR Rural Finance" w:date="2016-08-17T17:47:00Z"/>
              <w:rFonts w:asciiTheme="minorHAnsi" w:eastAsiaTheme="minorEastAsia" w:hAnsiTheme="minorHAnsi" w:cstheme="minorBidi"/>
              <w:noProof/>
              <w:lang w:val="en-IN" w:eastAsia="en-IN"/>
            </w:rPr>
          </w:pPr>
          <w:ins w:id="61"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"_Toc459219426"</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6.1.2 Document Upload artifacts</w:t>
            </w:r>
            <w:r>
              <w:rPr>
                <w:noProof/>
                <w:webHidden/>
              </w:rPr>
              <w:tab/>
            </w:r>
            <w:r>
              <w:rPr>
                <w:noProof/>
                <w:webHidden/>
              </w:rPr>
              <w:fldChar w:fldCharType="begin"/>
            </w:r>
            <w:r>
              <w:rPr>
                <w:noProof/>
                <w:webHidden/>
              </w:rPr>
              <w:instrText xml:space="preserve"> PAGEREF _Toc459219426 \h </w:instrText>
            </w:r>
            <w:r>
              <w:rPr>
                <w:noProof/>
                <w:webHidden/>
              </w:rPr>
            </w:r>
          </w:ins>
          <w:r>
            <w:rPr>
              <w:noProof/>
              <w:webHidden/>
            </w:rPr>
            <w:fldChar w:fldCharType="separate"/>
          </w:r>
          <w:ins w:id="62" w:author="karthik Anandan | IFMR Rural Finance" w:date="2016-08-17T17:47:00Z">
            <w:r>
              <w:rPr>
                <w:noProof/>
                <w:webHidden/>
              </w:rPr>
              <w:t>16</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63" w:author="karthik Anandan | IFMR Rural Finance" w:date="2016-08-17T17:47:00Z"/>
              <w:rFonts w:asciiTheme="minorHAnsi" w:eastAsiaTheme="minorEastAsia" w:hAnsiTheme="minorHAnsi" w:cstheme="minorBidi"/>
              <w:noProof/>
              <w:lang w:val="en-IN" w:eastAsia="en-IN"/>
            </w:rPr>
          </w:pPr>
          <w:ins w:id="64"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"_Toc459219427"</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6.2 Screenshots</w:t>
            </w:r>
            <w:r>
              <w:rPr>
                <w:noProof/>
                <w:webHidden/>
              </w:rPr>
              <w:tab/>
            </w:r>
            <w:r>
              <w:rPr>
                <w:noProof/>
                <w:webHidden/>
              </w:rPr>
              <w:fldChar w:fldCharType="begin"/>
            </w:r>
            <w:r>
              <w:rPr>
                <w:noProof/>
                <w:webHidden/>
              </w:rPr>
              <w:instrText xml:space="preserve"> PAGEREF _Toc459219427 \h </w:instrText>
            </w:r>
            <w:r>
              <w:rPr>
                <w:noProof/>
                <w:webHidden/>
              </w:rPr>
            </w:r>
          </w:ins>
          <w:r>
            <w:rPr>
              <w:noProof/>
              <w:webHidden/>
            </w:rPr>
            <w:fldChar w:fldCharType="separate"/>
          </w:r>
          <w:ins w:id="65" w:author="karthik Anandan | IFMR Rural Finance" w:date="2016-08-17T17:47:00Z">
            <w:r>
              <w:rPr>
                <w:noProof/>
                <w:webHidden/>
              </w:rPr>
              <w:t>17</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66" w:author="karthik Anandan | IFMR Rural Finance" w:date="2016-08-17T17:47:00Z"/>
              <w:rFonts w:asciiTheme="minorHAnsi" w:eastAsiaTheme="minorEastAsia" w:hAnsiTheme="minorHAnsi" w:cstheme="minorBidi"/>
              <w:noProof/>
              <w:lang w:val="en-IN" w:eastAsia="en-IN"/>
            </w:rPr>
          </w:pPr>
          <w:ins w:id="67"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"_Toc459219428"</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6.3 Functional Requirements</w:t>
            </w:r>
            <w:r>
              <w:rPr>
                <w:noProof/>
                <w:webHidden/>
              </w:rPr>
              <w:tab/>
            </w:r>
            <w:r>
              <w:rPr>
                <w:noProof/>
                <w:webHidden/>
              </w:rPr>
              <w:fldChar w:fldCharType="begin"/>
            </w:r>
            <w:r>
              <w:rPr>
                <w:noProof/>
                <w:webHidden/>
              </w:rPr>
              <w:instrText xml:space="preserve"> PAGEREF _Toc459219428 \h </w:instrText>
            </w:r>
            <w:r>
              <w:rPr>
                <w:noProof/>
                <w:webHidden/>
              </w:rPr>
            </w:r>
          </w:ins>
          <w:r>
            <w:rPr>
              <w:noProof/>
              <w:webHidden/>
            </w:rPr>
            <w:fldChar w:fldCharType="separate"/>
          </w:r>
          <w:ins w:id="68" w:author="karthik Anandan | IFMR Rural Finance" w:date="2016-08-17T17:47:00Z">
            <w:r>
              <w:rPr>
                <w:noProof/>
                <w:webHidden/>
              </w:rPr>
              <w:t>18</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69" w:author="karthik Anandan | IFMR Rural Finance" w:date="2016-08-17T17:47:00Z"/>
              <w:rFonts w:asciiTheme="minorHAnsi" w:eastAsiaTheme="minorEastAsia" w:hAnsiTheme="minorHAnsi" w:cstheme="minorBidi"/>
              <w:noProof/>
              <w:lang w:val="en-IN" w:eastAsia="en-IN"/>
            </w:rPr>
          </w:pPr>
          <w:ins w:id="70"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"_Toc459219429"</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6.4 Upload</w:t>
            </w:r>
            <w:r>
              <w:rPr>
                <w:noProof/>
                <w:webHidden/>
              </w:rPr>
              <w:tab/>
            </w:r>
            <w:r>
              <w:rPr>
                <w:noProof/>
                <w:webHidden/>
              </w:rPr>
              <w:fldChar w:fldCharType="begin"/>
            </w:r>
            <w:r>
              <w:rPr>
                <w:noProof/>
                <w:webHidden/>
              </w:rPr>
              <w:instrText xml:space="preserve"> PAGEREF _Toc459219429 \h </w:instrText>
            </w:r>
            <w:r>
              <w:rPr>
                <w:noProof/>
                <w:webHidden/>
              </w:rPr>
            </w:r>
          </w:ins>
          <w:r>
            <w:rPr>
              <w:noProof/>
              <w:webHidden/>
            </w:rPr>
            <w:fldChar w:fldCharType="separate"/>
          </w:r>
          <w:ins w:id="71" w:author="karthik Anandan | IFMR Rural Finance" w:date="2016-08-17T17:47:00Z">
            <w:r>
              <w:rPr>
                <w:noProof/>
                <w:webHidden/>
              </w:rPr>
              <w:t>19</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72" w:author="karthik Anandan | IFMR Rural Finance" w:date="2016-08-17T17:47:00Z"/>
              <w:rFonts w:asciiTheme="minorHAnsi" w:eastAsiaTheme="minorEastAsia" w:hAnsiTheme="minorHAnsi" w:cstheme="minorBidi"/>
              <w:noProof/>
              <w:lang w:val="en-IN" w:eastAsia="en-IN"/>
            </w:rPr>
          </w:pPr>
          <w:ins w:id="73"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"_Toc459219430"</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6.5 Download</w:t>
            </w:r>
            <w:r>
              <w:rPr>
                <w:noProof/>
                <w:webHidden/>
              </w:rPr>
              <w:tab/>
            </w:r>
            <w:r>
              <w:rPr>
                <w:noProof/>
                <w:webHidden/>
              </w:rPr>
              <w:fldChar w:fldCharType="begin"/>
            </w:r>
            <w:r>
              <w:rPr>
                <w:noProof/>
                <w:webHidden/>
              </w:rPr>
              <w:instrText xml:space="preserve"> PAGEREF _Toc459219430 \h </w:instrText>
            </w:r>
            <w:r>
              <w:rPr>
                <w:noProof/>
                <w:webHidden/>
              </w:rPr>
            </w:r>
          </w:ins>
          <w:r>
            <w:rPr>
              <w:noProof/>
              <w:webHidden/>
            </w:rPr>
            <w:fldChar w:fldCharType="separate"/>
          </w:r>
          <w:ins w:id="74" w:author="karthik Anandan | IFMR Rural Finance" w:date="2016-08-17T17:47:00Z">
            <w:r>
              <w:rPr>
                <w:noProof/>
                <w:webHidden/>
              </w:rPr>
              <w:t>19</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75" w:author="karthik Anandan | IFMR Rural Finance" w:date="2016-08-17T17:47:00Z"/>
              <w:rFonts w:asciiTheme="minorHAnsi" w:eastAsiaTheme="minorEastAsia" w:hAnsiTheme="minorHAnsi" w:cstheme="minorBidi"/>
              <w:noProof/>
              <w:lang w:val="en-IN" w:eastAsia="en-IN"/>
            </w:rPr>
          </w:pPr>
          <w:ins w:id="76"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"_Toc459219431"</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6.6 Reports</w:t>
            </w:r>
            <w:r>
              <w:rPr>
                <w:noProof/>
                <w:webHidden/>
              </w:rPr>
              <w:tab/>
            </w:r>
            <w:r>
              <w:rPr>
                <w:noProof/>
                <w:webHidden/>
              </w:rPr>
              <w:fldChar w:fldCharType="begin"/>
            </w:r>
            <w:r>
              <w:rPr>
                <w:noProof/>
                <w:webHidden/>
              </w:rPr>
              <w:instrText xml:space="preserve"> PAGEREF _Toc459219431 \h </w:instrText>
            </w:r>
            <w:r>
              <w:rPr>
                <w:noProof/>
                <w:webHidden/>
              </w:rPr>
            </w:r>
          </w:ins>
          <w:r>
            <w:rPr>
              <w:noProof/>
              <w:webHidden/>
            </w:rPr>
            <w:fldChar w:fldCharType="separate"/>
          </w:r>
          <w:ins w:id="77" w:author="karthik Anandan | IFMR Rural Finance" w:date="2016-08-17T17:47:00Z">
            <w:r>
              <w:rPr>
                <w:noProof/>
                <w:webHidden/>
              </w:rPr>
              <w:t>19</w:t>
            </w:r>
            <w:r>
              <w:rPr>
                <w:noProof/>
                <w:webHidden/>
              </w:rPr>
              <w:fldChar w:fldCharType="end"/>
            </w:r>
            <w:r w:rsidRPr="00CA70D0">
              <w:rPr>
                <w:rStyle w:val="Hyperlink"/>
                <w:noProof/>
              </w:rPr>
              <w:fldChar w:fldCharType="end"/>
            </w:r>
          </w:ins>
        </w:p>
        <w:p w:rsidR="00A663D8" w:rsidRDefault="00A663D8">
          <w:pPr>
            <w:pStyle w:val="TOC1"/>
            <w:tabs>
              <w:tab w:val="right" w:leader="dot" w:pos="9053"/>
            </w:tabs>
            <w:rPr>
              <w:ins w:id="78" w:author="karthik Anandan | IFMR Rural Finance" w:date="2016-08-17T17:47:00Z"/>
              <w:rFonts w:asciiTheme="minorHAnsi" w:eastAsiaTheme="minorEastAsia" w:hAnsiTheme="minorHAnsi" w:cstheme="minorBidi"/>
              <w:noProof/>
              <w:sz w:val="22"/>
              <w:lang w:val="en-IN" w:eastAsia="en-IN"/>
            </w:rPr>
          </w:pPr>
          <w:ins w:id="79"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"_Toc459219432"</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7. Pending for Document Verification</w:t>
            </w:r>
            <w:r>
              <w:rPr>
                <w:noProof/>
                <w:webHidden/>
              </w:rPr>
              <w:tab/>
            </w:r>
            <w:r>
              <w:rPr>
                <w:noProof/>
                <w:webHidden/>
              </w:rPr>
              <w:fldChar w:fldCharType="begin"/>
            </w:r>
            <w:r>
              <w:rPr>
                <w:noProof/>
                <w:webHidden/>
              </w:rPr>
              <w:instrText xml:space="preserve"> PAGEREF _Toc459219432 \h </w:instrText>
            </w:r>
            <w:r>
              <w:rPr>
                <w:noProof/>
                <w:webHidden/>
              </w:rPr>
            </w:r>
          </w:ins>
          <w:r>
            <w:rPr>
              <w:noProof/>
              <w:webHidden/>
            </w:rPr>
            <w:fldChar w:fldCharType="separate"/>
          </w:r>
          <w:ins w:id="80" w:author="karthik Anandan | IFMR Rural Finance" w:date="2016-08-17T17:47:00Z">
            <w:r>
              <w:rPr>
                <w:noProof/>
                <w:webHidden/>
              </w:rPr>
              <w:t>20</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81" w:author="karthik Anandan | IFMR Rural Finance" w:date="2016-08-17T17:47:00Z"/>
              <w:rFonts w:asciiTheme="minorHAnsi" w:eastAsiaTheme="minorEastAsia" w:hAnsiTheme="minorHAnsi" w:cstheme="minorBidi"/>
              <w:noProof/>
              <w:lang w:val="en-IN" w:eastAsia="en-IN"/>
            </w:rPr>
          </w:pPr>
          <w:ins w:id="82"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"_Toc459219433"</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7.1 UI requirements</w:t>
            </w:r>
            <w:r>
              <w:rPr>
                <w:noProof/>
                <w:webHidden/>
              </w:rPr>
              <w:tab/>
            </w:r>
            <w:r>
              <w:rPr>
                <w:noProof/>
                <w:webHidden/>
              </w:rPr>
              <w:fldChar w:fldCharType="begin"/>
            </w:r>
            <w:r>
              <w:rPr>
                <w:noProof/>
                <w:webHidden/>
              </w:rPr>
              <w:instrText xml:space="preserve"> PAGEREF _Toc459219433 \h </w:instrText>
            </w:r>
            <w:r>
              <w:rPr>
                <w:noProof/>
                <w:webHidden/>
              </w:rPr>
            </w:r>
          </w:ins>
          <w:r>
            <w:rPr>
              <w:noProof/>
              <w:webHidden/>
            </w:rPr>
            <w:fldChar w:fldCharType="separate"/>
          </w:r>
          <w:ins w:id="83" w:author="karthik Anandan | IFMR Rural Finance" w:date="2016-08-17T17:47:00Z">
            <w:r>
              <w:rPr>
                <w:noProof/>
                <w:webHidden/>
              </w:rPr>
              <w:t>20</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84" w:author="karthik Anandan | IFMR Rural Finance" w:date="2016-08-17T17:47:00Z"/>
              <w:rFonts w:asciiTheme="minorHAnsi" w:eastAsiaTheme="minorEastAsia" w:hAnsiTheme="minorHAnsi" w:cstheme="minorBidi"/>
              <w:noProof/>
              <w:lang w:val="en-IN" w:eastAsia="en-IN"/>
            </w:rPr>
          </w:pPr>
          <w:ins w:id="85"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"_Toc459219434"</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7.1.1 UI view- checker for document verification</w:t>
            </w:r>
            <w:r>
              <w:rPr>
                <w:noProof/>
                <w:webHidden/>
              </w:rPr>
              <w:tab/>
            </w:r>
            <w:r>
              <w:rPr>
                <w:noProof/>
                <w:webHidden/>
              </w:rPr>
              <w:fldChar w:fldCharType="begin"/>
            </w:r>
            <w:r>
              <w:rPr>
                <w:noProof/>
                <w:webHidden/>
              </w:rPr>
              <w:instrText xml:space="preserve"> PAGEREF _Toc459219434 \h </w:instrText>
            </w:r>
            <w:r>
              <w:rPr>
                <w:noProof/>
                <w:webHidden/>
              </w:rPr>
            </w:r>
          </w:ins>
          <w:r>
            <w:rPr>
              <w:noProof/>
              <w:webHidden/>
            </w:rPr>
            <w:fldChar w:fldCharType="separate"/>
          </w:r>
          <w:ins w:id="86" w:author="karthik Anandan | IFMR Rural Finance" w:date="2016-08-17T17:47:00Z">
            <w:r>
              <w:rPr>
                <w:noProof/>
                <w:webHidden/>
              </w:rPr>
              <w:t>20</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87" w:author="karthik Anandan | IFMR Rural Finance" w:date="2016-08-17T17:47:00Z"/>
              <w:rFonts w:asciiTheme="minorHAnsi" w:eastAsiaTheme="minorEastAsia" w:hAnsiTheme="minorHAnsi" w:cstheme="minorBidi"/>
              <w:noProof/>
              <w:lang w:val="en-IN" w:eastAsia="en-IN"/>
            </w:rPr>
          </w:pPr>
          <w:ins w:id="88"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"_Toc459219435"</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7.2 Screenshots</w:t>
            </w:r>
            <w:r>
              <w:rPr>
                <w:noProof/>
                <w:webHidden/>
              </w:rPr>
              <w:tab/>
            </w:r>
            <w:r>
              <w:rPr>
                <w:noProof/>
                <w:webHidden/>
              </w:rPr>
              <w:fldChar w:fldCharType="begin"/>
            </w:r>
            <w:r>
              <w:rPr>
                <w:noProof/>
                <w:webHidden/>
              </w:rPr>
              <w:instrText xml:space="preserve"> PAGEREF _Toc459219435 \h </w:instrText>
            </w:r>
            <w:r>
              <w:rPr>
                <w:noProof/>
                <w:webHidden/>
              </w:rPr>
            </w:r>
          </w:ins>
          <w:r>
            <w:rPr>
              <w:noProof/>
              <w:webHidden/>
            </w:rPr>
            <w:fldChar w:fldCharType="separate"/>
          </w:r>
          <w:ins w:id="89" w:author="karthik Anandan | IFMR Rural Finance" w:date="2016-08-17T17:47:00Z">
            <w:r>
              <w:rPr>
                <w:noProof/>
                <w:webHidden/>
              </w:rPr>
              <w:t>21</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90" w:author="karthik Anandan | IFMR Rural Finance" w:date="2016-08-17T17:47:00Z"/>
              <w:rFonts w:asciiTheme="minorHAnsi" w:eastAsiaTheme="minorEastAsia" w:hAnsiTheme="minorHAnsi" w:cstheme="minorBidi"/>
              <w:noProof/>
              <w:lang w:val="en-IN" w:eastAsia="en-IN"/>
            </w:rPr>
          </w:pPr>
          <w:ins w:id="91"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"_Toc459219436"</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7.3 Functional requirements</w:t>
            </w:r>
            <w:r>
              <w:rPr>
                <w:noProof/>
                <w:webHidden/>
              </w:rPr>
              <w:tab/>
            </w:r>
            <w:r>
              <w:rPr>
                <w:noProof/>
                <w:webHidden/>
              </w:rPr>
              <w:fldChar w:fldCharType="begin"/>
            </w:r>
            <w:r>
              <w:rPr>
                <w:noProof/>
                <w:webHidden/>
              </w:rPr>
              <w:instrText xml:space="preserve"> PAGEREF _Toc459219436 \h </w:instrText>
            </w:r>
            <w:r>
              <w:rPr>
                <w:noProof/>
                <w:webHidden/>
              </w:rPr>
            </w:r>
          </w:ins>
          <w:r>
            <w:rPr>
              <w:noProof/>
              <w:webHidden/>
            </w:rPr>
            <w:fldChar w:fldCharType="separate"/>
          </w:r>
          <w:ins w:id="92" w:author="karthik Anandan | IFMR Rural Finance" w:date="2016-08-17T17:47:00Z">
            <w:r>
              <w:rPr>
                <w:noProof/>
                <w:webHidden/>
              </w:rPr>
              <w:t>21</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93" w:author="karthik Anandan | IFMR Rural Finance" w:date="2016-08-17T17:47:00Z"/>
              <w:rFonts w:asciiTheme="minorHAnsi" w:eastAsiaTheme="minorEastAsia" w:hAnsiTheme="minorHAnsi" w:cstheme="minorBidi"/>
              <w:noProof/>
              <w:lang w:val="en-IN" w:eastAsia="en-IN"/>
            </w:rPr>
          </w:pPr>
          <w:ins w:id="94" w:author="karthik Anandan | IFMR Rural Finance" w:date="2016-08-17T17:47:00Z">
            <w:r w:rsidRPr="00CA70D0">
              <w:rPr>
                <w:rStyle w:val="Hyperlink"/>
                <w:noProof/>
              </w:rPr>
              <w:lastRenderedPageBreak/>
              <w:fldChar w:fldCharType="begin"/>
            </w:r>
            <w:r w:rsidRPr="00CA70D0">
              <w:rPr>
                <w:rStyle w:val="Hyperlink"/>
                <w:noProof/>
              </w:rPr>
              <w:instrText xml:space="preserve"> </w:instrText>
            </w:r>
            <w:r>
              <w:rPr>
                <w:noProof/>
              </w:rPr>
              <w:instrText>HYPERLINK \l "_Toc459219437"</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7.4 Uploads</w:t>
            </w:r>
            <w:r>
              <w:rPr>
                <w:noProof/>
                <w:webHidden/>
              </w:rPr>
              <w:tab/>
            </w:r>
            <w:r>
              <w:rPr>
                <w:noProof/>
                <w:webHidden/>
              </w:rPr>
              <w:fldChar w:fldCharType="begin"/>
            </w:r>
            <w:r>
              <w:rPr>
                <w:noProof/>
                <w:webHidden/>
              </w:rPr>
              <w:instrText xml:space="preserve"> PAGEREF _Toc459219437 \h </w:instrText>
            </w:r>
            <w:r>
              <w:rPr>
                <w:noProof/>
                <w:webHidden/>
              </w:rPr>
            </w:r>
          </w:ins>
          <w:r>
            <w:rPr>
              <w:noProof/>
              <w:webHidden/>
            </w:rPr>
            <w:fldChar w:fldCharType="separate"/>
          </w:r>
          <w:ins w:id="95" w:author="karthik Anandan | IFMR Rural Finance" w:date="2016-08-17T17:47:00Z">
            <w:r>
              <w:rPr>
                <w:noProof/>
                <w:webHidden/>
              </w:rPr>
              <w:t>22</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96" w:author="karthik Anandan | IFMR Rural Finance" w:date="2016-08-17T17:47:00Z"/>
              <w:rFonts w:asciiTheme="minorHAnsi" w:eastAsiaTheme="minorEastAsia" w:hAnsiTheme="minorHAnsi" w:cstheme="minorBidi"/>
              <w:noProof/>
              <w:lang w:val="en-IN" w:eastAsia="en-IN"/>
            </w:rPr>
          </w:pPr>
          <w:ins w:id="97"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"_Toc459219438"</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7.5 Downloads</w:t>
            </w:r>
            <w:r>
              <w:rPr>
                <w:noProof/>
                <w:webHidden/>
              </w:rPr>
              <w:tab/>
            </w:r>
            <w:r>
              <w:rPr>
                <w:noProof/>
                <w:webHidden/>
              </w:rPr>
              <w:fldChar w:fldCharType="begin"/>
            </w:r>
            <w:r>
              <w:rPr>
                <w:noProof/>
                <w:webHidden/>
              </w:rPr>
              <w:instrText xml:space="preserve"> PAGEREF _Toc459219438 \h </w:instrText>
            </w:r>
            <w:r>
              <w:rPr>
                <w:noProof/>
                <w:webHidden/>
              </w:rPr>
            </w:r>
          </w:ins>
          <w:r>
            <w:rPr>
              <w:noProof/>
              <w:webHidden/>
            </w:rPr>
            <w:fldChar w:fldCharType="separate"/>
          </w:r>
          <w:ins w:id="98" w:author="karthik Anandan | IFMR Rural Finance" w:date="2016-08-17T17:47:00Z">
            <w:r>
              <w:rPr>
                <w:noProof/>
                <w:webHidden/>
              </w:rPr>
              <w:t>22</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99" w:author="karthik Anandan | IFMR Rural Finance" w:date="2016-08-17T17:47:00Z"/>
              <w:rFonts w:asciiTheme="minorHAnsi" w:eastAsiaTheme="minorEastAsia" w:hAnsiTheme="minorHAnsi" w:cstheme="minorBidi"/>
              <w:noProof/>
              <w:lang w:val="en-IN" w:eastAsia="en-IN"/>
            </w:rPr>
          </w:pPr>
          <w:ins w:id="100"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"_Toc459219439"</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7.6 Reports</w:t>
            </w:r>
            <w:r>
              <w:rPr>
                <w:noProof/>
                <w:webHidden/>
              </w:rPr>
              <w:tab/>
            </w:r>
            <w:r>
              <w:rPr>
                <w:noProof/>
                <w:webHidden/>
              </w:rPr>
              <w:fldChar w:fldCharType="begin"/>
            </w:r>
            <w:r>
              <w:rPr>
                <w:noProof/>
                <w:webHidden/>
              </w:rPr>
              <w:instrText xml:space="preserve"> PAGEREF _Toc459219439 \h </w:instrText>
            </w:r>
            <w:r>
              <w:rPr>
                <w:noProof/>
                <w:webHidden/>
              </w:rPr>
            </w:r>
          </w:ins>
          <w:r>
            <w:rPr>
              <w:noProof/>
              <w:webHidden/>
            </w:rPr>
            <w:fldChar w:fldCharType="separate"/>
          </w:r>
          <w:ins w:id="101" w:author="karthik Anandan | IFMR Rural Finance" w:date="2016-08-17T17:47:00Z">
            <w:r>
              <w:rPr>
                <w:noProof/>
                <w:webHidden/>
              </w:rPr>
              <w:t>22</w:t>
            </w:r>
            <w:r>
              <w:rPr>
                <w:noProof/>
                <w:webHidden/>
              </w:rPr>
              <w:fldChar w:fldCharType="end"/>
            </w:r>
            <w:r w:rsidRPr="00CA70D0">
              <w:rPr>
                <w:rStyle w:val="Hyperlink"/>
                <w:noProof/>
              </w:rPr>
              <w:fldChar w:fldCharType="end"/>
            </w:r>
          </w:ins>
        </w:p>
        <w:p w:rsidR="00A663D8" w:rsidRDefault="00A663D8">
          <w:pPr>
            <w:pStyle w:val="TOC1"/>
            <w:tabs>
              <w:tab w:val="right" w:leader="dot" w:pos="9053"/>
            </w:tabs>
            <w:rPr>
              <w:ins w:id="102" w:author="karthik Anandan | IFMR Rural Finance" w:date="2016-08-17T17:47:00Z"/>
              <w:rFonts w:asciiTheme="minorHAnsi" w:eastAsiaTheme="minorEastAsia" w:hAnsiTheme="minorHAnsi" w:cstheme="minorBidi"/>
              <w:noProof/>
              <w:sz w:val="22"/>
              <w:lang w:val="en-IN" w:eastAsia="en-IN"/>
            </w:rPr>
          </w:pPr>
          <w:ins w:id="103"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"_Toc459219440"</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8. Ready for Disbursement</w:t>
            </w:r>
            <w:r>
              <w:rPr>
                <w:noProof/>
                <w:webHidden/>
              </w:rPr>
              <w:tab/>
            </w:r>
            <w:r>
              <w:rPr>
                <w:noProof/>
                <w:webHidden/>
              </w:rPr>
              <w:fldChar w:fldCharType="begin"/>
            </w:r>
            <w:r>
              <w:rPr>
                <w:noProof/>
                <w:webHidden/>
              </w:rPr>
              <w:instrText xml:space="preserve"> PAGEREF _Toc459219440 \h </w:instrText>
            </w:r>
            <w:r>
              <w:rPr>
                <w:noProof/>
                <w:webHidden/>
              </w:rPr>
            </w:r>
          </w:ins>
          <w:r>
            <w:rPr>
              <w:noProof/>
              <w:webHidden/>
            </w:rPr>
            <w:fldChar w:fldCharType="separate"/>
          </w:r>
          <w:ins w:id="104" w:author="karthik Anandan | IFMR Rural Finance" w:date="2016-08-17T17:47:00Z">
            <w:r>
              <w:rPr>
                <w:noProof/>
                <w:webHidden/>
              </w:rPr>
              <w:t>23</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05" w:author="karthik Anandan | IFMR Rural Finance" w:date="2016-08-17T17:47:00Z"/>
              <w:rFonts w:asciiTheme="minorHAnsi" w:eastAsiaTheme="minorEastAsia" w:hAnsiTheme="minorHAnsi" w:cstheme="minorBidi"/>
              <w:noProof/>
              <w:lang w:val="en-IN" w:eastAsia="en-IN"/>
            </w:rPr>
          </w:pPr>
          <w:ins w:id="106"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"_Toc459219441"</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8.1 UI Requirements</w:t>
            </w:r>
            <w:r>
              <w:rPr>
                <w:noProof/>
                <w:webHidden/>
              </w:rPr>
              <w:tab/>
            </w:r>
            <w:r>
              <w:rPr>
                <w:noProof/>
                <w:webHidden/>
              </w:rPr>
              <w:fldChar w:fldCharType="begin"/>
            </w:r>
            <w:r>
              <w:rPr>
                <w:noProof/>
                <w:webHidden/>
              </w:rPr>
              <w:instrText xml:space="preserve"> PAGEREF _Toc459219441 \h </w:instrText>
            </w:r>
            <w:r>
              <w:rPr>
                <w:noProof/>
                <w:webHidden/>
              </w:rPr>
            </w:r>
          </w:ins>
          <w:r>
            <w:rPr>
              <w:noProof/>
              <w:webHidden/>
            </w:rPr>
            <w:fldChar w:fldCharType="separate"/>
          </w:r>
          <w:ins w:id="107" w:author="karthik Anandan | IFMR Rural Finance" w:date="2016-08-17T17:47:00Z">
            <w:r>
              <w:rPr>
                <w:noProof/>
                <w:webHidden/>
              </w:rPr>
              <w:t>23</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08" w:author="karthik Anandan | IFMR Rural Finance" w:date="2016-08-17T17:47:00Z"/>
              <w:rFonts w:asciiTheme="minorHAnsi" w:eastAsiaTheme="minorEastAsia" w:hAnsiTheme="minorHAnsi" w:cstheme="minorBidi"/>
              <w:noProof/>
              <w:lang w:val="en-IN" w:eastAsia="en-IN"/>
            </w:rPr>
          </w:pPr>
          <w:ins w:id="109"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"_Toc459219442"</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8.2 Screenshots</w:t>
            </w:r>
            <w:r>
              <w:rPr>
                <w:noProof/>
                <w:webHidden/>
              </w:rPr>
              <w:tab/>
            </w:r>
            <w:r>
              <w:rPr>
                <w:noProof/>
                <w:webHidden/>
              </w:rPr>
              <w:fldChar w:fldCharType="begin"/>
            </w:r>
            <w:r>
              <w:rPr>
                <w:noProof/>
                <w:webHidden/>
              </w:rPr>
              <w:instrText xml:space="preserve"> PAGEREF _Toc459219442 \h </w:instrText>
            </w:r>
            <w:r>
              <w:rPr>
                <w:noProof/>
                <w:webHidden/>
              </w:rPr>
            </w:r>
          </w:ins>
          <w:r>
            <w:rPr>
              <w:noProof/>
              <w:webHidden/>
            </w:rPr>
            <w:fldChar w:fldCharType="separate"/>
          </w:r>
          <w:ins w:id="110" w:author="karthik Anandan | IFMR Rural Finance" w:date="2016-08-17T17:47:00Z">
            <w:r>
              <w:rPr>
                <w:noProof/>
                <w:webHidden/>
              </w:rPr>
              <w:t>23</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11" w:author="karthik Anandan | IFMR Rural Finance" w:date="2016-08-17T17:47:00Z"/>
              <w:rFonts w:asciiTheme="minorHAnsi" w:eastAsiaTheme="minorEastAsia" w:hAnsiTheme="minorHAnsi" w:cstheme="minorBidi"/>
              <w:noProof/>
              <w:lang w:val="en-IN" w:eastAsia="en-IN"/>
            </w:rPr>
          </w:pPr>
          <w:ins w:id="112"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"_Toc459219443"</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8.3 Functional requirements</w:t>
            </w:r>
            <w:r>
              <w:rPr>
                <w:noProof/>
                <w:webHidden/>
              </w:rPr>
              <w:tab/>
            </w:r>
            <w:r>
              <w:rPr>
                <w:noProof/>
                <w:webHidden/>
              </w:rPr>
              <w:fldChar w:fldCharType="begin"/>
            </w:r>
            <w:r>
              <w:rPr>
                <w:noProof/>
                <w:webHidden/>
              </w:rPr>
              <w:instrText xml:space="preserve"> PAGEREF _Toc459219443 \h </w:instrText>
            </w:r>
            <w:r>
              <w:rPr>
                <w:noProof/>
                <w:webHidden/>
              </w:rPr>
            </w:r>
          </w:ins>
          <w:r>
            <w:rPr>
              <w:noProof/>
              <w:webHidden/>
            </w:rPr>
            <w:fldChar w:fldCharType="separate"/>
          </w:r>
          <w:ins w:id="113" w:author="karthik Anandan | IFMR Rural Finance" w:date="2016-08-17T17:47:00Z">
            <w:r>
              <w:rPr>
                <w:noProof/>
                <w:webHidden/>
              </w:rPr>
              <w:t>24</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14" w:author="karthik Anandan | IFMR Rural Finance" w:date="2016-08-17T17:47:00Z"/>
              <w:rFonts w:asciiTheme="minorHAnsi" w:eastAsiaTheme="minorEastAsia" w:hAnsiTheme="minorHAnsi" w:cstheme="minorBidi"/>
              <w:noProof/>
              <w:lang w:val="en-IN" w:eastAsia="en-IN"/>
            </w:rPr>
          </w:pPr>
          <w:ins w:id="115"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"_Toc459219444"</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8.4 Upload</w:t>
            </w:r>
            <w:r>
              <w:rPr>
                <w:noProof/>
                <w:webHidden/>
              </w:rPr>
              <w:tab/>
            </w:r>
            <w:r>
              <w:rPr>
                <w:noProof/>
                <w:webHidden/>
              </w:rPr>
              <w:fldChar w:fldCharType="begin"/>
            </w:r>
            <w:r>
              <w:rPr>
                <w:noProof/>
                <w:webHidden/>
              </w:rPr>
              <w:instrText xml:space="preserve"> PAGEREF _Toc459219444 \h </w:instrText>
            </w:r>
            <w:r>
              <w:rPr>
                <w:noProof/>
                <w:webHidden/>
              </w:rPr>
            </w:r>
          </w:ins>
          <w:r>
            <w:rPr>
              <w:noProof/>
              <w:webHidden/>
            </w:rPr>
            <w:fldChar w:fldCharType="separate"/>
          </w:r>
          <w:ins w:id="116" w:author="karthik Anandan | IFMR Rural Finance" w:date="2016-08-17T17:47:00Z">
            <w:r>
              <w:rPr>
                <w:noProof/>
                <w:webHidden/>
              </w:rPr>
              <w:t>25</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17" w:author="karthik Anandan | IFMR Rural Finance" w:date="2016-08-17T17:47:00Z"/>
              <w:rFonts w:asciiTheme="minorHAnsi" w:eastAsiaTheme="minorEastAsia" w:hAnsiTheme="minorHAnsi" w:cstheme="minorBidi"/>
              <w:noProof/>
              <w:lang w:val="en-IN" w:eastAsia="en-IN"/>
            </w:rPr>
          </w:pPr>
          <w:ins w:id="118"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"_Toc459219445"</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8.5 Download</w:t>
            </w:r>
            <w:r>
              <w:rPr>
                <w:noProof/>
                <w:webHidden/>
              </w:rPr>
              <w:tab/>
            </w:r>
            <w:r>
              <w:rPr>
                <w:noProof/>
                <w:webHidden/>
              </w:rPr>
              <w:fldChar w:fldCharType="begin"/>
            </w:r>
            <w:r>
              <w:rPr>
                <w:noProof/>
                <w:webHidden/>
              </w:rPr>
              <w:instrText xml:space="preserve"> PAGEREF _Toc459219445 \h </w:instrText>
            </w:r>
            <w:r>
              <w:rPr>
                <w:noProof/>
                <w:webHidden/>
              </w:rPr>
            </w:r>
          </w:ins>
          <w:r>
            <w:rPr>
              <w:noProof/>
              <w:webHidden/>
            </w:rPr>
            <w:fldChar w:fldCharType="separate"/>
          </w:r>
          <w:ins w:id="119" w:author="karthik Anandan | IFMR Rural Finance" w:date="2016-08-17T17:47:00Z">
            <w:r>
              <w:rPr>
                <w:noProof/>
                <w:webHidden/>
              </w:rPr>
              <w:t>25</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20" w:author="karthik Anandan | IFMR Rural Finance" w:date="2016-08-17T17:47:00Z"/>
              <w:rFonts w:asciiTheme="minorHAnsi" w:eastAsiaTheme="minorEastAsia" w:hAnsiTheme="minorHAnsi" w:cstheme="minorBidi"/>
              <w:noProof/>
              <w:lang w:val="en-IN" w:eastAsia="en-IN"/>
            </w:rPr>
          </w:pPr>
          <w:ins w:id="121"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"_Toc459219446"</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8.6 Reports</w:t>
            </w:r>
            <w:r>
              <w:rPr>
                <w:noProof/>
                <w:webHidden/>
              </w:rPr>
              <w:tab/>
            </w:r>
            <w:r>
              <w:rPr>
                <w:noProof/>
                <w:webHidden/>
              </w:rPr>
              <w:fldChar w:fldCharType="begin"/>
            </w:r>
            <w:r>
              <w:rPr>
                <w:noProof/>
                <w:webHidden/>
              </w:rPr>
              <w:instrText xml:space="preserve"> PAGEREF _Toc459219446 \h </w:instrText>
            </w:r>
            <w:r>
              <w:rPr>
                <w:noProof/>
                <w:webHidden/>
              </w:rPr>
            </w:r>
          </w:ins>
          <w:r>
            <w:rPr>
              <w:noProof/>
              <w:webHidden/>
            </w:rPr>
            <w:fldChar w:fldCharType="separate"/>
          </w:r>
          <w:ins w:id="122" w:author="karthik Anandan | IFMR Rural Finance" w:date="2016-08-17T17:47:00Z">
            <w:r>
              <w:rPr>
                <w:noProof/>
                <w:webHidden/>
              </w:rPr>
              <w:t>25</w:t>
            </w:r>
            <w:r>
              <w:rPr>
                <w:noProof/>
                <w:webHidden/>
              </w:rPr>
              <w:fldChar w:fldCharType="end"/>
            </w:r>
            <w:r w:rsidRPr="00CA70D0">
              <w:rPr>
                <w:rStyle w:val="Hyperlink"/>
                <w:noProof/>
              </w:rPr>
              <w:fldChar w:fldCharType="end"/>
            </w:r>
          </w:ins>
        </w:p>
        <w:p w:rsidR="00A663D8" w:rsidRDefault="00A663D8">
          <w:pPr>
            <w:pStyle w:val="TOC1"/>
            <w:tabs>
              <w:tab w:val="right" w:leader="dot" w:pos="9053"/>
            </w:tabs>
            <w:rPr>
              <w:ins w:id="123" w:author="karthik Anandan | IFMR Rural Finance" w:date="2016-08-17T17:47:00Z"/>
              <w:rFonts w:asciiTheme="minorHAnsi" w:eastAsiaTheme="minorEastAsia" w:hAnsiTheme="minorHAnsi" w:cstheme="minorBidi"/>
              <w:noProof/>
              <w:sz w:val="22"/>
              <w:lang w:val="en-IN" w:eastAsia="en-IN"/>
            </w:rPr>
          </w:pPr>
          <w:ins w:id="124"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"_Toc459219447"</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9. Rejected Disbursement</w:t>
            </w:r>
            <w:r>
              <w:rPr>
                <w:noProof/>
                <w:webHidden/>
              </w:rPr>
              <w:tab/>
            </w:r>
            <w:r>
              <w:rPr>
                <w:noProof/>
                <w:webHidden/>
              </w:rPr>
              <w:fldChar w:fldCharType="begin"/>
            </w:r>
            <w:r>
              <w:rPr>
                <w:noProof/>
                <w:webHidden/>
              </w:rPr>
              <w:instrText xml:space="preserve"> PAGEREF _Toc459219447 \h </w:instrText>
            </w:r>
            <w:r>
              <w:rPr>
                <w:noProof/>
                <w:webHidden/>
              </w:rPr>
            </w:r>
          </w:ins>
          <w:r>
            <w:rPr>
              <w:noProof/>
              <w:webHidden/>
            </w:rPr>
            <w:fldChar w:fldCharType="separate"/>
          </w:r>
          <w:ins w:id="125" w:author="karthik Anandan | IFMR Rural Finance" w:date="2016-08-17T17:47:00Z">
            <w:r>
              <w:rPr>
                <w:noProof/>
                <w:webHidden/>
              </w:rPr>
              <w:t>26</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26" w:author="karthik Anandan | IFMR Rural Finance" w:date="2016-08-17T17:47:00Z"/>
              <w:rFonts w:asciiTheme="minorHAnsi" w:eastAsiaTheme="minorEastAsia" w:hAnsiTheme="minorHAnsi" w:cstheme="minorBidi"/>
              <w:noProof/>
              <w:lang w:val="en-IN" w:eastAsia="en-IN"/>
            </w:rPr>
          </w:pPr>
          <w:ins w:id="127"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"_Toc459219448"</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9.1 UI requirements</w:t>
            </w:r>
            <w:r>
              <w:rPr>
                <w:noProof/>
                <w:webHidden/>
              </w:rPr>
              <w:tab/>
            </w:r>
            <w:r>
              <w:rPr>
                <w:noProof/>
                <w:webHidden/>
              </w:rPr>
              <w:fldChar w:fldCharType="begin"/>
            </w:r>
            <w:r>
              <w:rPr>
                <w:noProof/>
                <w:webHidden/>
              </w:rPr>
              <w:instrText xml:space="preserve"> PAGEREF _Toc459219448 \h </w:instrText>
            </w:r>
            <w:r>
              <w:rPr>
                <w:noProof/>
                <w:webHidden/>
              </w:rPr>
            </w:r>
          </w:ins>
          <w:r>
            <w:rPr>
              <w:noProof/>
              <w:webHidden/>
            </w:rPr>
            <w:fldChar w:fldCharType="separate"/>
          </w:r>
          <w:ins w:id="128" w:author="karthik Anandan | IFMR Rural Finance" w:date="2016-08-17T17:47:00Z">
            <w:r>
              <w:rPr>
                <w:noProof/>
                <w:webHidden/>
              </w:rPr>
              <w:t>26</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29" w:author="karthik Anandan | IFMR Rural Finance" w:date="2016-08-17T17:47:00Z"/>
              <w:rFonts w:asciiTheme="minorHAnsi" w:eastAsiaTheme="minorEastAsia" w:hAnsiTheme="minorHAnsi" w:cstheme="minorBidi"/>
              <w:noProof/>
              <w:lang w:val="en-IN" w:eastAsia="en-IN"/>
            </w:rPr>
          </w:pPr>
          <w:ins w:id="130"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"_Toc459219449"</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9.2 Screenshots</w:t>
            </w:r>
            <w:r>
              <w:rPr>
                <w:noProof/>
                <w:webHidden/>
              </w:rPr>
              <w:tab/>
            </w:r>
            <w:r>
              <w:rPr>
                <w:noProof/>
                <w:webHidden/>
              </w:rPr>
              <w:fldChar w:fldCharType="begin"/>
            </w:r>
            <w:r>
              <w:rPr>
                <w:noProof/>
                <w:webHidden/>
              </w:rPr>
              <w:instrText xml:space="preserve"> PAGEREF _Toc459219449 \h </w:instrText>
            </w:r>
            <w:r>
              <w:rPr>
                <w:noProof/>
                <w:webHidden/>
              </w:rPr>
            </w:r>
          </w:ins>
          <w:r>
            <w:rPr>
              <w:noProof/>
              <w:webHidden/>
            </w:rPr>
            <w:fldChar w:fldCharType="separate"/>
          </w:r>
          <w:ins w:id="131" w:author="karthik Anandan | IFMR Rural Finance" w:date="2016-08-17T17:47:00Z">
            <w:r>
              <w:rPr>
                <w:noProof/>
                <w:webHidden/>
              </w:rPr>
              <w:t>26</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32" w:author="karthik Anandan | IFMR Rural Finance" w:date="2016-08-17T17:47:00Z"/>
              <w:rFonts w:asciiTheme="minorHAnsi" w:eastAsiaTheme="minorEastAsia" w:hAnsiTheme="minorHAnsi" w:cstheme="minorBidi"/>
              <w:noProof/>
              <w:lang w:val="en-IN" w:eastAsia="en-IN"/>
            </w:rPr>
          </w:pPr>
          <w:ins w:id="133"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"_Toc459219450"</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9.3 Functional requirements</w:t>
            </w:r>
            <w:r>
              <w:rPr>
                <w:noProof/>
                <w:webHidden/>
              </w:rPr>
              <w:tab/>
            </w:r>
            <w:r>
              <w:rPr>
                <w:noProof/>
                <w:webHidden/>
              </w:rPr>
              <w:fldChar w:fldCharType="begin"/>
            </w:r>
            <w:r>
              <w:rPr>
                <w:noProof/>
                <w:webHidden/>
              </w:rPr>
              <w:instrText xml:space="preserve"> PAGEREF _Toc459219450 \h </w:instrText>
            </w:r>
            <w:r>
              <w:rPr>
                <w:noProof/>
                <w:webHidden/>
              </w:rPr>
            </w:r>
          </w:ins>
          <w:r>
            <w:rPr>
              <w:noProof/>
              <w:webHidden/>
            </w:rPr>
            <w:fldChar w:fldCharType="separate"/>
          </w:r>
          <w:ins w:id="134" w:author="karthik Anandan | IFMR Rural Finance" w:date="2016-08-17T17:47:00Z">
            <w:r>
              <w:rPr>
                <w:noProof/>
                <w:webHidden/>
              </w:rPr>
              <w:t>27</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35" w:author="karthik Anandan | IFMR Rural Finance" w:date="2016-08-17T17:47:00Z"/>
              <w:rFonts w:asciiTheme="minorHAnsi" w:eastAsiaTheme="minorEastAsia" w:hAnsiTheme="minorHAnsi" w:cstheme="minorBidi"/>
              <w:noProof/>
              <w:lang w:val="en-IN" w:eastAsia="en-IN"/>
            </w:rPr>
          </w:pPr>
          <w:ins w:id="136"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"_Toc459219451"</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9.4 Uploads</w:t>
            </w:r>
            <w:r>
              <w:rPr>
                <w:noProof/>
                <w:webHidden/>
              </w:rPr>
              <w:tab/>
            </w:r>
            <w:r>
              <w:rPr>
                <w:noProof/>
                <w:webHidden/>
              </w:rPr>
              <w:fldChar w:fldCharType="begin"/>
            </w:r>
            <w:r>
              <w:rPr>
                <w:noProof/>
                <w:webHidden/>
              </w:rPr>
              <w:instrText xml:space="preserve"> PAGEREF _Toc459219451 \h </w:instrText>
            </w:r>
            <w:r>
              <w:rPr>
                <w:noProof/>
                <w:webHidden/>
              </w:rPr>
            </w:r>
          </w:ins>
          <w:r>
            <w:rPr>
              <w:noProof/>
              <w:webHidden/>
            </w:rPr>
            <w:fldChar w:fldCharType="separate"/>
          </w:r>
          <w:ins w:id="137" w:author="karthik Anandan | IFMR Rural Finance" w:date="2016-08-17T17:47:00Z">
            <w:r>
              <w:rPr>
                <w:noProof/>
                <w:webHidden/>
              </w:rPr>
              <w:t>28</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38" w:author="karthik Anandan | IFMR Rural Finance" w:date="2016-08-17T17:47:00Z"/>
              <w:rFonts w:asciiTheme="minorHAnsi" w:eastAsiaTheme="minorEastAsia" w:hAnsiTheme="minorHAnsi" w:cstheme="minorBidi"/>
              <w:noProof/>
              <w:lang w:val="en-IN" w:eastAsia="en-IN"/>
            </w:rPr>
          </w:pPr>
          <w:ins w:id="139"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"_Toc459219452"</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9.5 Downloads</w:t>
            </w:r>
            <w:r>
              <w:rPr>
                <w:noProof/>
                <w:webHidden/>
              </w:rPr>
              <w:tab/>
            </w:r>
            <w:r>
              <w:rPr>
                <w:noProof/>
                <w:webHidden/>
              </w:rPr>
              <w:fldChar w:fldCharType="begin"/>
            </w:r>
            <w:r>
              <w:rPr>
                <w:noProof/>
                <w:webHidden/>
              </w:rPr>
              <w:instrText xml:space="preserve"> PAGEREF _Toc459219452 \h </w:instrText>
            </w:r>
            <w:r>
              <w:rPr>
                <w:noProof/>
                <w:webHidden/>
              </w:rPr>
            </w:r>
          </w:ins>
          <w:r>
            <w:rPr>
              <w:noProof/>
              <w:webHidden/>
            </w:rPr>
            <w:fldChar w:fldCharType="separate"/>
          </w:r>
          <w:ins w:id="140" w:author="karthik Anandan | IFMR Rural Finance" w:date="2016-08-17T17:47:00Z">
            <w:r>
              <w:rPr>
                <w:noProof/>
                <w:webHidden/>
              </w:rPr>
              <w:t>28</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41" w:author="karthik Anandan | IFMR Rural Finance" w:date="2016-08-17T17:47:00Z"/>
              <w:rFonts w:asciiTheme="minorHAnsi" w:eastAsiaTheme="minorEastAsia" w:hAnsiTheme="minorHAnsi" w:cstheme="minorBidi"/>
              <w:noProof/>
              <w:lang w:val="en-IN" w:eastAsia="en-IN"/>
            </w:rPr>
          </w:pPr>
          <w:ins w:id="142"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"_Toc459219453"</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9.6 Reports</w:t>
            </w:r>
            <w:r>
              <w:rPr>
                <w:noProof/>
                <w:webHidden/>
              </w:rPr>
              <w:tab/>
            </w:r>
            <w:r>
              <w:rPr>
                <w:noProof/>
                <w:webHidden/>
              </w:rPr>
              <w:fldChar w:fldCharType="begin"/>
            </w:r>
            <w:r>
              <w:rPr>
                <w:noProof/>
                <w:webHidden/>
              </w:rPr>
              <w:instrText xml:space="preserve"> PAGEREF _Toc459219453 \h </w:instrText>
            </w:r>
            <w:r>
              <w:rPr>
                <w:noProof/>
                <w:webHidden/>
              </w:rPr>
            </w:r>
          </w:ins>
          <w:r>
            <w:rPr>
              <w:noProof/>
              <w:webHidden/>
            </w:rPr>
            <w:fldChar w:fldCharType="separate"/>
          </w:r>
          <w:ins w:id="143" w:author="karthik Anandan | IFMR Rural Finance" w:date="2016-08-17T17:47:00Z">
            <w:r>
              <w:rPr>
                <w:noProof/>
                <w:webHidden/>
              </w:rPr>
              <w:t>28</w:t>
            </w:r>
            <w:r>
              <w:rPr>
                <w:noProof/>
                <w:webHidden/>
              </w:rPr>
              <w:fldChar w:fldCharType="end"/>
            </w:r>
            <w:r w:rsidRPr="00CA70D0">
              <w:rPr>
                <w:rStyle w:val="Hyperlink"/>
                <w:noProof/>
              </w:rPr>
              <w:fldChar w:fldCharType="end"/>
            </w:r>
          </w:ins>
        </w:p>
        <w:p w:rsidR="00A663D8" w:rsidRDefault="00A663D8">
          <w:pPr>
            <w:pStyle w:val="TOC1"/>
            <w:tabs>
              <w:tab w:val="right" w:leader="dot" w:pos="9053"/>
            </w:tabs>
            <w:rPr>
              <w:ins w:id="144" w:author="karthik Anandan | IFMR Rural Finance" w:date="2016-08-17T17:47:00Z"/>
              <w:rFonts w:asciiTheme="minorHAnsi" w:eastAsiaTheme="minorEastAsia" w:hAnsiTheme="minorHAnsi" w:cstheme="minorBidi"/>
              <w:noProof/>
              <w:sz w:val="22"/>
              <w:lang w:val="en-IN" w:eastAsia="en-IN"/>
            </w:rPr>
          </w:pPr>
          <w:ins w:id="145"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"_Toc459219454"</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10. Disbursement confirmation</w:t>
            </w:r>
            <w:r>
              <w:rPr>
                <w:noProof/>
                <w:webHidden/>
              </w:rPr>
              <w:tab/>
            </w:r>
            <w:r>
              <w:rPr>
                <w:noProof/>
                <w:webHidden/>
              </w:rPr>
              <w:fldChar w:fldCharType="begin"/>
            </w:r>
            <w:r>
              <w:rPr>
                <w:noProof/>
                <w:webHidden/>
              </w:rPr>
              <w:instrText xml:space="preserve"> PAGEREF _Toc459219454 \h </w:instrText>
            </w:r>
            <w:r>
              <w:rPr>
                <w:noProof/>
                <w:webHidden/>
              </w:rPr>
            </w:r>
          </w:ins>
          <w:r>
            <w:rPr>
              <w:noProof/>
              <w:webHidden/>
            </w:rPr>
            <w:fldChar w:fldCharType="separate"/>
          </w:r>
          <w:ins w:id="146" w:author="karthik Anandan | IFMR Rural Finance" w:date="2016-08-17T17:47:00Z">
            <w:r>
              <w:rPr>
                <w:noProof/>
                <w:webHidden/>
              </w:rPr>
              <w:t>29</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47" w:author="karthik Anandan | IFMR Rural Finance" w:date="2016-08-17T17:47:00Z"/>
              <w:rFonts w:asciiTheme="minorHAnsi" w:eastAsiaTheme="minorEastAsia" w:hAnsiTheme="minorHAnsi" w:cstheme="minorBidi"/>
              <w:noProof/>
              <w:lang w:val="en-IN" w:eastAsia="en-IN"/>
            </w:rPr>
          </w:pPr>
          <w:ins w:id="148"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"_Toc459219455"</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10.1 UI requirements</w:t>
            </w:r>
            <w:r>
              <w:rPr>
                <w:noProof/>
                <w:webHidden/>
              </w:rPr>
              <w:tab/>
            </w:r>
            <w:r>
              <w:rPr>
                <w:noProof/>
                <w:webHidden/>
              </w:rPr>
              <w:fldChar w:fldCharType="begin"/>
            </w:r>
            <w:r>
              <w:rPr>
                <w:noProof/>
                <w:webHidden/>
              </w:rPr>
              <w:instrText xml:space="preserve"> PAGEREF _Toc459219455 \h </w:instrText>
            </w:r>
            <w:r>
              <w:rPr>
                <w:noProof/>
                <w:webHidden/>
              </w:rPr>
            </w:r>
          </w:ins>
          <w:r>
            <w:rPr>
              <w:noProof/>
              <w:webHidden/>
            </w:rPr>
            <w:fldChar w:fldCharType="separate"/>
          </w:r>
          <w:ins w:id="149" w:author="karthik Anandan | IFMR Rural Finance" w:date="2016-08-17T17:47:00Z">
            <w:r>
              <w:rPr>
                <w:noProof/>
                <w:webHidden/>
              </w:rPr>
              <w:t>29</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50" w:author="karthik Anandan | IFMR Rural Finance" w:date="2016-08-17T17:47:00Z"/>
              <w:rFonts w:asciiTheme="minorHAnsi" w:eastAsiaTheme="minorEastAsia" w:hAnsiTheme="minorHAnsi" w:cstheme="minorBidi"/>
              <w:noProof/>
              <w:lang w:val="en-IN" w:eastAsia="en-IN"/>
            </w:rPr>
          </w:pPr>
          <w:ins w:id="151"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"_Toc459219456"</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10.2 Screenshots</w:t>
            </w:r>
            <w:r>
              <w:rPr>
                <w:noProof/>
                <w:webHidden/>
              </w:rPr>
              <w:tab/>
            </w:r>
            <w:r>
              <w:rPr>
                <w:noProof/>
                <w:webHidden/>
              </w:rPr>
              <w:fldChar w:fldCharType="begin"/>
            </w:r>
            <w:r>
              <w:rPr>
                <w:noProof/>
                <w:webHidden/>
              </w:rPr>
              <w:instrText xml:space="preserve"> PAGEREF _Toc459219456 \h </w:instrText>
            </w:r>
            <w:r>
              <w:rPr>
                <w:noProof/>
                <w:webHidden/>
              </w:rPr>
            </w:r>
          </w:ins>
          <w:r>
            <w:rPr>
              <w:noProof/>
              <w:webHidden/>
            </w:rPr>
            <w:fldChar w:fldCharType="separate"/>
          </w:r>
          <w:ins w:id="152" w:author="karthik Anandan | IFMR Rural Finance" w:date="2016-08-17T17:47:00Z">
            <w:r>
              <w:rPr>
                <w:noProof/>
                <w:webHidden/>
              </w:rPr>
              <w:t>29</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53" w:author="karthik Anandan | IFMR Rural Finance" w:date="2016-08-17T17:47:00Z"/>
              <w:rFonts w:asciiTheme="minorHAnsi" w:eastAsiaTheme="minorEastAsia" w:hAnsiTheme="minorHAnsi" w:cstheme="minorBidi"/>
              <w:noProof/>
              <w:lang w:val="en-IN" w:eastAsia="en-IN"/>
            </w:rPr>
          </w:pPr>
          <w:ins w:id="154"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"_Toc459219457"</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10.3 Functional requirements</w:t>
            </w:r>
            <w:r>
              <w:rPr>
                <w:noProof/>
                <w:webHidden/>
              </w:rPr>
              <w:tab/>
            </w:r>
            <w:r>
              <w:rPr>
                <w:noProof/>
                <w:webHidden/>
              </w:rPr>
              <w:fldChar w:fldCharType="begin"/>
            </w:r>
            <w:r>
              <w:rPr>
                <w:noProof/>
                <w:webHidden/>
              </w:rPr>
              <w:instrText xml:space="preserve"> PAGEREF _Toc459219457 \h </w:instrText>
            </w:r>
            <w:r>
              <w:rPr>
                <w:noProof/>
                <w:webHidden/>
              </w:rPr>
            </w:r>
          </w:ins>
          <w:r>
            <w:rPr>
              <w:noProof/>
              <w:webHidden/>
            </w:rPr>
            <w:fldChar w:fldCharType="separate"/>
          </w:r>
          <w:ins w:id="155" w:author="karthik Anandan | IFMR Rural Finance" w:date="2016-08-17T17:47:00Z">
            <w:r>
              <w:rPr>
                <w:noProof/>
                <w:webHidden/>
              </w:rPr>
              <w:t>30</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56" w:author="karthik Anandan | IFMR Rural Finance" w:date="2016-08-17T17:47:00Z"/>
              <w:rFonts w:asciiTheme="minorHAnsi" w:eastAsiaTheme="minorEastAsia" w:hAnsiTheme="minorHAnsi" w:cstheme="minorBidi"/>
              <w:noProof/>
              <w:lang w:val="en-IN" w:eastAsia="en-IN"/>
            </w:rPr>
          </w:pPr>
          <w:ins w:id="157"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"_Toc459219458"</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10.4 Uploads</w:t>
            </w:r>
            <w:r>
              <w:rPr>
                <w:noProof/>
                <w:webHidden/>
              </w:rPr>
              <w:tab/>
            </w:r>
            <w:r>
              <w:rPr>
                <w:noProof/>
                <w:webHidden/>
              </w:rPr>
              <w:fldChar w:fldCharType="begin"/>
            </w:r>
            <w:r>
              <w:rPr>
                <w:noProof/>
                <w:webHidden/>
              </w:rPr>
              <w:instrText xml:space="preserve"> PAGEREF _Toc459219458 \h </w:instrText>
            </w:r>
            <w:r>
              <w:rPr>
                <w:noProof/>
                <w:webHidden/>
              </w:rPr>
            </w:r>
          </w:ins>
          <w:r>
            <w:rPr>
              <w:noProof/>
              <w:webHidden/>
            </w:rPr>
            <w:fldChar w:fldCharType="separate"/>
          </w:r>
          <w:ins w:id="158" w:author="karthik Anandan | IFMR Rural Finance" w:date="2016-08-17T17:47:00Z">
            <w:r>
              <w:rPr>
                <w:noProof/>
                <w:webHidden/>
              </w:rPr>
              <w:t>31</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59" w:author="karthik Anandan | IFMR Rural Finance" w:date="2016-08-17T17:47:00Z"/>
              <w:rFonts w:asciiTheme="minorHAnsi" w:eastAsiaTheme="minorEastAsia" w:hAnsiTheme="minorHAnsi" w:cstheme="minorBidi"/>
              <w:noProof/>
              <w:lang w:val="en-IN" w:eastAsia="en-IN"/>
            </w:rPr>
          </w:pPr>
          <w:ins w:id="160"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"_Toc459219459"</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10.5 Downloads</w:t>
            </w:r>
            <w:r>
              <w:rPr>
                <w:noProof/>
                <w:webHidden/>
              </w:rPr>
              <w:tab/>
            </w:r>
            <w:r>
              <w:rPr>
                <w:noProof/>
                <w:webHidden/>
              </w:rPr>
              <w:fldChar w:fldCharType="begin"/>
            </w:r>
            <w:r>
              <w:rPr>
                <w:noProof/>
                <w:webHidden/>
              </w:rPr>
              <w:instrText xml:space="preserve"> PAGEREF _Toc459219459 \h </w:instrText>
            </w:r>
            <w:r>
              <w:rPr>
                <w:noProof/>
                <w:webHidden/>
              </w:rPr>
            </w:r>
          </w:ins>
          <w:r>
            <w:rPr>
              <w:noProof/>
              <w:webHidden/>
            </w:rPr>
            <w:fldChar w:fldCharType="separate"/>
          </w:r>
          <w:ins w:id="161" w:author="karthik Anandan | IFMR Rural Finance" w:date="2016-08-17T17:47:00Z">
            <w:r>
              <w:rPr>
                <w:noProof/>
                <w:webHidden/>
              </w:rPr>
              <w:t>31</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62" w:author="karthik Anandan | IFMR Rural Finance" w:date="2016-08-17T17:47:00Z"/>
              <w:rFonts w:asciiTheme="minorHAnsi" w:eastAsiaTheme="minorEastAsia" w:hAnsiTheme="minorHAnsi" w:cstheme="minorBidi"/>
              <w:noProof/>
              <w:lang w:val="en-IN" w:eastAsia="en-IN"/>
            </w:rPr>
          </w:pPr>
          <w:ins w:id="163"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"_Toc459219460"</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10.6 Reports</w:t>
            </w:r>
            <w:r>
              <w:rPr>
                <w:noProof/>
                <w:webHidden/>
              </w:rPr>
              <w:tab/>
            </w:r>
            <w:r>
              <w:rPr>
                <w:noProof/>
                <w:webHidden/>
              </w:rPr>
              <w:fldChar w:fldCharType="begin"/>
            </w:r>
            <w:r>
              <w:rPr>
                <w:noProof/>
                <w:webHidden/>
              </w:rPr>
              <w:instrText xml:space="preserve"> PAGEREF _Toc459219460 \h </w:instrText>
            </w:r>
            <w:r>
              <w:rPr>
                <w:noProof/>
                <w:webHidden/>
              </w:rPr>
            </w:r>
          </w:ins>
          <w:r>
            <w:rPr>
              <w:noProof/>
              <w:webHidden/>
            </w:rPr>
            <w:fldChar w:fldCharType="separate"/>
          </w:r>
          <w:ins w:id="164" w:author="karthik Anandan | IFMR Rural Finance" w:date="2016-08-17T17:47:00Z">
            <w:r>
              <w:rPr>
                <w:noProof/>
                <w:webHidden/>
              </w:rPr>
              <w:t>31</w:t>
            </w:r>
            <w:r>
              <w:rPr>
                <w:noProof/>
                <w:webHidden/>
              </w:rPr>
              <w:fldChar w:fldCharType="end"/>
            </w:r>
            <w:r w:rsidRPr="00CA70D0">
              <w:rPr>
                <w:rStyle w:val="Hyperlink"/>
                <w:noProof/>
              </w:rPr>
              <w:fldChar w:fldCharType="end"/>
            </w:r>
          </w:ins>
        </w:p>
        <w:p w:rsidR="00A663D8" w:rsidRDefault="00A663D8">
          <w:pPr>
            <w:pStyle w:val="TOC1"/>
            <w:tabs>
              <w:tab w:val="right" w:leader="dot" w:pos="9053"/>
            </w:tabs>
            <w:rPr>
              <w:ins w:id="165" w:author="karthik Anandan | IFMR Rural Finance" w:date="2016-08-17T17:47:00Z"/>
              <w:rFonts w:asciiTheme="minorHAnsi" w:eastAsiaTheme="minorEastAsia" w:hAnsiTheme="minorHAnsi" w:cstheme="minorBidi"/>
              <w:noProof/>
              <w:sz w:val="22"/>
              <w:lang w:val="en-IN" w:eastAsia="en-IN"/>
            </w:rPr>
          </w:pPr>
          <w:ins w:id="166"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"_Toc459219461"</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11. Multiple Tranche Process</w:t>
            </w:r>
            <w:r>
              <w:rPr>
                <w:noProof/>
                <w:webHidden/>
              </w:rPr>
              <w:tab/>
            </w:r>
            <w:r>
              <w:rPr>
                <w:noProof/>
                <w:webHidden/>
              </w:rPr>
              <w:fldChar w:fldCharType="begin"/>
            </w:r>
            <w:r>
              <w:rPr>
                <w:noProof/>
                <w:webHidden/>
              </w:rPr>
              <w:instrText xml:space="preserve"> PAGEREF _Toc459219461 \h </w:instrText>
            </w:r>
            <w:r>
              <w:rPr>
                <w:noProof/>
                <w:webHidden/>
              </w:rPr>
            </w:r>
          </w:ins>
          <w:r>
            <w:rPr>
              <w:noProof/>
              <w:webHidden/>
            </w:rPr>
            <w:fldChar w:fldCharType="separate"/>
          </w:r>
          <w:ins w:id="167" w:author="karthik Anandan | IFMR Rural Finance" w:date="2016-08-17T17:47:00Z">
            <w:r>
              <w:rPr>
                <w:noProof/>
                <w:webHidden/>
              </w:rPr>
              <w:t>32</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68" w:author="karthik Anandan | IFMR Rural Finance" w:date="2016-08-17T17:47:00Z"/>
              <w:rFonts w:asciiTheme="minorHAnsi" w:eastAsiaTheme="minorEastAsia" w:hAnsiTheme="minorHAnsi" w:cstheme="minorBidi"/>
              <w:noProof/>
              <w:lang w:val="en-IN" w:eastAsia="en-IN"/>
            </w:rPr>
          </w:pPr>
          <w:ins w:id="169"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"_Toc459219462"</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11.1 UI requirements</w:t>
            </w:r>
            <w:r>
              <w:rPr>
                <w:noProof/>
                <w:webHidden/>
              </w:rPr>
              <w:tab/>
            </w:r>
            <w:r>
              <w:rPr>
                <w:noProof/>
                <w:webHidden/>
              </w:rPr>
              <w:fldChar w:fldCharType="begin"/>
            </w:r>
            <w:r>
              <w:rPr>
                <w:noProof/>
                <w:webHidden/>
              </w:rPr>
              <w:instrText xml:space="preserve"> PAGEREF _Toc459219462 \h </w:instrText>
            </w:r>
            <w:r>
              <w:rPr>
                <w:noProof/>
                <w:webHidden/>
              </w:rPr>
            </w:r>
          </w:ins>
          <w:r>
            <w:rPr>
              <w:noProof/>
              <w:webHidden/>
            </w:rPr>
            <w:fldChar w:fldCharType="separate"/>
          </w:r>
          <w:ins w:id="170" w:author="karthik Anandan | IFMR Rural Finance" w:date="2016-08-17T17:47:00Z">
            <w:r>
              <w:rPr>
                <w:noProof/>
                <w:webHidden/>
              </w:rPr>
              <w:t>32</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71" w:author="karthik Anandan | IFMR Rural Finance" w:date="2016-08-17T17:47:00Z"/>
              <w:rFonts w:asciiTheme="minorHAnsi" w:eastAsiaTheme="minorEastAsia" w:hAnsiTheme="minorHAnsi" w:cstheme="minorBidi"/>
              <w:noProof/>
              <w:lang w:val="en-IN" w:eastAsia="en-IN"/>
            </w:rPr>
          </w:pPr>
          <w:ins w:id="172"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"_Toc459219463"</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11.2 Screenshots</w:t>
            </w:r>
            <w:r>
              <w:rPr>
                <w:noProof/>
                <w:webHidden/>
              </w:rPr>
              <w:tab/>
            </w:r>
            <w:r>
              <w:rPr>
                <w:noProof/>
                <w:webHidden/>
              </w:rPr>
              <w:fldChar w:fldCharType="begin"/>
            </w:r>
            <w:r>
              <w:rPr>
                <w:noProof/>
                <w:webHidden/>
              </w:rPr>
              <w:instrText xml:space="preserve"> PAGEREF _Toc459219463 \h </w:instrText>
            </w:r>
            <w:r>
              <w:rPr>
                <w:noProof/>
                <w:webHidden/>
              </w:rPr>
            </w:r>
          </w:ins>
          <w:r>
            <w:rPr>
              <w:noProof/>
              <w:webHidden/>
            </w:rPr>
            <w:fldChar w:fldCharType="separate"/>
          </w:r>
          <w:ins w:id="173" w:author="karthik Anandan | IFMR Rural Finance" w:date="2016-08-17T17:47:00Z">
            <w:r>
              <w:rPr>
                <w:noProof/>
                <w:webHidden/>
              </w:rPr>
              <w:t>32</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74" w:author="karthik Anandan | IFMR Rural Finance" w:date="2016-08-17T17:47:00Z"/>
              <w:rFonts w:asciiTheme="minorHAnsi" w:eastAsiaTheme="minorEastAsia" w:hAnsiTheme="minorHAnsi" w:cstheme="minorBidi"/>
              <w:noProof/>
              <w:lang w:val="en-IN" w:eastAsia="en-IN"/>
            </w:rPr>
          </w:pPr>
          <w:ins w:id="175"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"_Toc459219464"</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11.3 Functional Requirements</w:t>
            </w:r>
            <w:r>
              <w:rPr>
                <w:noProof/>
                <w:webHidden/>
              </w:rPr>
              <w:tab/>
            </w:r>
            <w:r>
              <w:rPr>
                <w:noProof/>
                <w:webHidden/>
              </w:rPr>
              <w:fldChar w:fldCharType="begin"/>
            </w:r>
            <w:r>
              <w:rPr>
                <w:noProof/>
                <w:webHidden/>
              </w:rPr>
              <w:instrText xml:space="preserve"> PAGEREF _Toc459219464 \h </w:instrText>
            </w:r>
            <w:r>
              <w:rPr>
                <w:noProof/>
                <w:webHidden/>
              </w:rPr>
            </w:r>
          </w:ins>
          <w:r>
            <w:rPr>
              <w:noProof/>
              <w:webHidden/>
            </w:rPr>
            <w:fldChar w:fldCharType="separate"/>
          </w:r>
          <w:ins w:id="176" w:author="karthik Anandan | IFMR Rural Finance" w:date="2016-08-17T17:47:00Z">
            <w:r>
              <w:rPr>
                <w:noProof/>
                <w:webHidden/>
              </w:rPr>
              <w:t>33</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77" w:author="karthik Anandan | IFMR Rural Finance" w:date="2016-08-17T17:47:00Z"/>
              <w:rFonts w:asciiTheme="minorHAnsi" w:eastAsiaTheme="minorEastAsia" w:hAnsiTheme="minorHAnsi" w:cstheme="minorBidi"/>
              <w:noProof/>
              <w:lang w:val="en-IN" w:eastAsia="en-IN"/>
            </w:rPr>
          </w:pPr>
          <w:ins w:id="178"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"_Toc459219465"</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11.4 Uploads</w:t>
            </w:r>
            <w:r>
              <w:rPr>
                <w:noProof/>
                <w:webHidden/>
              </w:rPr>
              <w:tab/>
            </w:r>
            <w:r>
              <w:rPr>
                <w:noProof/>
                <w:webHidden/>
              </w:rPr>
              <w:fldChar w:fldCharType="begin"/>
            </w:r>
            <w:r>
              <w:rPr>
                <w:noProof/>
                <w:webHidden/>
              </w:rPr>
              <w:instrText xml:space="preserve"> PAGEREF _Toc459219465 \h </w:instrText>
            </w:r>
            <w:r>
              <w:rPr>
                <w:noProof/>
                <w:webHidden/>
              </w:rPr>
            </w:r>
          </w:ins>
          <w:r>
            <w:rPr>
              <w:noProof/>
              <w:webHidden/>
            </w:rPr>
            <w:fldChar w:fldCharType="separate"/>
          </w:r>
          <w:ins w:id="179" w:author="karthik Anandan | IFMR Rural Finance" w:date="2016-08-17T17:47:00Z">
            <w:r>
              <w:rPr>
                <w:noProof/>
                <w:webHidden/>
              </w:rPr>
              <w:t>33</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80" w:author="karthik Anandan | IFMR Rural Finance" w:date="2016-08-17T17:47:00Z"/>
              <w:rFonts w:asciiTheme="minorHAnsi" w:eastAsiaTheme="minorEastAsia" w:hAnsiTheme="minorHAnsi" w:cstheme="minorBidi"/>
              <w:noProof/>
              <w:lang w:val="en-IN" w:eastAsia="en-IN"/>
            </w:rPr>
          </w:pPr>
          <w:ins w:id="181"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"_Toc459219466"</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11.5 Downloads</w:t>
            </w:r>
            <w:r>
              <w:rPr>
                <w:noProof/>
                <w:webHidden/>
              </w:rPr>
              <w:tab/>
            </w:r>
            <w:r>
              <w:rPr>
                <w:noProof/>
                <w:webHidden/>
              </w:rPr>
              <w:fldChar w:fldCharType="begin"/>
            </w:r>
            <w:r>
              <w:rPr>
                <w:noProof/>
                <w:webHidden/>
              </w:rPr>
              <w:instrText xml:space="preserve"> PAGEREF _Toc459219466 \h </w:instrText>
            </w:r>
            <w:r>
              <w:rPr>
                <w:noProof/>
                <w:webHidden/>
              </w:rPr>
            </w:r>
          </w:ins>
          <w:r>
            <w:rPr>
              <w:noProof/>
              <w:webHidden/>
            </w:rPr>
            <w:fldChar w:fldCharType="separate"/>
          </w:r>
          <w:ins w:id="182" w:author="karthik Anandan | IFMR Rural Finance" w:date="2016-08-17T17:47:00Z">
            <w:r>
              <w:rPr>
                <w:noProof/>
                <w:webHidden/>
              </w:rPr>
              <w:t>33</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83" w:author="karthik Anandan | IFMR Rural Finance" w:date="2016-08-17T17:47:00Z"/>
              <w:rFonts w:asciiTheme="minorHAnsi" w:eastAsiaTheme="minorEastAsia" w:hAnsiTheme="minorHAnsi" w:cstheme="minorBidi"/>
              <w:noProof/>
              <w:lang w:val="en-IN" w:eastAsia="en-IN"/>
            </w:rPr>
          </w:pPr>
          <w:ins w:id="184"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"_Toc459219467"</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11.6 Reports</w:t>
            </w:r>
            <w:r>
              <w:rPr>
                <w:noProof/>
                <w:webHidden/>
              </w:rPr>
              <w:tab/>
            </w:r>
            <w:r>
              <w:rPr>
                <w:noProof/>
                <w:webHidden/>
              </w:rPr>
              <w:fldChar w:fldCharType="begin"/>
            </w:r>
            <w:r>
              <w:rPr>
                <w:noProof/>
                <w:webHidden/>
              </w:rPr>
              <w:instrText xml:space="preserve"> PAGEREF _Toc459219467 \h </w:instrText>
            </w:r>
            <w:r>
              <w:rPr>
                <w:noProof/>
                <w:webHidden/>
              </w:rPr>
            </w:r>
          </w:ins>
          <w:r>
            <w:rPr>
              <w:noProof/>
              <w:webHidden/>
            </w:rPr>
            <w:fldChar w:fldCharType="separate"/>
          </w:r>
          <w:ins w:id="185" w:author="karthik Anandan | IFMR Rural Finance" w:date="2016-08-17T17:47:00Z">
            <w:r>
              <w:rPr>
                <w:noProof/>
                <w:webHidden/>
              </w:rPr>
              <w:t>34</w:t>
            </w:r>
            <w:r>
              <w:rPr>
                <w:noProof/>
                <w:webHidden/>
              </w:rPr>
              <w:fldChar w:fldCharType="end"/>
            </w:r>
            <w:r w:rsidRPr="00CA70D0">
              <w:rPr>
                <w:rStyle w:val="Hyperlink"/>
                <w:noProof/>
              </w:rPr>
              <w:fldChar w:fldCharType="end"/>
            </w:r>
          </w:ins>
        </w:p>
        <w:p w:rsidR="00A663D8" w:rsidRDefault="00A663D8">
          <w:pPr>
            <w:pStyle w:val="TOC1"/>
            <w:tabs>
              <w:tab w:val="right" w:leader="dot" w:pos="9053"/>
            </w:tabs>
            <w:rPr>
              <w:ins w:id="186" w:author="karthik Anandan | IFMR Rural Finance" w:date="2016-08-17T17:47:00Z"/>
              <w:rFonts w:asciiTheme="minorHAnsi" w:eastAsiaTheme="minorEastAsia" w:hAnsiTheme="minorHAnsi" w:cstheme="minorBidi"/>
              <w:noProof/>
              <w:sz w:val="22"/>
              <w:lang w:val="en-IN" w:eastAsia="en-IN"/>
            </w:rPr>
          </w:pPr>
          <w:ins w:id="187"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"_Toc459219468"</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12. Pending for FRO(Field Risk Officer) Approval</w:t>
            </w:r>
            <w:r>
              <w:rPr>
                <w:noProof/>
                <w:webHidden/>
              </w:rPr>
              <w:tab/>
            </w:r>
            <w:r>
              <w:rPr>
                <w:noProof/>
                <w:webHidden/>
              </w:rPr>
              <w:fldChar w:fldCharType="begin"/>
            </w:r>
            <w:r>
              <w:rPr>
                <w:noProof/>
                <w:webHidden/>
              </w:rPr>
              <w:instrText xml:space="preserve"> PAGEREF _Toc459219468 \h </w:instrText>
            </w:r>
            <w:r>
              <w:rPr>
                <w:noProof/>
                <w:webHidden/>
              </w:rPr>
            </w:r>
          </w:ins>
          <w:r>
            <w:rPr>
              <w:noProof/>
              <w:webHidden/>
            </w:rPr>
            <w:fldChar w:fldCharType="separate"/>
          </w:r>
          <w:ins w:id="188" w:author="karthik Anandan | IFMR Rural Finance" w:date="2016-08-17T17:47:00Z">
            <w:r>
              <w:rPr>
                <w:noProof/>
                <w:webHidden/>
              </w:rPr>
              <w:t>35</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89" w:author="karthik Anandan | IFMR Rural Finance" w:date="2016-08-17T17:47:00Z"/>
              <w:rFonts w:asciiTheme="minorHAnsi" w:eastAsiaTheme="minorEastAsia" w:hAnsiTheme="minorHAnsi" w:cstheme="minorBidi"/>
              <w:noProof/>
              <w:lang w:val="en-IN" w:eastAsia="en-IN"/>
            </w:rPr>
          </w:pPr>
          <w:ins w:id="190"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"_Toc459219469"</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12.1 UI Specification</w:t>
            </w:r>
            <w:r>
              <w:rPr>
                <w:noProof/>
                <w:webHidden/>
              </w:rPr>
              <w:tab/>
            </w:r>
            <w:r>
              <w:rPr>
                <w:noProof/>
                <w:webHidden/>
              </w:rPr>
              <w:fldChar w:fldCharType="begin"/>
            </w:r>
            <w:r>
              <w:rPr>
                <w:noProof/>
                <w:webHidden/>
              </w:rPr>
              <w:instrText xml:space="preserve"> PAGEREF _Toc459219469 \h </w:instrText>
            </w:r>
            <w:r>
              <w:rPr>
                <w:noProof/>
                <w:webHidden/>
              </w:rPr>
            </w:r>
          </w:ins>
          <w:r>
            <w:rPr>
              <w:noProof/>
              <w:webHidden/>
            </w:rPr>
            <w:fldChar w:fldCharType="separate"/>
          </w:r>
          <w:ins w:id="191" w:author="karthik Anandan | IFMR Rural Finance" w:date="2016-08-17T17:47:00Z">
            <w:r>
              <w:rPr>
                <w:noProof/>
                <w:webHidden/>
              </w:rPr>
              <w:t>35</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92" w:author="karthik Anandan | IFMR Rural Finance" w:date="2016-08-17T17:47:00Z"/>
              <w:rFonts w:asciiTheme="minorHAnsi" w:eastAsiaTheme="minorEastAsia" w:hAnsiTheme="minorHAnsi" w:cstheme="minorBidi"/>
              <w:noProof/>
              <w:lang w:val="en-IN" w:eastAsia="en-IN"/>
            </w:rPr>
          </w:pPr>
          <w:ins w:id="193" w:author="karthik Anandan | IFMR Rural Finance" w:date="2016-08-17T17:47:00Z">
            <w:r w:rsidRPr="00CA70D0">
              <w:rPr>
                <w:rStyle w:val="Hyperlink"/>
                <w:noProof/>
              </w:rPr>
              <w:lastRenderedPageBreak/>
              <w:fldChar w:fldCharType="begin"/>
            </w:r>
            <w:r w:rsidRPr="00CA70D0">
              <w:rPr>
                <w:rStyle w:val="Hyperlink"/>
                <w:noProof/>
              </w:rPr>
              <w:instrText xml:space="preserve"> </w:instrText>
            </w:r>
            <w:r>
              <w:rPr>
                <w:noProof/>
              </w:rPr>
              <w:instrText>HYPERLINK \l "_Toc459219470"</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12.2 Screenshots</w:t>
            </w:r>
            <w:r>
              <w:rPr>
                <w:noProof/>
                <w:webHidden/>
              </w:rPr>
              <w:tab/>
            </w:r>
            <w:r>
              <w:rPr>
                <w:noProof/>
                <w:webHidden/>
              </w:rPr>
              <w:fldChar w:fldCharType="begin"/>
            </w:r>
            <w:r>
              <w:rPr>
                <w:noProof/>
                <w:webHidden/>
              </w:rPr>
              <w:instrText xml:space="preserve"> PAGEREF _Toc459219470 \h </w:instrText>
            </w:r>
            <w:r>
              <w:rPr>
                <w:noProof/>
                <w:webHidden/>
              </w:rPr>
            </w:r>
          </w:ins>
          <w:r>
            <w:rPr>
              <w:noProof/>
              <w:webHidden/>
            </w:rPr>
            <w:fldChar w:fldCharType="separate"/>
          </w:r>
          <w:ins w:id="194" w:author="karthik Anandan | IFMR Rural Finance" w:date="2016-08-17T17:47:00Z">
            <w:r>
              <w:rPr>
                <w:noProof/>
                <w:webHidden/>
              </w:rPr>
              <w:t>35</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95" w:author="karthik Anandan | IFMR Rural Finance" w:date="2016-08-17T17:47:00Z"/>
              <w:rFonts w:asciiTheme="minorHAnsi" w:eastAsiaTheme="minorEastAsia" w:hAnsiTheme="minorHAnsi" w:cstheme="minorBidi"/>
              <w:noProof/>
              <w:lang w:val="en-IN" w:eastAsia="en-IN"/>
            </w:rPr>
          </w:pPr>
          <w:ins w:id="196"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"_Toc459219471"</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12.3 Functional Requirements</w:t>
            </w:r>
            <w:r>
              <w:rPr>
                <w:noProof/>
                <w:webHidden/>
              </w:rPr>
              <w:tab/>
            </w:r>
            <w:r>
              <w:rPr>
                <w:noProof/>
                <w:webHidden/>
              </w:rPr>
              <w:fldChar w:fldCharType="begin"/>
            </w:r>
            <w:r>
              <w:rPr>
                <w:noProof/>
                <w:webHidden/>
              </w:rPr>
              <w:instrText xml:space="preserve"> PAGEREF _Toc459219471 \h </w:instrText>
            </w:r>
            <w:r>
              <w:rPr>
                <w:noProof/>
                <w:webHidden/>
              </w:rPr>
            </w:r>
          </w:ins>
          <w:r>
            <w:rPr>
              <w:noProof/>
              <w:webHidden/>
            </w:rPr>
            <w:fldChar w:fldCharType="separate"/>
          </w:r>
          <w:ins w:id="197" w:author="karthik Anandan | IFMR Rural Finance" w:date="2016-08-17T17:47:00Z">
            <w:r>
              <w:rPr>
                <w:noProof/>
                <w:webHidden/>
              </w:rPr>
              <w:t>36</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198" w:author="karthik Anandan | IFMR Rural Finance" w:date="2016-08-17T17:47:00Z"/>
              <w:rFonts w:asciiTheme="minorHAnsi" w:eastAsiaTheme="minorEastAsia" w:hAnsiTheme="minorHAnsi" w:cstheme="minorBidi"/>
              <w:noProof/>
              <w:lang w:val="en-IN" w:eastAsia="en-IN"/>
            </w:rPr>
          </w:pPr>
          <w:ins w:id="199"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"_Toc459219472"</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12.4 Uploads</w:t>
            </w:r>
            <w:r>
              <w:rPr>
                <w:noProof/>
                <w:webHidden/>
              </w:rPr>
              <w:tab/>
            </w:r>
            <w:r>
              <w:rPr>
                <w:noProof/>
                <w:webHidden/>
              </w:rPr>
              <w:fldChar w:fldCharType="begin"/>
            </w:r>
            <w:r>
              <w:rPr>
                <w:noProof/>
                <w:webHidden/>
              </w:rPr>
              <w:instrText xml:space="preserve"> PAGEREF _Toc459219472 \h </w:instrText>
            </w:r>
            <w:r>
              <w:rPr>
                <w:noProof/>
                <w:webHidden/>
              </w:rPr>
            </w:r>
          </w:ins>
          <w:r>
            <w:rPr>
              <w:noProof/>
              <w:webHidden/>
            </w:rPr>
            <w:fldChar w:fldCharType="separate"/>
          </w:r>
          <w:ins w:id="200" w:author="karthik Anandan | IFMR Rural Finance" w:date="2016-08-17T17:47:00Z">
            <w:r>
              <w:rPr>
                <w:noProof/>
                <w:webHidden/>
              </w:rPr>
              <w:t>37</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01" w:author="karthik Anandan | IFMR Rural Finance" w:date="2016-08-17T17:47:00Z"/>
              <w:rFonts w:asciiTheme="minorHAnsi" w:eastAsiaTheme="minorEastAsia" w:hAnsiTheme="minorHAnsi" w:cstheme="minorBidi"/>
              <w:noProof/>
              <w:lang w:val="en-IN" w:eastAsia="en-IN"/>
            </w:rPr>
          </w:pPr>
          <w:ins w:id="202"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"_Toc459219473"</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12.5 Downloads</w:t>
            </w:r>
            <w:r>
              <w:rPr>
                <w:noProof/>
                <w:webHidden/>
              </w:rPr>
              <w:tab/>
            </w:r>
            <w:r>
              <w:rPr>
                <w:noProof/>
                <w:webHidden/>
              </w:rPr>
              <w:fldChar w:fldCharType="begin"/>
            </w:r>
            <w:r>
              <w:rPr>
                <w:noProof/>
                <w:webHidden/>
              </w:rPr>
              <w:instrText xml:space="preserve"> PAGEREF _Toc459219473 \h </w:instrText>
            </w:r>
            <w:r>
              <w:rPr>
                <w:noProof/>
                <w:webHidden/>
              </w:rPr>
            </w:r>
          </w:ins>
          <w:r>
            <w:rPr>
              <w:noProof/>
              <w:webHidden/>
            </w:rPr>
            <w:fldChar w:fldCharType="separate"/>
          </w:r>
          <w:ins w:id="203" w:author="karthik Anandan | IFMR Rural Finance" w:date="2016-08-17T17:47:00Z">
            <w:r>
              <w:rPr>
                <w:noProof/>
                <w:webHidden/>
              </w:rPr>
              <w:t>37</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04" w:author="karthik Anandan | IFMR Rural Finance" w:date="2016-08-17T17:47:00Z"/>
              <w:rFonts w:asciiTheme="minorHAnsi" w:eastAsiaTheme="minorEastAsia" w:hAnsiTheme="minorHAnsi" w:cstheme="minorBidi"/>
              <w:noProof/>
              <w:lang w:val="en-IN" w:eastAsia="en-IN"/>
            </w:rPr>
          </w:pPr>
          <w:ins w:id="205"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"_Toc459219474"</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12.6 Reports</w:t>
            </w:r>
            <w:r>
              <w:rPr>
                <w:noProof/>
                <w:webHidden/>
              </w:rPr>
              <w:tab/>
            </w:r>
            <w:r>
              <w:rPr>
                <w:noProof/>
                <w:webHidden/>
              </w:rPr>
              <w:fldChar w:fldCharType="begin"/>
            </w:r>
            <w:r>
              <w:rPr>
                <w:noProof/>
                <w:webHidden/>
              </w:rPr>
              <w:instrText xml:space="preserve"> PAGEREF _Toc459219474 \h </w:instrText>
            </w:r>
            <w:r>
              <w:rPr>
                <w:noProof/>
                <w:webHidden/>
              </w:rPr>
            </w:r>
          </w:ins>
          <w:r>
            <w:rPr>
              <w:noProof/>
              <w:webHidden/>
            </w:rPr>
            <w:fldChar w:fldCharType="separate"/>
          </w:r>
          <w:ins w:id="206" w:author="karthik Anandan | IFMR Rural Finance" w:date="2016-08-17T17:47:00Z">
            <w:r>
              <w:rPr>
                <w:noProof/>
                <w:webHidden/>
              </w:rPr>
              <w:t>37</w:t>
            </w:r>
            <w:r>
              <w:rPr>
                <w:noProof/>
                <w:webHidden/>
              </w:rPr>
              <w:fldChar w:fldCharType="end"/>
            </w:r>
            <w:r w:rsidRPr="00CA70D0">
              <w:rPr>
                <w:rStyle w:val="Hyperlink"/>
                <w:noProof/>
              </w:rPr>
              <w:fldChar w:fldCharType="end"/>
            </w:r>
          </w:ins>
        </w:p>
        <w:p w:rsidR="00A663D8" w:rsidRDefault="00A663D8">
          <w:pPr>
            <w:pStyle w:val="TOC1"/>
            <w:tabs>
              <w:tab w:val="right" w:leader="dot" w:pos="9053"/>
            </w:tabs>
            <w:rPr>
              <w:ins w:id="207" w:author="karthik Anandan | IFMR Rural Finance" w:date="2016-08-17T17:47:00Z"/>
              <w:rFonts w:asciiTheme="minorHAnsi" w:eastAsiaTheme="minorEastAsia" w:hAnsiTheme="minorHAnsi" w:cstheme="minorBidi"/>
              <w:noProof/>
              <w:sz w:val="22"/>
              <w:lang w:val="en-IN" w:eastAsia="en-IN"/>
            </w:rPr>
          </w:pPr>
          <w:ins w:id="208"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"_Toc459219475"</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13. Pending for CRO (Central Risk Officer) Approval</w:t>
            </w:r>
            <w:r>
              <w:rPr>
                <w:noProof/>
                <w:webHidden/>
              </w:rPr>
              <w:tab/>
            </w:r>
            <w:r>
              <w:rPr>
                <w:noProof/>
                <w:webHidden/>
              </w:rPr>
              <w:fldChar w:fldCharType="begin"/>
            </w:r>
            <w:r>
              <w:rPr>
                <w:noProof/>
                <w:webHidden/>
              </w:rPr>
              <w:instrText xml:space="preserve"> PAGEREF _Toc459219475 \h </w:instrText>
            </w:r>
            <w:r>
              <w:rPr>
                <w:noProof/>
                <w:webHidden/>
              </w:rPr>
            </w:r>
          </w:ins>
          <w:r>
            <w:rPr>
              <w:noProof/>
              <w:webHidden/>
            </w:rPr>
            <w:fldChar w:fldCharType="separate"/>
          </w:r>
          <w:ins w:id="209" w:author="karthik Anandan | IFMR Rural Finance" w:date="2016-08-17T17:47:00Z">
            <w:r>
              <w:rPr>
                <w:noProof/>
                <w:webHidden/>
              </w:rPr>
              <w:t>38</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10" w:author="karthik Anandan | IFMR Rural Finance" w:date="2016-08-17T17:47:00Z"/>
              <w:rFonts w:asciiTheme="minorHAnsi" w:eastAsiaTheme="minorEastAsia" w:hAnsiTheme="minorHAnsi" w:cstheme="minorBidi"/>
              <w:noProof/>
              <w:lang w:val="en-IN" w:eastAsia="en-IN"/>
            </w:rPr>
          </w:pPr>
          <w:ins w:id="211"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"_Toc459219476"</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13.1 UI Requirements</w:t>
            </w:r>
            <w:r>
              <w:rPr>
                <w:noProof/>
                <w:webHidden/>
              </w:rPr>
              <w:tab/>
            </w:r>
            <w:r>
              <w:rPr>
                <w:noProof/>
                <w:webHidden/>
              </w:rPr>
              <w:fldChar w:fldCharType="begin"/>
            </w:r>
            <w:r>
              <w:rPr>
                <w:noProof/>
                <w:webHidden/>
              </w:rPr>
              <w:instrText xml:space="preserve"> PAGEREF _Toc459219476 \h </w:instrText>
            </w:r>
            <w:r>
              <w:rPr>
                <w:noProof/>
                <w:webHidden/>
              </w:rPr>
            </w:r>
          </w:ins>
          <w:r>
            <w:rPr>
              <w:noProof/>
              <w:webHidden/>
            </w:rPr>
            <w:fldChar w:fldCharType="separate"/>
          </w:r>
          <w:ins w:id="212" w:author="karthik Anandan | IFMR Rural Finance" w:date="2016-08-17T17:47:00Z">
            <w:r>
              <w:rPr>
                <w:noProof/>
                <w:webHidden/>
              </w:rPr>
              <w:t>38</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13" w:author="karthik Anandan | IFMR Rural Finance" w:date="2016-08-17T17:47:00Z"/>
              <w:rFonts w:asciiTheme="minorHAnsi" w:eastAsiaTheme="minorEastAsia" w:hAnsiTheme="minorHAnsi" w:cstheme="minorBidi"/>
              <w:noProof/>
              <w:lang w:val="en-IN" w:eastAsia="en-IN"/>
            </w:rPr>
          </w:pPr>
          <w:ins w:id="214"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"_Toc459219477"</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13.2 Screenshots</w:t>
            </w:r>
            <w:r>
              <w:rPr>
                <w:noProof/>
                <w:webHidden/>
              </w:rPr>
              <w:tab/>
            </w:r>
            <w:r>
              <w:rPr>
                <w:noProof/>
                <w:webHidden/>
              </w:rPr>
              <w:fldChar w:fldCharType="begin"/>
            </w:r>
            <w:r>
              <w:rPr>
                <w:noProof/>
                <w:webHidden/>
              </w:rPr>
              <w:instrText xml:space="preserve"> PAGEREF _Toc459219477 \h </w:instrText>
            </w:r>
            <w:r>
              <w:rPr>
                <w:noProof/>
                <w:webHidden/>
              </w:rPr>
            </w:r>
          </w:ins>
          <w:r>
            <w:rPr>
              <w:noProof/>
              <w:webHidden/>
            </w:rPr>
            <w:fldChar w:fldCharType="separate"/>
          </w:r>
          <w:ins w:id="215" w:author="karthik Anandan | IFMR Rural Finance" w:date="2016-08-17T17:47:00Z">
            <w:r>
              <w:rPr>
                <w:noProof/>
                <w:webHidden/>
              </w:rPr>
              <w:t>39</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16" w:author="karthik Anandan | IFMR Rural Finance" w:date="2016-08-17T17:47:00Z"/>
              <w:rFonts w:asciiTheme="minorHAnsi" w:eastAsiaTheme="minorEastAsia" w:hAnsiTheme="minorHAnsi" w:cstheme="minorBidi"/>
              <w:noProof/>
              <w:lang w:val="en-IN" w:eastAsia="en-IN"/>
            </w:rPr>
          </w:pPr>
          <w:ins w:id="217"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"_Toc459219478"</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13.3 Functional requirements</w:t>
            </w:r>
            <w:r>
              <w:rPr>
                <w:noProof/>
                <w:webHidden/>
              </w:rPr>
              <w:tab/>
            </w:r>
            <w:r>
              <w:rPr>
                <w:noProof/>
                <w:webHidden/>
              </w:rPr>
              <w:fldChar w:fldCharType="begin"/>
            </w:r>
            <w:r>
              <w:rPr>
                <w:noProof/>
                <w:webHidden/>
              </w:rPr>
              <w:instrText xml:space="preserve"> PAGEREF _Toc459219478 \h </w:instrText>
            </w:r>
            <w:r>
              <w:rPr>
                <w:noProof/>
                <w:webHidden/>
              </w:rPr>
            </w:r>
          </w:ins>
          <w:r>
            <w:rPr>
              <w:noProof/>
              <w:webHidden/>
            </w:rPr>
            <w:fldChar w:fldCharType="separate"/>
          </w:r>
          <w:ins w:id="218" w:author="karthik Anandan | IFMR Rural Finance" w:date="2016-08-17T17:47:00Z">
            <w:r>
              <w:rPr>
                <w:noProof/>
                <w:webHidden/>
              </w:rPr>
              <w:t>39</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19" w:author="karthik Anandan | IFMR Rural Finance" w:date="2016-08-17T17:47:00Z"/>
              <w:rFonts w:asciiTheme="minorHAnsi" w:eastAsiaTheme="minorEastAsia" w:hAnsiTheme="minorHAnsi" w:cstheme="minorBidi"/>
              <w:noProof/>
              <w:lang w:val="en-IN" w:eastAsia="en-IN"/>
            </w:rPr>
          </w:pPr>
          <w:ins w:id="220"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"_Toc459219479"</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13.4 Uploads</w:t>
            </w:r>
            <w:r>
              <w:rPr>
                <w:noProof/>
                <w:webHidden/>
              </w:rPr>
              <w:tab/>
            </w:r>
            <w:r>
              <w:rPr>
                <w:noProof/>
                <w:webHidden/>
              </w:rPr>
              <w:fldChar w:fldCharType="begin"/>
            </w:r>
            <w:r>
              <w:rPr>
                <w:noProof/>
                <w:webHidden/>
              </w:rPr>
              <w:instrText xml:space="preserve"> PAGEREF _Toc459219479 \h </w:instrText>
            </w:r>
            <w:r>
              <w:rPr>
                <w:noProof/>
                <w:webHidden/>
              </w:rPr>
            </w:r>
          </w:ins>
          <w:r>
            <w:rPr>
              <w:noProof/>
              <w:webHidden/>
            </w:rPr>
            <w:fldChar w:fldCharType="separate"/>
          </w:r>
          <w:ins w:id="221" w:author="karthik Anandan | IFMR Rural Finance" w:date="2016-08-17T17:47:00Z">
            <w:r>
              <w:rPr>
                <w:noProof/>
                <w:webHidden/>
              </w:rPr>
              <w:t>40</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22" w:author="karthik Anandan | IFMR Rural Finance" w:date="2016-08-17T17:47:00Z"/>
              <w:rFonts w:asciiTheme="minorHAnsi" w:eastAsiaTheme="minorEastAsia" w:hAnsiTheme="minorHAnsi" w:cstheme="minorBidi"/>
              <w:noProof/>
              <w:lang w:val="en-IN" w:eastAsia="en-IN"/>
            </w:rPr>
          </w:pPr>
          <w:ins w:id="223"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"_Toc459219480"</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13.5 Downloads</w:t>
            </w:r>
            <w:r>
              <w:rPr>
                <w:noProof/>
                <w:webHidden/>
              </w:rPr>
              <w:tab/>
            </w:r>
            <w:r>
              <w:rPr>
                <w:noProof/>
                <w:webHidden/>
              </w:rPr>
              <w:fldChar w:fldCharType="begin"/>
            </w:r>
            <w:r>
              <w:rPr>
                <w:noProof/>
                <w:webHidden/>
              </w:rPr>
              <w:instrText xml:space="preserve"> PAGEREF _Toc459219480 \h </w:instrText>
            </w:r>
            <w:r>
              <w:rPr>
                <w:noProof/>
                <w:webHidden/>
              </w:rPr>
            </w:r>
          </w:ins>
          <w:r>
            <w:rPr>
              <w:noProof/>
              <w:webHidden/>
            </w:rPr>
            <w:fldChar w:fldCharType="separate"/>
          </w:r>
          <w:ins w:id="224" w:author="karthik Anandan | IFMR Rural Finance" w:date="2016-08-17T17:47:00Z">
            <w:r>
              <w:rPr>
                <w:noProof/>
                <w:webHidden/>
              </w:rPr>
              <w:t>40</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25" w:author="karthik Anandan | IFMR Rural Finance" w:date="2016-08-17T17:47:00Z"/>
              <w:rFonts w:asciiTheme="minorHAnsi" w:eastAsiaTheme="minorEastAsia" w:hAnsiTheme="minorHAnsi" w:cstheme="minorBidi"/>
              <w:noProof/>
              <w:lang w:val="en-IN" w:eastAsia="en-IN"/>
            </w:rPr>
          </w:pPr>
          <w:ins w:id="226"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"_Toc459219481"</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13.6 Reports</w:t>
            </w:r>
            <w:r>
              <w:rPr>
                <w:noProof/>
                <w:webHidden/>
              </w:rPr>
              <w:tab/>
            </w:r>
            <w:r>
              <w:rPr>
                <w:noProof/>
                <w:webHidden/>
              </w:rPr>
              <w:fldChar w:fldCharType="begin"/>
            </w:r>
            <w:r>
              <w:rPr>
                <w:noProof/>
                <w:webHidden/>
              </w:rPr>
              <w:instrText xml:space="preserve"> PAGEREF _Toc459219481 \h </w:instrText>
            </w:r>
            <w:r>
              <w:rPr>
                <w:noProof/>
                <w:webHidden/>
              </w:rPr>
            </w:r>
          </w:ins>
          <w:r>
            <w:rPr>
              <w:noProof/>
              <w:webHidden/>
            </w:rPr>
            <w:fldChar w:fldCharType="separate"/>
          </w:r>
          <w:ins w:id="227" w:author="karthik Anandan | IFMR Rural Finance" w:date="2016-08-17T17:47:00Z">
            <w:r>
              <w:rPr>
                <w:noProof/>
                <w:webHidden/>
              </w:rPr>
              <w:t>40</w:t>
            </w:r>
            <w:r>
              <w:rPr>
                <w:noProof/>
                <w:webHidden/>
              </w:rPr>
              <w:fldChar w:fldCharType="end"/>
            </w:r>
            <w:r w:rsidRPr="00CA70D0">
              <w:rPr>
                <w:rStyle w:val="Hyperlink"/>
                <w:noProof/>
              </w:rPr>
              <w:fldChar w:fldCharType="end"/>
            </w:r>
          </w:ins>
        </w:p>
        <w:p w:rsidR="00A663D8" w:rsidRDefault="00A663D8">
          <w:pPr>
            <w:pStyle w:val="TOC1"/>
            <w:tabs>
              <w:tab w:val="right" w:leader="dot" w:pos="9053"/>
            </w:tabs>
            <w:rPr>
              <w:ins w:id="228" w:author="karthik Anandan | IFMR Rural Finance" w:date="2016-08-17T17:47:00Z"/>
              <w:rFonts w:asciiTheme="minorHAnsi" w:eastAsiaTheme="minorEastAsia" w:hAnsiTheme="minorHAnsi" w:cstheme="minorBidi"/>
              <w:noProof/>
              <w:sz w:val="22"/>
              <w:lang w:val="en-IN" w:eastAsia="en-IN"/>
            </w:rPr>
          </w:pPr>
          <w:ins w:id="229"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"_Toc459219482"</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14. EMI Schedule Generation</w:t>
            </w:r>
            <w:r>
              <w:rPr>
                <w:noProof/>
                <w:webHidden/>
              </w:rPr>
              <w:tab/>
            </w:r>
            <w:r>
              <w:rPr>
                <w:noProof/>
                <w:webHidden/>
              </w:rPr>
              <w:fldChar w:fldCharType="begin"/>
            </w:r>
            <w:r>
              <w:rPr>
                <w:noProof/>
                <w:webHidden/>
              </w:rPr>
              <w:instrText xml:space="preserve"> PAGEREF _Toc459219482 \h </w:instrText>
            </w:r>
            <w:r>
              <w:rPr>
                <w:noProof/>
                <w:webHidden/>
              </w:rPr>
            </w:r>
          </w:ins>
          <w:r>
            <w:rPr>
              <w:noProof/>
              <w:webHidden/>
            </w:rPr>
            <w:fldChar w:fldCharType="separate"/>
          </w:r>
          <w:ins w:id="230" w:author="karthik Anandan | IFMR Rural Finance" w:date="2016-08-17T17:47:00Z">
            <w:r>
              <w:rPr>
                <w:noProof/>
                <w:webHidden/>
              </w:rPr>
              <w:t>41</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31" w:author="karthik Anandan | IFMR Rural Finance" w:date="2016-08-17T17:47:00Z"/>
              <w:rFonts w:asciiTheme="minorHAnsi" w:eastAsiaTheme="minorEastAsia" w:hAnsiTheme="minorHAnsi" w:cstheme="minorBidi"/>
              <w:noProof/>
              <w:lang w:val="en-IN" w:eastAsia="en-IN"/>
            </w:rPr>
          </w:pPr>
          <w:ins w:id="232"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"_Toc459219483"</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14.1 UI Requirements</w:t>
            </w:r>
            <w:r>
              <w:rPr>
                <w:noProof/>
                <w:webHidden/>
              </w:rPr>
              <w:tab/>
            </w:r>
            <w:r>
              <w:rPr>
                <w:noProof/>
                <w:webHidden/>
              </w:rPr>
              <w:fldChar w:fldCharType="begin"/>
            </w:r>
            <w:r>
              <w:rPr>
                <w:noProof/>
                <w:webHidden/>
              </w:rPr>
              <w:instrText xml:space="preserve"> PAGEREF _Toc459219483 \h </w:instrText>
            </w:r>
            <w:r>
              <w:rPr>
                <w:noProof/>
                <w:webHidden/>
              </w:rPr>
            </w:r>
          </w:ins>
          <w:r>
            <w:rPr>
              <w:noProof/>
              <w:webHidden/>
            </w:rPr>
            <w:fldChar w:fldCharType="separate"/>
          </w:r>
          <w:ins w:id="233" w:author="karthik Anandan | IFMR Rural Finance" w:date="2016-08-17T17:47:00Z">
            <w:r>
              <w:rPr>
                <w:noProof/>
                <w:webHidden/>
              </w:rPr>
              <w:t>41</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34" w:author="karthik Anandan | IFMR Rural Finance" w:date="2016-08-17T17:47:00Z"/>
              <w:rFonts w:asciiTheme="minorHAnsi" w:eastAsiaTheme="minorEastAsia" w:hAnsiTheme="minorHAnsi" w:cstheme="minorBidi"/>
              <w:noProof/>
              <w:lang w:val="en-IN" w:eastAsia="en-IN"/>
            </w:rPr>
          </w:pPr>
          <w:ins w:id="235"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"_Toc459219484"</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14.2 Screenshots</w:t>
            </w:r>
            <w:r>
              <w:rPr>
                <w:noProof/>
                <w:webHidden/>
              </w:rPr>
              <w:tab/>
            </w:r>
            <w:r>
              <w:rPr>
                <w:noProof/>
                <w:webHidden/>
              </w:rPr>
              <w:fldChar w:fldCharType="begin"/>
            </w:r>
            <w:r>
              <w:rPr>
                <w:noProof/>
                <w:webHidden/>
              </w:rPr>
              <w:instrText xml:space="preserve"> PAGEREF _Toc459219484 \h </w:instrText>
            </w:r>
            <w:r>
              <w:rPr>
                <w:noProof/>
                <w:webHidden/>
              </w:rPr>
            </w:r>
          </w:ins>
          <w:r>
            <w:rPr>
              <w:noProof/>
              <w:webHidden/>
            </w:rPr>
            <w:fldChar w:fldCharType="separate"/>
          </w:r>
          <w:ins w:id="236" w:author="karthik Anandan | IFMR Rural Finance" w:date="2016-08-17T17:47:00Z">
            <w:r>
              <w:rPr>
                <w:noProof/>
                <w:webHidden/>
              </w:rPr>
              <w:t>42</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37" w:author="karthik Anandan | IFMR Rural Finance" w:date="2016-08-17T17:47:00Z"/>
              <w:rFonts w:asciiTheme="minorHAnsi" w:eastAsiaTheme="minorEastAsia" w:hAnsiTheme="minorHAnsi" w:cstheme="minorBidi"/>
              <w:noProof/>
              <w:lang w:val="en-IN" w:eastAsia="en-IN"/>
            </w:rPr>
          </w:pPr>
          <w:ins w:id="238"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"_Toc459219485"</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14.3 Functional Requirements</w:t>
            </w:r>
            <w:r>
              <w:rPr>
                <w:noProof/>
                <w:webHidden/>
              </w:rPr>
              <w:tab/>
            </w:r>
            <w:r>
              <w:rPr>
                <w:noProof/>
                <w:webHidden/>
              </w:rPr>
              <w:fldChar w:fldCharType="begin"/>
            </w:r>
            <w:r>
              <w:rPr>
                <w:noProof/>
                <w:webHidden/>
              </w:rPr>
              <w:instrText xml:space="preserve"> PAGEREF _Toc459219485 \h </w:instrText>
            </w:r>
            <w:r>
              <w:rPr>
                <w:noProof/>
                <w:webHidden/>
              </w:rPr>
            </w:r>
          </w:ins>
          <w:r>
            <w:rPr>
              <w:noProof/>
              <w:webHidden/>
            </w:rPr>
            <w:fldChar w:fldCharType="separate"/>
          </w:r>
          <w:ins w:id="239" w:author="karthik Anandan | IFMR Rural Finance" w:date="2016-08-17T17:47:00Z">
            <w:r>
              <w:rPr>
                <w:noProof/>
                <w:webHidden/>
              </w:rPr>
              <w:t>42</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40" w:author="karthik Anandan | IFMR Rural Finance" w:date="2016-08-17T17:47:00Z"/>
              <w:rFonts w:asciiTheme="minorHAnsi" w:eastAsiaTheme="minorEastAsia" w:hAnsiTheme="minorHAnsi" w:cstheme="minorBidi"/>
              <w:noProof/>
              <w:lang w:val="en-IN" w:eastAsia="en-IN"/>
            </w:rPr>
          </w:pPr>
          <w:ins w:id="241"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"_Toc459219486"</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14.4 Uploads</w:t>
            </w:r>
            <w:r>
              <w:rPr>
                <w:noProof/>
                <w:webHidden/>
              </w:rPr>
              <w:tab/>
            </w:r>
            <w:r>
              <w:rPr>
                <w:noProof/>
                <w:webHidden/>
              </w:rPr>
              <w:fldChar w:fldCharType="begin"/>
            </w:r>
            <w:r>
              <w:rPr>
                <w:noProof/>
                <w:webHidden/>
              </w:rPr>
              <w:instrText xml:space="preserve"> PAGEREF _Toc459219486 \h </w:instrText>
            </w:r>
            <w:r>
              <w:rPr>
                <w:noProof/>
                <w:webHidden/>
              </w:rPr>
            </w:r>
          </w:ins>
          <w:r>
            <w:rPr>
              <w:noProof/>
              <w:webHidden/>
            </w:rPr>
            <w:fldChar w:fldCharType="separate"/>
          </w:r>
          <w:ins w:id="242" w:author="karthik Anandan | IFMR Rural Finance" w:date="2016-08-17T17:47:00Z">
            <w:r>
              <w:rPr>
                <w:noProof/>
                <w:webHidden/>
              </w:rPr>
              <w:t>43</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43" w:author="karthik Anandan | IFMR Rural Finance" w:date="2016-08-17T17:47:00Z"/>
              <w:rFonts w:asciiTheme="minorHAnsi" w:eastAsiaTheme="minorEastAsia" w:hAnsiTheme="minorHAnsi" w:cstheme="minorBidi"/>
              <w:noProof/>
              <w:lang w:val="en-IN" w:eastAsia="en-IN"/>
            </w:rPr>
          </w:pPr>
          <w:ins w:id="244"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"_Toc459219487"</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14.5 Downloads</w:t>
            </w:r>
            <w:r>
              <w:rPr>
                <w:noProof/>
                <w:webHidden/>
              </w:rPr>
              <w:tab/>
            </w:r>
            <w:r>
              <w:rPr>
                <w:noProof/>
                <w:webHidden/>
              </w:rPr>
              <w:fldChar w:fldCharType="begin"/>
            </w:r>
            <w:r>
              <w:rPr>
                <w:noProof/>
                <w:webHidden/>
              </w:rPr>
              <w:instrText xml:space="preserve"> PAGEREF _Toc459219487 \h </w:instrText>
            </w:r>
            <w:r>
              <w:rPr>
                <w:noProof/>
                <w:webHidden/>
              </w:rPr>
            </w:r>
          </w:ins>
          <w:r>
            <w:rPr>
              <w:noProof/>
              <w:webHidden/>
            </w:rPr>
            <w:fldChar w:fldCharType="separate"/>
          </w:r>
          <w:ins w:id="245" w:author="karthik Anandan | IFMR Rural Finance" w:date="2016-08-17T17:47:00Z">
            <w:r>
              <w:rPr>
                <w:noProof/>
                <w:webHidden/>
              </w:rPr>
              <w:t>43</w:t>
            </w:r>
            <w:r>
              <w:rPr>
                <w:noProof/>
                <w:webHidden/>
              </w:rPr>
              <w:fldChar w:fldCharType="end"/>
            </w:r>
            <w:r w:rsidRPr="00CA70D0">
              <w:rPr>
                <w:rStyle w:val="Hyperlink"/>
                <w:noProof/>
              </w:rPr>
              <w:fldChar w:fldCharType="end"/>
            </w:r>
          </w:ins>
        </w:p>
        <w:p w:rsidR="00A663D8" w:rsidRDefault="00A663D8">
          <w:pPr>
            <w:pStyle w:val="TOC2"/>
            <w:tabs>
              <w:tab w:val="right" w:leader="dot" w:pos="9053"/>
            </w:tabs>
            <w:rPr>
              <w:ins w:id="246" w:author="karthik Anandan | IFMR Rural Finance" w:date="2016-08-17T17:47:00Z"/>
              <w:rFonts w:asciiTheme="minorHAnsi" w:eastAsiaTheme="minorEastAsia" w:hAnsiTheme="minorHAnsi" w:cstheme="minorBidi"/>
              <w:noProof/>
              <w:lang w:val="en-IN" w:eastAsia="en-IN"/>
            </w:rPr>
          </w:pPr>
          <w:ins w:id="247" w:author="karthik Anandan | IFMR Rural Finance" w:date="2016-08-17T17:47:00Z">
            <w:r w:rsidRPr="00CA70D0">
              <w:rPr>
                <w:rStyle w:val="Hyperlink"/>
                <w:noProof/>
              </w:rPr>
              <w:fldChar w:fldCharType="begin"/>
            </w:r>
            <w:r w:rsidRPr="00CA70D0">
              <w:rPr>
                <w:rStyle w:val="Hyperlink"/>
                <w:noProof/>
              </w:rPr>
              <w:instrText xml:space="preserve"> </w:instrText>
            </w:r>
            <w:r>
              <w:rPr>
                <w:noProof/>
              </w:rPr>
              <w:instrText>HYPERLINK \l "_Toc459219488"</w:instrText>
            </w:r>
            <w:r w:rsidRPr="00CA70D0">
              <w:rPr>
                <w:rStyle w:val="Hyperlink"/>
                <w:noProof/>
              </w:rPr>
              <w:instrText xml:space="preserve"> </w:instrText>
            </w:r>
            <w:r w:rsidRPr="00CA70D0">
              <w:rPr>
                <w:rStyle w:val="Hyperlink"/>
                <w:noProof/>
              </w:rPr>
            </w:r>
            <w:r w:rsidRPr="00CA70D0">
              <w:rPr>
                <w:rStyle w:val="Hyperlink"/>
                <w:noProof/>
              </w:rPr>
              <w:fldChar w:fldCharType="separate"/>
            </w:r>
            <w:r w:rsidRPr="00CA70D0">
              <w:rPr>
                <w:rStyle w:val="Hyperlink"/>
                <w:noProof/>
              </w:rPr>
              <w:t>14.6 Reports</w:t>
            </w:r>
            <w:r>
              <w:rPr>
                <w:noProof/>
                <w:webHidden/>
              </w:rPr>
              <w:tab/>
            </w:r>
            <w:r>
              <w:rPr>
                <w:noProof/>
                <w:webHidden/>
              </w:rPr>
              <w:fldChar w:fldCharType="begin"/>
            </w:r>
            <w:r>
              <w:rPr>
                <w:noProof/>
                <w:webHidden/>
              </w:rPr>
              <w:instrText xml:space="preserve"> PAGEREF _Toc459219488 \h </w:instrText>
            </w:r>
            <w:r>
              <w:rPr>
                <w:noProof/>
                <w:webHidden/>
              </w:rPr>
            </w:r>
          </w:ins>
          <w:r>
            <w:rPr>
              <w:noProof/>
              <w:webHidden/>
            </w:rPr>
            <w:fldChar w:fldCharType="separate"/>
          </w:r>
          <w:ins w:id="248" w:author="karthik Anandan | IFMR Rural Finance" w:date="2016-08-17T17:47:00Z">
            <w:r>
              <w:rPr>
                <w:noProof/>
                <w:webHidden/>
              </w:rPr>
              <w:t>43</w:t>
            </w:r>
            <w:r>
              <w:rPr>
                <w:noProof/>
                <w:webHidden/>
              </w:rPr>
              <w:fldChar w:fldCharType="end"/>
            </w:r>
            <w:r w:rsidRPr="00CA70D0">
              <w:rPr>
                <w:rStyle w:val="Hyperlink"/>
                <w:noProof/>
              </w:rPr>
              <w:fldChar w:fldCharType="end"/>
            </w:r>
          </w:ins>
        </w:p>
        <w:p w:rsidR="00B41797" w:rsidDel="00A663D8" w:rsidRDefault="00B41797">
          <w:pPr>
            <w:pStyle w:val="TOC1"/>
            <w:tabs>
              <w:tab w:val="right" w:leader="dot" w:pos="9053"/>
            </w:tabs>
            <w:rPr>
              <w:del w:id="249" w:author="karthik Anandan | IFMR Rural Finance" w:date="2016-08-17T17:47:00Z"/>
              <w:rFonts w:asciiTheme="minorHAnsi" w:eastAsiaTheme="minorEastAsia" w:hAnsiTheme="minorHAnsi" w:cstheme="minorBidi"/>
              <w:noProof/>
              <w:sz w:val="22"/>
              <w:lang w:val="en-IN" w:eastAsia="en-IN"/>
            </w:rPr>
          </w:pPr>
          <w:del w:id="250" w:author="karthik Anandan | IFMR Rural Finance" w:date="2016-08-17T17:47:00Z">
            <w:r w:rsidRPr="00A663D8" w:rsidDel="00A663D8">
              <w:rPr>
                <w:noProof/>
                <w:rPrChange w:id="251" w:author="karthik Anandan | IFMR Rural Finance" w:date="2016-08-17T17:47:00Z">
                  <w:rPr>
                    <w:rStyle w:val="Hyperlink"/>
                    <w:noProof/>
                  </w:rPr>
                </w:rPrChange>
              </w:rPr>
              <w:delText>1. Process Diagram</w:delText>
            </w:r>
            <w:r w:rsidDel="00A663D8">
              <w:rPr>
                <w:noProof/>
                <w:webHidden/>
              </w:rPr>
              <w:tab/>
              <w:delText>5</w:delText>
            </w:r>
          </w:del>
        </w:p>
        <w:p w:rsidR="00B41797" w:rsidDel="00A663D8" w:rsidRDefault="00B41797">
          <w:pPr>
            <w:pStyle w:val="TOC1"/>
            <w:tabs>
              <w:tab w:val="right" w:leader="dot" w:pos="9053"/>
            </w:tabs>
            <w:rPr>
              <w:del w:id="252" w:author="karthik Anandan | IFMR Rural Finance" w:date="2016-08-17T17:47:00Z"/>
              <w:rFonts w:asciiTheme="minorHAnsi" w:eastAsiaTheme="minorEastAsia" w:hAnsiTheme="minorHAnsi" w:cstheme="minorBidi"/>
              <w:noProof/>
              <w:sz w:val="22"/>
              <w:lang w:val="en-IN" w:eastAsia="en-IN"/>
            </w:rPr>
          </w:pPr>
          <w:del w:id="253" w:author="karthik Anandan | IFMR Rural Finance" w:date="2016-08-17T17:47:00Z">
            <w:r w:rsidRPr="00A663D8" w:rsidDel="00A663D8">
              <w:rPr>
                <w:noProof/>
                <w:rPrChange w:id="254" w:author="karthik Anandan | IFMR Rural Finance" w:date="2016-08-17T17:47:00Z">
                  <w:rPr>
                    <w:rStyle w:val="Hyperlink"/>
                    <w:noProof/>
                  </w:rPr>
                </w:rPrChange>
              </w:rPr>
              <w:delText>2. Stage definition</w:delText>
            </w:r>
            <w:r w:rsidDel="00A663D8">
              <w:rPr>
                <w:noProof/>
                <w:webHidden/>
              </w:rPr>
              <w:tab/>
              <w:delText>6</w:delText>
            </w:r>
          </w:del>
        </w:p>
        <w:p w:rsidR="00B41797" w:rsidDel="00A663D8" w:rsidRDefault="00B41797">
          <w:pPr>
            <w:pStyle w:val="TOC1"/>
            <w:tabs>
              <w:tab w:val="right" w:leader="dot" w:pos="9053"/>
            </w:tabs>
            <w:rPr>
              <w:del w:id="255" w:author="karthik Anandan | IFMR Rural Finance" w:date="2016-08-17T17:47:00Z"/>
              <w:rFonts w:asciiTheme="minorHAnsi" w:eastAsiaTheme="minorEastAsia" w:hAnsiTheme="minorHAnsi" w:cstheme="minorBidi"/>
              <w:noProof/>
              <w:sz w:val="22"/>
              <w:lang w:val="en-IN" w:eastAsia="en-IN"/>
            </w:rPr>
          </w:pPr>
          <w:del w:id="256" w:author="karthik Anandan | IFMR Rural Finance" w:date="2016-08-17T17:47:00Z">
            <w:r w:rsidRPr="00A663D8" w:rsidDel="00A663D8">
              <w:rPr>
                <w:noProof/>
                <w:rPrChange w:id="257" w:author="karthik Anandan | IFMR Rural Finance" w:date="2016-08-17T17:47:00Z">
                  <w:rPr>
                    <w:rStyle w:val="Hyperlink"/>
                    <w:noProof/>
                  </w:rPr>
                </w:rPrChange>
              </w:rPr>
              <w:delText>3. Stage-role access</w:delText>
            </w:r>
            <w:r w:rsidDel="00A663D8">
              <w:rPr>
                <w:noProof/>
                <w:webHidden/>
              </w:rPr>
              <w:tab/>
              <w:delText>7</w:delText>
            </w:r>
          </w:del>
        </w:p>
        <w:p w:rsidR="00B41797" w:rsidDel="00A663D8" w:rsidRDefault="00B41797">
          <w:pPr>
            <w:pStyle w:val="TOC1"/>
            <w:tabs>
              <w:tab w:val="right" w:leader="dot" w:pos="9053"/>
            </w:tabs>
            <w:rPr>
              <w:del w:id="258" w:author="karthik Anandan | IFMR Rural Finance" w:date="2016-08-17T17:47:00Z"/>
              <w:rFonts w:asciiTheme="minorHAnsi" w:eastAsiaTheme="minorEastAsia" w:hAnsiTheme="minorHAnsi" w:cstheme="minorBidi"/>
              <w:noProof/>
              <w:sz w:val="22"/>
              <w:lang w:val="en-IN" w:eastAsia="en-IN"/>
            </w:rPr>
          </w:pPr>
          <w:del w:id="259" w:author="karthik Anandan | IFMR Rural Finance" w:date="2016-08-17T17:47:00Z">
            <w:r w:rsidRPr="00A663D8" w:rsidDel="00A663D8">
              <w:rPr>
                <w:noProof/>
                <w:rPrChange w:id="260" w:author="karthik Anandan | IFMR Rural Finance" w:date="2016-08-17T17:47:00Z">
                  <w:rPr>
                    <w:rStyle w:val="Hyperlink"/>
                    <w:noProof/>
                  </w:rPr>
                </w:rPrChange>
              </w:rPr>
              <w:delText>4. Pre requisite for loan booking process</w:delText>
            </w:r>
            <w:r w:rsidDel="00A663D8">
              <w:rPr>
                <w:noProof/>
                <w:webHidden/>
              </w:rPr>
              <w:tab/>
              <w:delText>8</w:delText>
            </w:r>
          </w:del>
        </w:p>
        <w:p w:rsidR="00B41797" w:rsidDel="00A663D8" w:rsidRDefault="00B41797">
          <w:pPr>
            <w:pStyle w:val="TOC2"/>
            <w:tabs>
              <w:tab w:val="right" w:leader="dot" w:pos="9053"/>
            </w:tabs>
            <w:rPr>
              <w:del w:id="261" w:author="karthik Anandan | IFMR Rural Finance" w:date="2016-08-17T17:47:00Z"/>
              <w:rFonts w:asciiTheme="minorHAnsi" w:eastAsiaTheme="minorEastAsia" w:hAnsiTheme="minorHAnsi" w:cstheme="minorBidi"/>
              <w:noProof/>
              <w:lang w:val="en-IN" w:eastAsia="en-IN"/>
            </w:rPr>
          </w:pPr>
          <w:del w:id="262" w:author="karthik Anandan | IFMR Rural Finance" w:date="2016-08-17T17:47:00Z">
            <w:r w:rsidRPr="00A663D8" w:rsidDel="00A663D8">
              <w:rPr>
                <w:noProof/>
                <w:rPrChange w:id="263" w:author="karthik Anandan | IFMR Rural Finance" w:date="2016-08-17T17:47:00Z">
                  <w:rPr>
                    <w:rStyle w:val="Hyperlink"/>
                    <w:noProof/>
                  </w:rPr>
                </w:rPrChange>
              </w:rPr>
              <w:delText>4.1 UI specification</w:delText>
            </w:r>
            <w:r w:rsidDel="00A663D8">
              <w:rPr>
                <w:noProof/>
                <w:webHidden/>
              </w:rPr>
              <w:tab/>
              <w:delText>8</w:delText>
            </w:r>
          </w:del>
        </w:p>
        <w:p w:rsidR="00B41797" w:rsidDel="00A663D8" w:rsidRDefault="00B41797">
          <w:pPr>
            <w:pStyle w:val="TOC2"/>
            <w:tabs>
              <w:tab w:val="right" w:leader="dot" w:pos="9053"/>
            </w:tabs>
            <w:rPr>
              <w:del w:id="264" w:author="karthik Anandan | IFMR Rural Finance" w:date="2016-08-17T17:47:00Z"/>
              <w:rFonts w:asciiTheme="minorHAnsi" w:eastAsiaTheme="minorEastAsia" w:hAnsiTheme="minorHAnsi" w:cstheme="minorBidi"/>
              <w:noProof/>
              <w:lang w:val="en-IN" w:eastAsia="en-IN"/>
            </w:rPr>
          </w:pPr>
          <w:del w:id="265" w:author="karthik Anandan | IFMR Rural Finance" w:date="2016-08-17T17:47:00Z">
            <w:r w:rsidRPr="00A663D8" w:rsidDel="00A663D8">
              <w:rPr>
                <w:noProof/>
                <w:rPrChange w:id="266" w:author="karthik Anandan | IFMR Rural Finance" w:date="2016-08-17T17:47:00Z">
                  <w:rPr>
                    <w:rStyle w:val="Hyperlink"/>
                    <w:noProof/>
                  </w:rPr>
                </w:rPrChange>
              </w:rPr>
              <w:delText>4.2 Screenshot</w:delText>
            </w:r>
            <w:r w:rsidDel="00A663D8">
              <w:rPr>
                <w:noProof/>
                <w:webHidden/>
              </w:rPr>
              <w:tab/>
              <w:delText>11</w:delText>
            </w:r>
          </w:del>
        </w:p>
        <w:p w:rsidR="00B41797" w:rsidDel="00A663D8" w:rsidRDefault="00B41797">
          <w:pPr>
            <w:pStyle w:val="TOC2"/>
            <w:tabs>
              <w:tab w:val="right" w:leader="dot" w:pos="9053"/>
            </w:tabs>
            <w:rPr>
              <w:del w:id="267" w:author="karthik Anandan | IFMR Rural Finance" w:date="2016-08-17T17:47:00Z"/>
              <w:rFonts w:asciiTheme="minorHAnsi" w:eastAsiaTheme="minorEastAsia" w:hAnsiTheme="minorHAnsi" w:cstheme="minorBidi"/>
              <w:noProof/>
              <w:lang w:val="en-IN" w:eastAsia="en-IN"/>
            </w:rPr>
          </w:pPr>
          <w:del w:id="268" w:author="karthik Anandan | IFMR Rural Finance" w:date="2016-08-17T17:47:00Z">
            <w:r w:rsidRPr="00A663D8" w:rsidDel="00A663D8">
              <w:rPr>
                <w:noProof/>
                <w:rPrChange w:id="269" w:author="karthik Anandan | IFMR Rural Finance" w:date="2016-08-17T17:47:00Z">
                  <w:rPr>
                    <w:rStyle w:val="Hyperlink"/>
                    <w:noProof/>
                  </w:rPr>
                </w:rPrChange>
              </w:rPr>
              <w:delText>4.3 Functional Requirements</w:delText>
            </w:r>
            <w:r w:rsidDel="00A663D8">
              <w:rPr>
                <w:noProof/>
                <w:webHidden/>
              </w:rPr>
              <w:tab/>
              <w:delText>11</w:delText>
            </w:r>
          </w:del>
        </w:p>
        <w:p w:rsidR="00B41797" w:rsidDel="00A663D8" w:rsidRDefault="00B41797">
          <w:pPr>
            <w:pStyle w:val="TOC2"/>
            <w:tabs>
              <w:tab w:val="right" w:leader="dot" w:pos="9053"/>
            </w:tabs>
            <w:rPr>
              <w:del w:id="270" w:author="karthik Anandan | IFMR Rural Finance" w:date="2016-08-17T17:47:00Z"/>
              <w:rFonts w:asciiTheme="minorHAnsi" w:eastAsiaTheme="minorEastAsia" w:hAnsiTheme="minorHAnsi" w:cstheme="minorBidi"/>
              <w:noProof/>
              <w:lang w:val="en-IN" w:eastAsia="en-IN"/>
            </w:rPr>
          </w:pPr>
          <w:del w:id="271" w:author="karthik Anandan | IFMR Rural Finance" w:date="2016-08-17T17:47:00Z">
            <w:r w:rsidRPr="00A663D8" w:rsidDel="00A663D8">
              <w:rPr>
                <w:noProof/>
                <w:rPrChange w:id="272" w:author="karthik Anandan | IFMR Rural Finance" w:date="2016-08-17T17:47:00Z">
                  <w:rPr>
                    <w:rStyle w:val="Hyperlink"/>
                    <w:noProof/>
                  </w:rPr>
                </w:rPrChange>
              </w:rPr>
              <w:delText>4.4 Uploads</w:delText>
            </w:r>
            <w:r w:rsidDel="00A663D8">
              <w:rPr>
                <w:noProof/>
                <w:webHidden/>
              </w:rPr>
              <w:tab/>
              <w:delText>11</w:delText>
            </w:r>
          </w:del>
        </w:p>
        <w:p w:rsidR="00B41797" w:rsidDel="00A663D8" w:rsidRDefault="00B41797">
          <w:pPr>
            <w:pStyle w:val="TOC2"/>
            <w:tabs>
              <w:tab w:val="right" w:leader="dot" w:pos="9053"/>
            </w:tabs>
            <w:rPr>
              <w:del w:id="273" w:author="karthik Anandan | IFMR Rural Finance" w:date="2016-08-17T17:47:00Z"/>
              <w:rFonts w:asciiTheme="minorHAnsi" w:eastAsiaTheme="minorEastAsia" w:hAnsiTheme="minorHAnsi" w:cstheme="minorBidi"/>
              <w:noProof/>
              <w:lang w:val="en-IN" w:eastAsia="en-IN"/>
            </w:rPr>
          </w:pPr>
          <w:del w:id="274" w:author="karthik Anandan | IFMR Rural Finance" w:date="2016-08-17T17:47:00Z">
            <w:r w:rsidRPr="00A663D8" w:rsidDel="00A663D8">
              <w:rPr>
                <w:noProof/>
                <w:rPrChange w:id="275" w:author="karthik Anandan | IFMR Rural Finance" w:date="2016-08-17T17:47:00Z">
                  <w:rPr>
                    <w:rStyle w:val="Hyperlink"/>
                    <w:noProof/>
                  </w:rPr>
                </w:rPrChange>
              </w:rPr>
              <w:delText>4.5 Downloads</w:delText>
            </w:r>
            <w:r w:rsidDel="00A663D8">
              <w:rPr>
                <w:noProof/>
                <w:webHidden/>
              </w:rPr>
              <w:tab/>
              <w:delText>12</w:delText>
            </w:r>
          </w:del>
        </w:p>
        <w:p w:rsidR="00B41797" w:rsidDel="00A663D8" w:rsidRDefault="00B41797">
          <w:pPr>
            <w:pStyle w:val="TOC2"/>
            <w:tabs>
              <w:tab w:val="right" w:leader="dot" w:pos="9053"/>
            </w:tabs>
            <w:rPr>
              <w:del w:id="276" w:author="karthik Anandan | IFMR Rural Finance" w:date="2016-08-17T17:47:00Z"/>
              <w:rFonts w:asciiTheme="minorHAnsi" w:eastAsiaTheme="minorEastAsia" w:hAnsiTheme="minorHAnsi" w:cstheme="minorBidi"/>
              <w:noProof/>
              <w:lang w:val="en-IN" w:eastAsia="en-IN"/>
            </w:rPr>
          </w:pPr>
          <w:del w:id="277" w:author="karthik Anandan | IFMR Rural Finance" w:date="2016-08-17T17:47:00Z">
            <w:r w:rsidRPr="00A663D8" w:rsidDel="00A663D8">
              <w:rPr>
                <w:noProof/>
                <w:rPrChange w:id="278" w:author="karthik Anandan | IFMR Rural Finance" w:date="2016-08-17T17:47:00Z">
                  <w:rPr>
                    <w:rStyle w:val="Hyperlink"/>
                    <w:noProof/>
                  </w:rPr>
                </w:rPrChange>
              </w:rPr>
              <w:delText>4.6 Reports</w:delText>
            </w:r>
            <w:r w:rsidDel="00A663D8">
              <w:rPr>
                <w:noProof/>
                <w:webHidden/>
              </w:rPr>
              <w:tab/>
              <w:delText>12</w:delText>
            </w:r>
          </w:del>
        </w:p>
        <w:p w:rsidR="00B41797" w:rsidDel="00A663D8" w:rsidRDefault="00B41797">
          <w:pPr>
            <w:pStyle w:val="TOC1"/>
            <w:tabs>
              <w:tab w:val="right" w:leader="dot" w:pos="9053"/>
            </w:tabs>
            <w:rPr>
              <w:del w:id="279" w:author="karthik Anandan | IFMR Rural Finance" w:date="2016-08-17T17:47:00Z"/>
              <w:rFonts w:asciiTheme="minorHAnsi" w:eastAsiaTheme="minorEastAsia" w:hAnsiTheme="minorHAnsi" w:cstheme="minorBidi"/>
              <w:noProof/>
              <w:sz w:val="22"/>
              <w:lang w:val="en-IN" w:eastAsia="en-IN"/>
            </w:rPr>
          </w:pPr>
          <w:del w:id="280" w:author="karthik Anandan | IFMR Rural Finance" w:date="2016-08-17T17:47:00Z">
            <w:r w:rsidRPr="00A663D8" w:rsidDel="00A663D8">
              <w:rPr>
                <w:noProof/>
                <w:rPrChange w:id="281" w:author="karthik Anandan | IFMR Rural Finance" w:date="2016-08-17T17:47:00Z">
                  <w:rPr>
                    <w:rStyle w:val="Hyperlink"/>
                    <w:noProof/>
                  </w:rPr>
                </w:rPrChange>
              </w:rPr>
              <w:delText>5. Pending for loan Booking</w:delText>
            </w:r>
            <w:r w:rsidDel="00A663D8">
              <w:rPr>
                <w:noProof/>
                <w:webHidden/>
              </w:rPr>
              <w:tab/>
              <w:delText>13</w:delText>
            </w:r>
          </w:del>
        </w:p>
        <w:p w:rsidR="00B41797" w:rsidDel="00A663D8" w:rsidRDefault="00B41797">
          <w:pPr>
            <w:pStyle w:val="TOC2"/>
            <w:tabs>
              <w:tab w:val="right" w:leader="dot" w:pos="9053"/>
            </w:tabs>
            <w:rPr>
              <w:del w:id="282" w:author="karthik Anandan | IFMR Rural Finance" w:date="2016-08-17T17:47:00Z"/>
              <w:rFonts w:asciiTheme="minorHAnsi" w:eastAsiaTheme="minorEastAsia" w:hAnsiTheme="minorHAnsi" w:cstheme="minorBidi"/>
              <w:noProof/>
              <w:lang w:val="en-IN" w:eastAsia="en-IN"/>
            </w:rPr>
          </w:pPr>
          <w:del w:id="283" w:author="karthik Anandan | IFMR Rural Finance" w:date="2016-08-17T17:47:00Z">
            <w:r w:rsidRPr="00A663D8" w:rsidDel="00A663D8">
              <w:rPr>
                <w:noProof/>
                <w:rPrChange w:id="284" w:author="karthik Anandan | IFMR Rural Finance" w:date="2016-08-17T17:47:00Z">
                  <w:rPr>
                    <w:rStyle w:val="Hyperlink"/>
                    <w:noProof/>
                  </w:rPr>
                </w:rPrChange>
              </w:rPr>
              <w:delText>5.1 UI Requirements</w:delText>
            </w:r>
            <w:r w:rsidDel="00A663D8">
              <w:rPr>
                <w:noProof/>
                <w:webHidden/>
              </w:rPr>
              <w:tab/>
              <w:delText>13</w:delText>
            </w:r>
          </w:del>
        </w:p>
        <w:p w:rsidR="00B41797" w:rsidDel="00A663D8" w:rsidRDefault="00B41797">
          <w:pPr>
            <w:pStyle w:val="TOC2"/>
            <w:tabs>
              <w:tab w:val="right" w:leader="dot" w:pos="9053"/>
            </w:tabs>
            <w:rPr>
              <w:del w:id="285" w:author="karthik Anandan | IFMR Rural Finance" w:date="2016-08-17T17:47:00Z"/>
              <w:rFonts w:asciiTheme="minorHAnsi" w:eastAsiaTheme="minorEastAsia" w:hAnsiTheme="minorHAnsi" w:cstheme="minorBidi"/>
              <w:noProof/>
              <w:lang w:val="en-IN" w:eastAsia="en-IN"/>
            </w:rPr>
          </w:pPr>
          <w:del w:id="286" w:author="karthik Anandan | IFMR Rural Finance" w:date="2016-08-17T17:47:00Z">
            <w:r w:rsidRPr="00A663D8" w:rsidDel="00A663D8">
              <w:rPr>
                <w:noProof/>
                <w:rPrChange w:id="287" w:author="karthik Anandan | IFMR Rural Finance" w:date="2016-08-17T17:47:00Z">
                  <w:rPr>
                    <w:rStyle w:val="Hyperlink"/>
                    <w:noProof/>
                  </w:rPr>
                </w:rPrChange>
              </w:rPr>
              <w:delText>5.2 Screenshots</w:delText>
            </w:r>
            <w:r w:rsidDel="00A663D8">
              <w:rPr>
                <w:noProof/>
                <w:webHidden/>
              </w:rPr>
              <w:tab/>
              <w:delText>13</w:delText>
            </w:r>
          </w:del>
        </w:p>
        <w:p w:rsidR="00B41797" w:rsidDel="00A663D8" w:rsidRDefault="00B41797">
          <w:pPr>
            <w:pStyle w:val="TOC2"/>
            <w:tabs>
              <w:tab w:val="right" w:leader="dot" w:pos="9053"/>
            </w:tabs>
            <w:rPr>
              <w:del w:id="288" w:author="karthik Anandan | IFMR Rural Finance" w:date="2016-08-17T17:47:00Z"/>
              <w:rFonts w:asciiTheme="minorHAnsi" w:eastAsiaTheme="minorEastAsia" w:hAnsiTheme="minorHAnsi" w:cstheme="minorBidi"/>
              <w:noProof/>
              <w:lang w:val="en-IN" w:eastAsia="en-IN"/>
            </w:rPr>
          </w:pPr>
          <w:del w:id="289" w:author="karthik Anandan | IFMR Rural Finance" w:date="2016-08-17T17:47:00Z">
            <w:r w:rsidRPr="00A663D8" w:rsidDel="00A663D8">
              <w:rPr>
                <w:noProof/>
                <w:rPrChange w:id="290" w:author="karthik Anandan | IFMR Rural Finance" w:date="2016-08-17T17:47:00Z">
                  <w:rPr>
                    <w:rStyle w:val="Hyperlink"/>
                    <w:noProof/>
                  </w:rPr>
                </w:rPrChange>
              </w:rPr>
              <w:delText>5.3 Functional Requirements</w:delText>
            </w:r>
            <w:r w:rsidDel="00A663D8">
              <w:rPr>
                <w:noProof/>
                <w:webHidden/>
              </w:rPr>
              <w:tab/>
              <w:delText>14</w:delText>
            </w:r>
          </w:del>
        </w:p>
        <w:p w:rsidR="00B41797" w:rsidDel="00A663D8" w:rsidRDefault="00B41797">
          <w:pPr>
            <w:pStyle w:val="TOC2"/>
            <w:tabs>
              <w:tab w:val="right" w:leader="dot" w:pos="9053"/>
            </w:tabs>
            <w:rPr>
              <w:del w:id="291" w:author="karthik Anandan | IFMR Rural Finance" w:date="2016-08-17T17:47:00Z"/>
              <w:rFonts w:asciiTheme="minorHAnsi" w:eastAsiaTheme="minorEastAsia" w:hAnsiTheme="minorHAnsi" w:cstheme="minorBidi"/>
              <w:noProof/>
              <w:lang w:val="en-IN" w:eastAsia="en-IN"/>
            </w:rPr>
          </w:pPr>
          <w:del w:id="292" w:author="karthik Anandan | IFMR Rural Finance" w:date="2016-08-17T17:47:00Z">
            <w:r w:rsidRPr="00A663D8" w:rsidDel="00A663D8">
              <w:rPr>
                <w:noProof/>
                <w:rPrChange w:id="293" w:author="karthik Anandan | IFMR Rural Finance" w:date="2016-08-17T17:47:00Z">
                  <w:rPr>
                    <w:rStyle w:val="Hyperlink"/>
                    <w:noProof/>
                  </w:rPr>
                </w:rPrChange>
              </w:rPr>
              <w:delText>5.4 Uploads</w:delText>
            </w:r>
            <w:r w:rsidDel="00A663D8">
              <w:rPr>
                <w:noProof/>
                <w:webHidden/>
              </w:rPr>
              <w:tab/>
              <w:delText>15</w:delText>
            </w:r>
          </w:del>
        </w:p>
        <w:p w:rsidR="00B41797" w:rsidDel="00A663D8" w:rsidRDefault="00B41797">
          <w:pPr>
            <w:pStyle w:val="TOC2"/>
            <w:tabs>
              <w:tab w:val="right" w:leader="dot" w:pos="9053"/>
            </w:tabs>
            <w:rPr>
              <w:del w:id="294" w:author="karthik Anandan | IFMR Rural Finance" w:date="2016-08-17T17:47:00Z"/>
              <w:rFonts w:asciiTheme="minorHAnsi" w:eastAsiaTheme="minorEastAsia" w:hAnsiTheme="minorHAnsi" w:cstheme="minorBidi"/>
              <w:noProof/>
              <w:lang w:val="en-IN" w:eastAsia="en-IN"/>
            </w:rPr>
          </w:pPr>
          <w:del w:id="295" w:author="karthik Anandan | IFMR Rural Finance" w:date="2016-08-17T17:47:00Z">
            <w:r w:rsidRPr="00A663D8" w:rsidDel="00A663D8">
              <w:rPr>
                <w:noProof/>
                <w:rPrChange w:id="296" w:author="karthik Anandan | IFMR Rural Finance" w:date="2016-08-17T17:47:00Z">
                  <w:rPr>
                    <w:rStyle w:val="Hyperlink"/>
                    <w:noProof/>
                  </w:rPr>
                </w:rPrChange>
              </w:rPr>
              <w:delText>5.5 Downloads</w:delText>
            </w:r>
            <w:r w:rsidDel="00A663D8">
              <w:rPr>
                <w:noProof/>
                <w:webHidden/>
              </w:rPr>
              <w:tab/>
              <w:delText>15</w:delText>
            </w:r>
          </w:del>
        </w:p>
        <w:p w:rsidR="00B41797" w:rsidDel="00A663D8" w:rsidRDefault="00B41797">
          <w:pPr>
            <w:pStyle w:val="TOC2"/>
            <w:tabs>
              <w:tab w:val="right" w:leader="dot" w:pos="9053"/>
            </w:tabs>
            <w:rPr>
              <w:del w:id="297" w:author="karthik Anandan | IFMR Rural Finance" w:date="2016-08-17T17:47:00Z"/>
              <w:rFonts w:asciiTheme="minorHAnsi" w:eastAsiaTheme="minorEastAsia" w:hAnsiTheme="minorHAnsi" w:cstheme="minorBidi"/>
              <w:noProof/>
              <w:lang w:val="en-IN" w:eastAsia="en-IN"/>
            </w:rPr>
          </w:pPr>
          <w:del w:id="298" w:author="karthik Anandan | IFMR Rural Finance" w:date="2016-08-17T17:47:00Z">
            <w:r w:rsidRPr="00A663D8" w:rsidDel="00A663D8">
              <w:rPr>
                <w:noProof/>
                <w:rPrChange w:id="299" w:author="karthik Anandan | IFMR Rural Finance" w:date="2016-08-17T17:47:00Z">
                  <w:rPr>
                    <w:rStyle w:val="Hyperlink"/>
                    <w:noProof/>
                  </w:rPr>
                </w:rPrChange>
              </w:rPr>
              <w:delText>5.6 Reports</w:delText>
            </w:r>
            <w:r w:rsidDel="00A663D8">
              <w:rPr>
                <w:noProof/>
                <w:webHidden/>
              </w:rPr>
              <w:tab/>
              <w:delText>15</w:delText>
            </w:r>
          </w:del>
        </w:p>
        <w:p w:rsidR="00B41797" w:rsidDel="00A663D8" w:rsidRDefault="00B41797">
          <w:pPr>
            <w:pStyle w:val="TOC1"/>
            <w:tabs>
              <w:tab w:val="right" w:leader="dot" w:pos="9053"/>
            </w:tabs>
            <w:rPr>
              <w:del w:id="300" w:author="karthik Anandan | IFMR Rural Finance" w:date="2016-08-17T17:47:00Z"/>
              <w:rFonts w:asciiTheme="minorHAnsi" w:eastAsiaTheme="minorEastAsia" w:hAnsiTheme="minorHAnsi" w:cstheme="minorBidi"/>
              <w:noProof/>
              <w:sz w:val="22"/>
              <w:lang w:val="en-IN" w:eastAsia="en-IN"/>
            </w:rPr>
          </w:pPr>
          <w:del w:id="301" w:author="karthik Anandan | IFMR Rural Finance" w:date="2016-08-17T17:47:00Z">
            <w:r w:rsidRPr="00A663D8" w:rsidDel="00A663D8">
              <w:rPr>
                <w:noProof/>
                <w:rPrChange w:id="302" w:author="karthik Anandan | IFMR Rural Finance" w:date="2016-08-17T17:47:00Z">
                  <w:rPr>
                    <w:rStyle w:val="Hyperlink"/>
                    <w:noProof/>
                  </w:rPr>
                </w:rPrChange>
              </w:rPr>
              <w:delText>6. Document generation &amp; upload</w:delText>
            </w:r>
            <w:r w:rsidDel="00A663D8">
              <w:rPr>
                <w:noProof/>
                <w:webHidden/>
              </w:rPr>
              <w:tab/>
              <w:delText>16</w:delText>
            </w:r>
          </w:del>
        </w:p>
        <w:p w:rsidR="00B41797" w:rsidDel="00A663D8" w:rsidRDefault="00B41797">
          <w:pPr>
            <w:pStyle w:val="TOC2"/>
            <w:tabs>
              <w:tab w:val="right" w:leader="dot" w:pos="9053"/>
            </w:tabs>
            <w:rPr>
              <w:del w:id="303" w:author="karthik Anandan | IFMR Rural Finance" w:date="2016-08-17T17:47:00Z"/>
              <w:rFonts w:asciiTheme="minorHAnsi" w:eastAsiaTheme="minorEastAsia" w:hAnsiTheme="minorHAnsi" w:cstheme="minorBidi"/>
              <w:noProof/>
              <w:lang w:val="en-IN" w:eastAsia="en-IN"/>
            </w:rPr>
          </w:pPr>
          <w:del w:id="304" w:author="karthik Anandan | IFMR Rural Finance" w:date="2016-08-17T17:47:00Z">
            <w:r w:rsidRPr="00A663D8" w:rsidDel="00A663D8">
              <w:rPr>
                <w:noProof/>
                <w:rPrChange w:id="305" w:author="karthik Anandan | IFMR Rural Finance" w:date="2016-08-17T17:47:00Z">
                  <w:rPr>
                    <w:rStyle w:val="Hyperlink"/>
                    <w:noProof/>
                  </w:rPr>
                </w:rPrChange>
              </w:rPr>
              <w:delText>6.1 UI Requirements</w:delText>
            </w:r>
            <w:r w:rsidDel="00A663D8">
              <w:rPr>
                <w:noProof/>
                <w:webHidden/>
              </w:rPr>
              <w:tab/>
              <w:delText>16</w:delText>
            </w:r>
          </w:del>
        </w:p>
        <w:p w:rsidR="00B41797" w:rsidDel="00A663D8" w:rsidRDefault="00B41797">
          <w:pPr>
            <w:pStyle w:val="TOC2"/>
            <w:tabs>
              <w:tab w:val="right" w:leader="dot" w:pos="9053"/>
            </w:tabs>
            <w:rPr>
              <w:del w:id="306" w:author="karthik Anandan | IFMR Rural Finance" w:date="2016-08-17T17:47:00Z"/>
              <w:rFonts w:asciiTheme="minorHAnsi" w:eastAsiaTheme="minorEastAsia" w:hAnsiTheme="minorHAnsi" w:cstheme="minorBidi"/>
              <w:noProof/>
              <w:lang w:val="en-IN" w:eastAsia="en-IN"/>
            </w:rPr>
          </w:pPr>
          <w:del w:id="307" w:author="karthik Anandan | IFMR Rural Finance" w:date="2016-08-17T17:47:00Z">
            <w:r w:rsidRPr="00A663D8" w:rsidDel="00A663D8">
              <w:rPr>
                <w:noProof/>
                <w:rPrChange w:id="308" w:author="karthik Anandan | IFMR Rural Finance" w:date="2016-08-17T17:47:00Z">
                  <w:rPr>
                    <w:rStyle w:val="Hyperlink"/>
                    <w:noProof/>
                  </w:rPr>
                </w:rPrChange>
              </w:rPr>
              <w:delText>6.1.1 Document Generation artifacts</w:delText>
            </w:r>
            <w:r w:rsidDel="00A663D8">
              <w:rPr>
                <w:noProof/>
                <w:webHidden/>
              </w:rPr>
              <w:tab/>
              <w:delText>16</w:delText>
            </w:r>
          </w:del>
        </w:p>
        <w:p w:rsidR="00B41797" w:rsidDel="00A663D8" w:rsidRDefault="00B41797">
          <w:pPr>
            <w:pStyle w:val="TOC2"/>
            <w:tabs>
              <w:tab w:val="right" w:leader="dot" w:pos="9053"/>
            </w:tabs>
            <w:rPr>
              <w:del w:id="309" w:author="karthik Anandan | IFMR Rural Finance" w:date="2016-08-17T17:47:00Z"/>
              <w:rFonts w:asciiTheme="minorHAnsi" w:eastAsiaTheme="minorEastAsia" w:hAnsiTheme="minorHAnsi" w:cstheme="minorBidi"/>
              <w:noProof/>
              <w:lang w:val="en-IN" w:eastAsia="en-IN"/>
            </w:rPr>
          </w:pPr>
          <w:del w:id="310" w:author="karthik Anandan | IFMR Rural Finance" w:date="2016-08-17T17:47:00Z">
            <w:r w:rsidRPr="00A663D8" w:rsidDel="00A663D8">
              <w:rPr>
                <w:noProof/>
                <w:rPrChange w:id="311" w:author="karthik Anandan | IFMR Rural Finance" w:date="2016-08-17T17:47:00Z">
                  <w:rPr>
                    <w:rStyle w:val="Hyperlink"/>
                    <w:noProof/>
                  </w:rPr>
                </w:rPrChange>
              </w:rPr>
              <w:delText>6.1.2 Document Upload artifacts</w:delText>
            </w:r>
            <w:r w:rsidDel="00A663D8">
              <w:rPr>
                <w:noProof/>
                <w:webHidden/>
              </w:rPr>
              <w:tab/>
              <w:delText>16</w:delText>
            </w:r>
          </w:del>
        </w:p>
        <w:p w:rsidR="00B41797" w:rsidDel="00A663D8" w:rsidRDefault="00B41797">
          <w:pPr>
            <w:pStyle w:val="TOC2"/>
            <w:tabs>
              <w:tab w:val="right" w:leader="dot" w:pos="9053"/>
            </w:tabs>
            <w:rPr>
              <w:del w:id="312" w:author="karthik Anandan | IFMR Rural Finance" w:date="2016-08-17T17:47:00Z"/>
              <w:rFonts w:asciiTheme="minorHAnsi" w:eastAsiaTheme="minorEastAsia" w:hAnsiTheme="minorHAnsi" w:cstheme="minorBidi"/>
              <w:noProof/>
              <w:lang w:val="en-IN" w:eastAsia="en-IN"/>
            </w:rPr>
          </w:pPr>
          <w:del w:id="313" w:author="karthik Anandan | IFMR Rural Finance" w:date="2016-08-17T17:47:00Z">
            <w:r w:rsidRPr="00A663D8" w:rsidDel="00A663D8">
              <w:rPr>
                <w:noProof/>
                <w:rPrChange w:id="314" w:author="karthik Anandan | IFMR Rural Finance" w:date="2016-08-17T17:47:00Z">
                  <w:rPr>
                    <w:rStyle w:val="Hyperlink"/>
                    <w:noProof/>
                  </w:rPr>
                </w:rPrChange>
              </w:rPr>
              <w:delText>6.2 Screenshots</w:delText>
            </w:r>
            <w:r w:rsidDel="00A663D8">
              <w:rPr>
                <w:noProof/>
                <w:webHidden/>
              </w:rPr>
              <w:tab/>
              <w:delText>17</w:delText>
            </w:r>
          </w:del>
        </w:p>
        <w:p w:rsidR="00B41797" w:rsidDel="00A663D8" w:rsidRDefault="00B41797">
          <w:pPr>
            <w:pStyle w:val="TOC2"/>
            <w:tabs>
              <w:tab w:val="right" w:leader="dot" w:pos="9053"/>
            </w:tabs>
            <w:rPr>
              <w:del w:id="315" w:author="karthik Anandan | IFMR Rural Finance" w:date="2016-08-17T17:47:00Z"/>
              <w:rFonts w:asciiTheme="minorHAnsi" w:eastAsiaTheme="minorEastAsia" w:hAnsiTheme="minorHAnsi" w:cstheme="minorBidi"/>
              <w:noProof/>
              <w:lang w:val="en-IN" w:eastAsia="en-IN"/>
            </w:rPr>
          </w:pPr>
          <w:del w:id="316" w:author="karthik Anandan | IFMR Rural Finance" w:date="2016-08-17T17:47:00Z">
            <w:r w:rsidRPr="00A663D8" w:rsidDel="00A663D8">
              <w:rPr>
                <w:noProof/>
                <w:rPrChange w:id="317" w:author="karthik Anandan | IFMR Rural Finance" w:date="2016-08-17T17:47:00Z">
                  <w:rPr>
                    <w:rStyle w:val="Hyperlink"/>
                    <w:noProof/>
                  </w:rPr>
                </w:rPrChange>
              </w:rPr>
              <w:delText>6.3 Functional Requirements</w:delText>
            </w:r>
            <w:r w:rsidDel="00A663D8">
              <w:rPr>
                <w:noProof/>
                <w:webHidden/>
              </w:rPr>
              <w:tab/>
              <w:delText>18</w:delText>
            </w:r>
          </w:del>
        </w:p>
        <w:p w:rsidR="00B41797" w:rsidDel="00A663D8" w:rsidRDefault="00B41797">
          <w:pPr>
            <w:pStyle w:val="TOC2"/>
            <w:tabs>
              <w:tab w:val="right" w:leader="dot" w:pos="9053"/>
            </w:tabs>
            <w:rPr>
              <w:del w:id="318" w:author="karthik Anandan | IFMR Rural Finance" w:date="2016-08-17T17:47:00Z"/>
              <w:rFonts w:asciiTheme="minorHAnsi" w:eastAsiaTheme="minorEastAsia" w:hAnsiTheme="minorHAnsi" w:cstheme="minorBidi"/>
              <w:noProof/>
              <w:lang w:val="en-IN" w:eastAsia="en-IN"/>
            </w:rPr>
          </w:pPr>
          <w:del w:id="319" w:author="karthik Anandan | IFMR Rural Finance" w:date="2016-08-17T17:47:00Z">
            <w:r w:rsidRPr="00A663D8" w:rsidDel="00A663D8">
              <w:rPr>
                <w:noProof/>
                <w:rPrChange w:id="320" w:author="karthik Anandan | IFMR Rural Finance" w:date="2016-08-17T17:47:00Z">
                  <w:rPr>
                    <w:rStyle w:val="Hyperlink"/>
                    <w:noProof/>
                  </w:rPr>
                </w:rPrChange>
              </w:rPr>
              <w:delText>6.4 Upload</w:delText>
            </w:r>
            <w:r w:rsidDel="00A663D8">
              <w:rPr>
                <w:noProof/>
                <w:webHidden/>
              </w:rPr>
              <w:tab/>
              <w:delText>19</w:delText>
            </w:r>
          </w:del>
        </w:p>
        <w:p w:rsidR="00B41797" w:rsidDel="00A663D8" w:rsidRDefault="00B41797">
          <w:pPr>
            <w:pStyle w:val="TOC2"/>
            <w:tabs>
              <w:tab w:val="right" w:leader="dot" w:pos="9053"/>
            </w:tabs>
            <w:rPr>
              <w:del w:id="321" w:author="karthik Anandan | IFMR Rural Finance" w:date="2016-08-17T17:47:00Z"/>
              <w:rFonts w:asciiTheme="minorHAnsi" w:eastAsiaTheme="minorEastAsia" w:hAnsiTheme="minorHAnsi" w:cstheme="minorBidi"/>
              <w:noProof/>
              <w:lang w:val="en-IN" w:eastAsia="en-IN"/>
            </w:rPr>
          </w:pPr>
          <w:del w:id="322" w:author="karthik Anandan | IFMR Rural Finance" w:date="2016-08-17T17:47:00Z">
            <w:r w:rsidRPr="00A663D8" w:rsidDel="00A663D8">
              <w:rPr>
                <w:noProof/>
                <w:rPrChange w:id="323" w:author="karthik Anandan | IFMR Rural Finance" w:date="2016-08-17T17:47:00Z">
                  <w:rPr>
                    <w:rStyle w:val="Hyperlink"/>
                    <w:noProof/>
                  </w:rPr>
                </w:rPrChange>
              </w:rPr>
              <w:delText>6.5 Download</w:delText>
            </w:r>
            <w:r w:rsidDel="00A663D8">
              <w:rPr>
                <w:noProof/>
                <w:webHidden/>
              </w:rPr>
              <w:tab/>
              <w:delText>19</w:delText>
            </w:r>
          </w:del>
        </w:p>
        <w:p w:rsidR="00B41797" w:rsidDel="00A663D8" w:rsidRDefault="00B41797">
          <w:pPr>
            <w:pStyle w:val="TOC2"/>
            <w:tabs>
              <w:tab w:val="right" w:leader="dot" w:pos="9053"/>
            </w:tabs>
            <w:rPr>
              <w:del w:id="324" w:author="karthik Anandan | IFMR Rural Finance" w:date="2016-08-17T17:47:00Z"/>
              <w:rFonts w:asciiTheme="minorHAnsi" w:eastAsiaTheme="minorEastAsia" w:hAnsiTheme="minorHAnsi" w:cstheme="minorBidi"/>
              <w:noProof/>
              <w:lang w:val="en-IN" w:eastAsia="en-IN"/>
            </w:rPr>
          </w:pPr>
          <w:del w:id="325" w:author="karthik Anandan | IFMR Rural Finance" w:date="2016-08-17T17:47:00Z">
            <w:r w:rsidRPr="00A663D8" w:rsidDel="00A663D8">
              <w:rPr>
                <w:noProof/>
                <w:rPrChange w:id="326" w:author="karthik Anandan | IFMR Rural Finance" w:date="2016-08-17T17:47:00Z">
                  <w:rPr>
                    <w:rStyle w:val="Hyperlink"/>
                    <w:noProof/>
                  </w:rPr>
                </w:rPrChange>
              </w:rPr>
              <w:delText>6.6 Reports</w:delText>
            </w:r>
            <w:r w:rsidDel="00A663D8">
              <w:rPr>
                <w:noProof/>
                <w:webHidden/>
              </w:rPr>
              <w:tab/>
              <w:delText>19</w:delText>
            </w:r>
          </w:del>
        </w:p>
        <w:p w:rsidR="00B41797" w:rsidDel="00A663D8" w:rsidRDefault="00B41797">
          <w:pPr>
            <w:pStyle w:val="TOC1"/>
            <w:tabs>
              <w:tab w:val="right" w:leader="dot" w:pos="9053"/>
            </w:tabs>
            <w:rPr>
              <w:del w:id="327" w:author="karthik Anandan | IFMR Rural Finance" w:date="2016-08-17T17:47:00Z"/>
              <w:rFonts w:asciiTheme="minorHAnsi" w:eastAsiaTheme="minorEastAsia" w:hAnsiTheme="minorHAnsi" w:cstheme="minorBidi"/>
              <w:noProof/>
              <w:sz w:val="22"/>
              <w:lang w:val="en-IN" w:eastAsia="en-IN"/>
            </w:rPr>
          </w:pPr>
          <w:del w:id="328" w:author="karthik Anandan | IFMR Rural Finance" w:date="2016-08-17T17:47:00Z">
            <w:r w:rsidRPr="00A663D8" w:rsidDel="00A663D8">
              <w:rPr>
                <w:noProof/>
                <w:rPrChange w:id="329" w:author="karthik Anandan | IFMR Rural Finance" w:date="2016-08-17T17:47:00Z">
                  <w:rPr>
                    <w:rStyle w:val="Hyperlink"/>
                    <w:noProof/>
                  </w:rPr>
                </w:rPrChange>
              </w:rPr>
              <w:delText>7. Pending for Document Verification</w:delText>
            </w:r>
            <w:r w:rsidDel="00A663D8">
              <w:rPr>
                <w:noProof/>
                <w:webHidden/>
              </w:rPr>
              <w:tab/>
              <w:delText>20</w:delText>
            </w:r>
          </w:del>
        </w:p>
        <w:p w:rsidR="00B41797" w:rsidDel="00A663D8" w:rsidRDefault="00B41797">
          <w:pPr>
            <w:pStyle w:val="TOC2"/>
            <w:tabs>
              <w:tab w:val="right" w:leader="dot" w:pos="9053"/>
            </w:tabs>
            <w:rPr>
              <w:del w:id="330" w:author="karthik Anandan | IFMR Rural Finance" w:date="2016-08-17T17:47:00Z"/>
              <w:rFonts w:asciiTheme="minorHAnsi" w:eastAsiaTheme="minorEastAsia" w:hAnsiTheme="minorHAnsi" w:cstheme="minorBidi"/>
              <w:noProof/>
              <w:lang w:val="en-IN" w:eastAsia="en-IN"/>
            </w:rPr>
          </w:pPr>
          <w:del w:id="331" w:author="karthik Anandan | IFMR Rural Finance" w:date="2016-08-17T17:47:00Z">
            <w:r w:rsidRPr="00A663D8" w:rsidDel="00A663D8">
              <w:rPr>
                <w:noProof/>
                <w:rPrChange w:id="332" w:author="karthik Anandan | IFMR Rural Finance" w:date="2016-08-17T17:47:00Z">
                  <w:rPr>
                    <w:rStyle w:val="Hyperlink"/>
                    <w:noProof/>
                  </w:rPr>
                </w:rPrChange>
              </w:rPr>
              <w:delText>7.1 UI requirements</w:delText>
            </w:r>
            <w:r w:rsidDel="00A663D8">
              <w:rPr>
                <w:noProof/>
                <w:webHidden/>
              </w:rPr>
              <w:tab/>
              <w:delText>20</w:delText>
            </w:r>
          </w:del>
        </w:p>
        <w:p w:rsidR="00B41797" w:rsidDel="00A663D8" w:rsidRDefault="00B41797">
          <w:pPr>
            <w:pStyle w:val="TOC2"/>
            <w:tabs>
              <w:tab w:val="right" w:leader="dot" w:pos="9053"/>
            </w:tabs>
            <w:rPr>
              <w:del w:id="333" w:author="karthik Anandan | IFMR Rural Finance" w:date="2016-08-17T17:47:00Z"/>
              <w:rFonts w:asciiTheme="minorHAnsi" w:eastAsiaTheme="minorEastAsia" w:hAnsiTheme="minorHAnsi" w:cstheme="minorBidi"/>
              <w:noProof/>
              <w:lang w:val="en-IN" w:eastAsia="en-IN"/>
            </w:rPr>
          </w:pPr>
          <w:del w:id="334" w:author="karthik Anandan | IFMR Rural Finance" w:date="2016-08-17T17:47:00Z">
            <w:r w:rsidRPr="00A663D8" w:rsidDel="00A663D8">
              <w:rPr>
                <w:noProof/>
                <w:rPrChange w:id="335" w:author="karthik Anandan | IFMR Rural Finance" w:date="2016-08-17T17:47:00Z">
                  <w:rPr>
                    <w:rStyle w:val="Hyperlink"/>
                    <w:noProof/>
                  </w:rPr>
                </w:rPrChange>
              </w:rPr>
              <w:delText>7.1.1 UI view- checker for document verification</w:delText>
            </w:r>
            <w:r w:rsidDel="00A663D8">
              <w:rPr>
                <w:noProof/>
                <w:webHidden/>
              </w:rPr>
              <w:tab/>
              <w:delText>20</w:delText>
            </w:r>
          </w:del>
        </w:p>
        <w:p w:rsidR="00B41797" w:rsidDel="00A663D8" w:rsidRDefault="00B41797">
          <w:pPr>
            <w:pStyle w:val="TOC2"/>
            <w:tabs>
              <w:tab w:val="right" w:leader="dot" w:pos="9053"/>
            </w:tabs>
            <w:rPr>
              <w:del w:id="336" w:author="karthik Anandan | IFMR Rural Finance" w:date="2016-08-17T17:47:00Z"/>
              <w:rFonts w:asciiTheme="minorHAnsi" w:eastAsiaTheme="minorEastAsia" w:hAnsiTheme="minorHAnsi" w:cstheme="minorBidi"/>
              <w:noProof/>
              <w:lang w:val="en-IN" w:eastAsia="en-IN"/>
            </w:rPr>
          </w:pPr>
          <w:del w:id="337" w:author="karthik Anandan | IFMR Rural Finance" w:date="2016-08-17T17:47:00Z">
            <w:r w:rsidRPr="00A663D8" w:rsidDel="00A663D8">
              <w:rPr>
                <w:noProof/>
                <w:rPrChange w:id="338" w:author="karthik Anandan | IFMR Rural Finance" w:date="2016-08-17T17:47:00Z">
                  <w:rPr>
                    <w:rStyle w:val="Hyperlink"/>
                    <w:noProof/>
                  </w:rPr>
                </w:rPrChange>
              </w:rPr>
              <w:delText>7.2 Screenshots</w:delText>
            </w:r>
            <w:r w:rsidDel="00A663D8">
              <w:rPr>
                <w:noProof/>
                <w:webHidden/>
              </w:rPr>
              <w:tab/>
              <w:delText>21</w:delText>
            </w:r>
          </w:del>
        </w:p>
        <w:p w:rsidR="00B41797" w:rsidDel="00A663D8" w:rsidRDefault="00B41797">
          <w:pPr>
            <w:pStyle w:val="TOC2"/>
            <w:tabs>
              <w:tab w:val="right" w:leader="dot" w:pos="9053"/>
            </w:tabs>
            <w:rPr>
              <w:del w:id="339" w:author="karthik Anandan | IFMR Rural Finance" w:date="2016-08-17T17:47:00Z"/>
              <w:rFonts w:asciiTheme="minorHAnsi" w:eastAsiaTheme="minorEastAsia" w:hAnsiTheme="minorHAnsi" w:cstheme="minorBidi"/>
              <w:noProof/>
              <w:lang w:val="en-IN" w:eastAsia="en-IN"/>
            </w:rPr>
          </w:pPr>
          <w:del w:id="340" w:author="karthik Anandan | IFMR Rural Finance" w:date="2016-08-17T17:47:00Z">
            <w:r w:rsidRPr="00A663D8" w:rsidDel="00A663D8">
              <w:rPr>
                <w:noProof/>
                <w:rPrChange w:id="341" w:author="karthik Anandan | IFMR Rural Finance" w:date="2016-08-17T17:47:00Z">
                  <w:rPr>
                    <w:rStyle w:val="Hyperlink"/>
                    <w:noProof/>
                  </w:rPr>
                </w:rPrChange>
              </w:rPr>
              <w:delText>7.3 Functional requirements</w:delText>
            </w:r>
            <w:r w:rsidDel="00A663D8">
              <w:rPr>
                <w:noProof/>
                <w:webHidden/>
              </w:rPr>
              <w:tab/>
              <w:delText>21</w:delText>
            </w:r>
          </w:del>
        </w:p>
        <w:p w:rsidR="00B41797" w:rsidDel="00A663D8" w:rsidRDefault="00B41797">
          <w:pPr>
            <w:pStyle w:val="TOC2"/>
            <w:tabs>
              <w:tab w:val="right" w:leader="dot" w:pos="9053"/>
            </w:tabs>
            <w:rPr>
              <w:del w:id="342" w:author="karthik Anandan | IFMR Rural Finance" w:date="2016-08-17T17:47:00Z"/>
              <w:rFonts w:asciiTheme="minorHAnsi" w:eastAsiaTheme="minorEastAsia" w:hAnsiTheme="minorHAnsi" w:cstheme="minorBidi"/>
              <w:noProof/>
              <w:lang w:val="en-IN" w:eastAsia="en-IN"/>
            </w:rPr>
          </w:pPr>
          <w:del w:id="343" w:author="karthik Anandan | IFMR Rural Finance" w:date="2016-08-17T17:47:00Z">
            <w:r w:rsidRPr="00A663D8" w:rsidDel="00A663D8">
              <w:rPr>
                <w:noProof/>
                <w:rPrChange w:id="344" w:author="karthik Anandan | IFMR Rural Finance" w:date="2016-08-17T17:47:00Z">
                  <w:rPr>
                    <w:rStyle w:val="Hyperlink"/>
                    <w:noProof/>
                  </w:rPr>
                </w:rPrChange>
              </w:rPr>
              <w:delText>7.4 Uploads</w:delText>
            </w:r>
            <w:r w:rsidDel="00A663D8">
              <w:rPr>
                <w:noProof/>
                <w:webHidden/>
              </w:rPr>
              <w:tab/>
              <w:delText>22</w:delText>
            </w:r>
          </w:del>
        </w:p>
        <w:p w:rsidR="00B41797" w:rsidDel="00A663D8" w:rsidRDefault="00B41797">
          <w:pPr>
            <w:pStyle w:val="TOC2"/>
            <w:tabs>
              <w:tab w:val="right" w:leader="dot" w:pos="9053"/>
            </w:tabs>
            <w:rPr>
              <w:del w:id="345" w:author="karthik Anandan | IFMR Rural Finance" w:date="2016-08-17T17:47:00Z"/>
              <w:rFonts w:asciiTheme="minorHAnsi" w:eastAsiaTheme="minorEastAsia" w:hAnsiTheme="minorHAnsi" w:cstheme="minorBidi"/>
              <w:noProof/>
              <w:lang w:val="en-IN" w:eastAsia="en-IN"/>
            </w:rPr>
          </w:pPr>
          <w:del w:id="346" w:author="karthik Anandan | IFMR Rural Finance" w:date="2016-08-17T17:47:00Z">
            <w:r w:rsidRPr="00A663D8" w:rsidDel="00A663D8">
              <w:rPr>
                <w:noProof/>
                <w:rPrChange w:id="347" w:author="karthik Anandan | IFMR Rural Finance" w:date="2016-08-17T17:47:00Z">
                  <w:rPr>
                    <w:rStyle w:val="Hyperlink"/>
                    <w:noProof/>
                  </w:rPr>
                </w:rPrChange>
              </w:rPr>
              <w:delText>7.5 Downloads</w:delText>
            </w:r>
            <w:r w:rsidDel="00A663D8">
              <w:rPr>
                <w:noProof/>
                <w:webHidden/>
              </w:rPr>
              <w:tab/>
              <w:delText>22</w:delText>
            </w:r>
          </w:del>
        </w:p>
        <w:p w:rsidR="00B41797" w:rsidDel="00A663D8" w:rsidRDefault="00B41797">
          <w:pPr>
            <w:pStyle w:val="TOC2"/>
            <w:tabs>
              <w:tab w:val="right" w:leader="dot" w:pos="9053"/>
            </w:tabs>
            <w:rPr>
              <w:del w:id="348" w:author="karthik Anandan | IFMR Rural Finance" w:date="2016-08-17T17:47:00Z"/>
              <w:rFonts w:asciiTheme="minorHAnsi" w:eastAsiaTheme="minorEastAsia" w:hAnsiTheme="minorHAnsi" w:cstheme="minorBidi"/>
              <w:noProof/>
              <w:lang w:val="en-IN" w:eastAsia="en-IN"/>
            </w:rPr>
          </w:pPr>
          <w:del w:id="349" w:author="karthik Anandan | IFMR Rural Finance" w:date="2016-08-17T17:47:00Z">
            <w:r w:rsidRPr="00A663D8" w:rsidDel="00A663D8">
              <w:rPr>
                <w:noProof/>
                <w:rPrChange w:id="350" w:author="karthik Anandan | IFMR Rural Finance" w:date="2016-08-17T17:47:00Z">
                  <w:rPr>
                    <w:rStyle w:val="Hyperlink"/>
                    <w:noProof/>
                  </w:rPr>
                </w:rPrChange>
              </w:rPr>
              <w:delText>7.6 Reports</w:delText>
            </w:r>
            <w:r w:rsidDel="00A663D8">
              <w:rPr>
                <w:noProof/>
                <w:webHidden/>
              </w:rPr>
              <w:tab/>
              <w:delText>22</w:delText>
            </w:r>
          </w:del>
        </w:p>
        <w:p w:rsidR="00B41797" w:rsidDel="00A663D8" w:rsidRDefault="00B41797">
          <w:pPr>
            <w:pStyle w:val="TOC1"/>
            <w:tabs>
              <w:tab w:val="right" w:leader="dot" w:pos="9053"/>
            </w:tabs>
            <w:rPr>
              <w:del w:id="351" w:author="karthik Anandan | IFMR Rural Finance" w:date="2016-08-17T17:47:00Z"/>
              <w:rFonts w:asciiTheme="minorHAnsi" w:eastAsiaTheme="minorEastAsia" w:hAnsiTheme="minorHAnsi" w:cstheme="minorBidi"/>
              <w:noProof/>
              <w:sz w:val="22"/>
              <w:lang w:val="en-IN" w:eastAsia="en-IN"/>
            </w:rPr>
          </w:pPr>
          <w:del w:id="352" w:author="karthik Anandan | IFMR Rural Finance" w:date="2016-08-17T17:47:00Z">
            <w:r w:rsidRPr="00A663D8" w:rsidDel="00A663D8">
              <w:rPr>
                <w:noProof/>
                <w:rPrChange w:id="353" w:author="karthik Anandan | IFMR Rural Finance" w:date="2016-08-17T17:47:00Z">
                  <w:rPr>
                    <w:rStyle w:val="Hyperlink"/>
                    <w:noProof/>
                  </w:rPr>
                </w:rPrChange>
              </w:rPr>
              <w:delText>8. Ready for Disbursement</w:delText>
            </w:r>
            <w:r w:rsidDel="00A663D8">
              <w:rPr>
                <w:noProof/>
                <w:webHidden/>
              </w:rPr>
              <w:tab/>
              <w:delText>23</w:delText>
            </w:r>
          </w:del>
        </w:p>
        <w:p w:rsidR="00B41797" w:rsidDel="00A663D8" w:rsidRDefault="00B41797">
          <w:pPr>
            <w:pStyle w:val="TOC2"/>
            <w:tabs>
              <w:tab w:val="right" w:leader="dot" w:pos="9053"/>
            </w:tabs>
            <w:rPr>
              <w:del w:id="354" w:author="karthik Anandan | IFMR Rural Finance" w:date="2016-08-17T17:47:00Z"/>
              <w:rFonts w:asciiTheme="minorHAnsi" w:eastAsiaTheme="minorEastAsia" w:hAnsiTheme="minorHAnsi" w:cstheme="minorBidi"/>
              <w:noProof/>
              <w:lang w:val="en-IN" w:eastAsia="en-IN"/>
            </w:rPr>
          </w:pPr>
          <w:del w:id="355" w:author="karthik Anandan | IFMR Rural Finance" w:date="2016-08-17T17:47:00Z">
            <w:r w:rsidRPr="00A663D8" w:rsidDel="00A663D8">
              <w:rPr>
                <w:noProof/>
                <w:rPrChange w:id="356" w:author="karthik Anandan | IFMR Rural Finance" w:date="2016-08-17T17:47:00Z">
                  <w:rPr>
                    <w:rStyle w:val="Hyperlink"/>
                    <w:noProof/>
                  </w:rPr>
                </w:rPrChange>
              </w:rPr>
              <w:delText>8.1 UI Requirements</w:delText>
            </w:r>
            <w:r w:rsidDel="00A663D8">
              <w:rPr>
                <w:noProof/>
                <w:webHidden/>
              </w:rPr>
              <w:tab/>
              <w:delText>23</w:delText>
            </w:r>
          </w:del>
        </w:p>
        <w:p w:rsidR="00B41797" w:rsidDel="00A663D8" w:rsidRDefault="00B41797">
          <w:pPr>
            <w:pStyle w:val="TOC2"/>
            <w:tabs>
              <w:tab w:val="right" w:leader="dot" w:pos="9053"/>
            </w:tabs>
            <w:rPr>
              <w:del w:id="357" w:author="karthik Anandan | IFMR Rural Finance" w:date="2016-08-17T17:47:00Z"/>
              <w:rFonts w:asciiTheme="minorHAnsi" w:eastAsiaTheme="minorEastAsia" w:hAnsiTheme="minorHAnsi" w:cstheme="minorBidi"/>
              <w:noProof/>
              <w:lang w:val="en-IN" w:eastAsia="en-IN"/>
            </w:rPr>
          </w:pPr>
          <w:del w:id="358" w:author="karthik Anandan | IFMR Rural Finance" w:date="2016-08-17T17:47:00Z">
            <w:r w:rsidRPr="00A663D8" w:rsidDel="00A663D8">
              <w:rPr>
                <w:noProof/>
                <w:rPrChange w:id="359" w:author="karthik Anandan | IFMR Rural Finance" w:date="2016-08-17T17:47:00Z">
                  <w:rPr>
                    <w:rStyle w:val="Hyperlink"/>
                    <w:noProof/>
                  </w:rPr>
                </w:rPrChange>
              </w:rPr>
              <w:delText>8.2 Screenshots</w:delText>
            </w:r>
            <w:r w:rsidDel="00A663D8">
              <w:rPr>
                <w:noProof/>
                <w:webHidden/>
              </w:rPr>
              <w:tab/>
              <w:delText>23</w:delText>
            </w:r>
          </w:del>
        </w:p>
        <w:p w:rsidR="00B41797" w:rsidDel="00A663D8" w:rsidRDefault="00B41797">
          <w:pPr>
            <w:pStyle w:val="TOC2"/>
            <w:tabs>
              <w:tab w:val="right" w:leader="dot" w:pos="9053"/>
            </w:tabs>
            <w:rPr>
              <w:del w:id="360" w:author="karthik Anandan | IFMR Rural Finance" w:date="2016-08-17T17:47:00Z"/>
              <w:rFonts w:asciiTheme="minorHAnsi" w:eastAsiaTheme="minorEastAsia" w:hAnsiTheme="minorHAnsi" w:cstheme="minorBidi"/>
              <w:noProof/>
              <w:lang w:val="en-IN" w:eastAsia="en-IN"/>
            </w:rPr>
          </w:pPr>
          <w:del w:id="361" w:author="karthik Anandan | IFMR Rural Finance" w:date="2016-08-17T17:47:00Z">
            <w:r w:rsidRPr="00A663D8" w:rsidDel="00A663D8">
              <w:rPr>
                <w:noProof/>
                <w:rPrChange w:id="362" w:author="karthik Anandan | IFMR Rural Finance" w:date="2016-08-17T17:47:00Z">
                  <w:rPr>
                    <w:rStyle w:val="Hyperlink"/>
                    <w:noProof/>
                  </w:rPr>
                </w:rPrChange>
              </w:rPr>
              <w:delText>8.3 Functional requirements</w:delText>
            </w:r>
            <w:r w:rsidDel="00A663D8">
              <w:rPr>
                <w:noProof/>
                <w:webHidden/>
              </w:rPr>
              <w:tab/>
              <w:delText>24</w:delText>
            </w:r>
          </w:del>
        </w:p>
        <w:p w:rsidR="00B41797" w:rsidDel="00A663D8" w:rsidRDefault="00B41797">
          <w:pPr>
            <w:pStyle w:val="TOC2"/>
            <w:tabs>
              <w:tab w:val="right" w:leader="dot" w:pos="9053"/>
            </w:tabs>
            <w:rPr>
              <w:del w:id="363" w:author="karthik Anandan | IFMR Rural Finance" w:date="2016-08-17T17:47:00Z"/>
              <w:rFonts w:asciiTheme="minorHAnsi" w:eastAsiaTheme="minorEastAsia" w:hAnsiTheme="minorHAnsi" w:cstheme="minorBidi"/>
              <w:noProof/>
              <w:lang w:val="en-IN" w:eastAsia="en-IN"/>
            </w:rPr>
          </w:pPr>
          <w:del w:id="364" w:author="karthik Anandan | IFMR Rural Finance" w:date="2016-08-17T17:47:00Z">
            <w:r w:rsidRPr="00A663D8" w:rsidDel="00A663D8">
              <w:rPr>
                <w:noProof/>
                <w:rPrChange w:id="365" w:author="karthik Anandan | IFMR Rural Finance" w:date="2016-08-17T17:47:00Z">
                  <w:rPr>
                    <w:rStyle w:val="Hyperlink"/>
                    <w:noProof/>
                  </w:rPr>
                </w:rPrChange>
              </w:rPr>
              <w:delText>8.4 Upload</w:delText>
            </w:r>
            <w:r w:rsidDel="00A663D8">
              <w:rPr>
                <w:noProof/>
                <w:webHidden/>
              </w:rPr>
              <w:tab/>
              <w:delText>25</w:delText>
            </w:r>
          </w:del>
        </w:p>
        <w:p w:rsidR="00B41797" w:rsidDel="00A663D8" w:rsidRDefault="00B41797">
          <w:pPr>
            <w:pStyle w:val="TOC2"/>
            <w:tabs>
              <w:tab w:val="right" w:leader="dot" w:pos="9053"/>
            </w:tabs>
            <w:rPr>
              <w:del w:id="366" w:author="karthik Anandan | IFMR Rural Finance" w:date="2016-08-17T17:47:00Z"/>
              <w:rFonts w:asciiTheme="minorHAnsi" w:eastAsiaTheme="minorEastAsia" w:hAnsiTheme="minorHAnsi" w:cstheme="minorBidi"/>
              <w:noProof/>
              <w:lang w:val="en-IN" w:eastAsia="en-IN"/>
            </w:rPr>
          </w:pPr>
          <w:del w:id="367" w:author="karthik Anandan | IFMR Rural Finance" w:date="2016-08-17T17:47:00Z">
            <w:r w:rsidRPr="00A663D8" w:rsidDel="00A663D8">
              <w:rPr>
                <w:noProof/>
                <w:rPrChange w:id="368" w:author="karthik Anandan | IFMR Rural Finance" w:date="2016-08-17T17:47:00Z">
                  <w:rPr>
                    <w:rStyle w:val="Hyperlink"/>
                    <w:noProof/>
                  </w:rPr>
                </w:rPrChange>
              </w:rPr>
              <w:delText>8.5 Download</w:delText>
            </w:r>
            <w:r w:rsidDel="00A663D8">
              <w:rPr>
                <w:noProof/>
                <w:webHidden/>
              </w:rPr>
              <w:tab/>
              <w:delText>25</w:delText>
            </w:r>
          </w:del>
        </w:p>
        <w:p w:rsidR="00B41797" w:rsidDel="00A663D8" w:rsidRDefault="00B41797">
          <w:pPr>
            <w:pStyle w:val="TOC2"/>
            <w:tabs>
              <w:tab w:val="right" w:leader="dot" w:pos="9053"/>
            </w:tabs>
            <w:rPr>
              <w:del w:id="369" w:author="karthik Anandan | IFMR Rural Finance" w:date="2016-08-17T17:47:00Z"/>
              <w:rFonts w:asciiTheme="minorHAnsi" w:eastAsiaTheme="minorEastAsia" w:hAnsiTheme="minorHAnsi" w:cstheme="minorBidi"/>
              <w:noProof/>
              <w:lang w:val="en-IN" w:eastAsia="en-IN"/>
            </w:rPr>
          </w:pPr>
          <w:del w:id="370" w:author="karthik Anandan | IFMR Rural Finance" w:date="2016-08-17T17:47:00Z">
            <w:r w:rsidRPr="00A663D8" w:rsidDel="00A663D8">
              <w:rPr>
                <w:noProof/>
                <w:rPrChange w:id="371" w:author="karthik Anandan | IFMR Rural Finance" w:date="2016-08-17T17:47:00Z">
                  <w:rPr>
                    <w:rStyle w:val="Hyperlink"/>
                    <w:noProof/>
                  </w:rPr>
                </w:rPrChange>
              </w:rPr>
              <w:delText>8.6 Reports</w:delText>
            </w:r>
            <w:r w:rsidDel="00A663D8">
              <w:rPr>
                <w:noProof/>
                <w:webHidden/>
              </w:rPr>
              <w:tab/>
              <w:delText>25</w:delText>
            </w:r>
          </w:del>
        </w:p>
        <w:p w:rsidR="00B41797" w:rsidDel="00A663D8" w:rsidRDefault="00B41797">
          <w:pPr>
            <w:pStyle w:val="TOC1"/>
            <w:tabs>
              <w:tab w:val="right" w:leader="dot" w:pos="9053"/>
            </w:tabs>
            <w:rPr>
              <w:del w:id="372" w:author="karthik Anandan | IFMR Rural Finance" w:date="2016-08-17T17:47:00Z"/>
              <w:rFonts w:asciiTheme="minorHAnsi" w:eastAsiaTheme="minorEastAsia" w:hAnsiTheme="minorHAnsi" w:cstheme="minorBidi"/>
              <w:noProof/>
              <w:sz w:val="22"/>
              <w:lang w:val="en-IN" w:eastAsia="en-IN"/>
            </w:rPr>
          </w:pPr>
          <w:del w:id="373" w:author="karthik Anandan | IFMR Rural Finance" w:date="2016-08-17T17:47:00Z">
            <w:r w:rsidRPr="00A663D8" w:rsidDel="00A663D8">
              <w:rPr>
                <w:noProof/>
                <w:rPrChange w:id="374" w:author="karthik Anandan | IFMR Rural Finance" w:date="2016-08-17T17:47:00Z">
                  <w:rPr>
                    <w:rStyle w:val="Hyperlink"/>
                    <w:noProof/>
                  </w:rPr>
                </w:rPrChange>
              </w:rPr>
              <w:delText>9. Rejected Disbursement</w:delText>
            </w:r>
            <w:r w:rsidDel="00A663D8">
              <w:rPr>
                <w:noProof/>
                <w:webHidden/>
              </w:rPr>
              <w:tab/>
              <w:delText>26</w:delText>
            </w:r>
          </w:del>
        </w:p>
        <w:p w:rsidR="00B41797" w:rsidDel="00A663D8" w:rsidRDefault="00B41797">
          <w:pPr>
            <w:pStyle w:val="TOC2"/>
            <w:tabs>
              <w:tab w:val="right" w:leader="dot" w:pos="9053"/>
            </w:tabs>
            <w:rPr>
              <w:del w:id="375" w:author="karthik Anandan | IFMR Rural Finance" w:date="2016-08-17T17:47:00Z"/>
              <w:rFonts w:asciiTheme="minorHAnsi" w:eastAsiaTheme="minorEastAsia" w:hAnsiTheme="minorHAnsi" w:cstheme="minorBidi"/>
              <w:noProof/>
              <w:lang w:val="en-IN" w:eastAsia="en-IN"/>
            </w:rPr>
          </w:pPr>
          <w:del w:id="376" w:author="karthik Anandan | IFMR Rural Finance" w:date="2016-08-17T17:47:00Z">
            <w:r w:rsidRPr="00A663D8" w:rsidDel="00A663D8">
              <w:rPr>
                <w:noProof/>
                <w:rPrChange w:id="377" w:author="karthik Anandan | IFMR Rural Finance" w:date="2016-08-17T17:47:00Z">
                  <w:rPr>
                    <w:rStyle w:val="Hyperlink"/>
                    <w:noProof/>
                  </w:rPr>
                </w:rPrChange>
              </w:rPr>
              <w:delText>9.1 UI requirements</w:delText>
            </w:r>
            <w:r w:rsidDel="00A663D8">
              <w:rPr>
                <w:noProof/>
                <w:webHidden/>
              </w:rPr>
              <w:tab/>
              <w:delText>26</w:delText>
            </w:r>
          </w:del>
        </w:p>
        <w:p w:rsidR="00B41797" w:rsidDel="00A663D8" w:rsidRDefault="00B41797">
          <w:pPr>
            <w:pStyle w:val="TOC2"/>
            <w:tabs>
              <w:tab w:val="right" w:leader="dot" w:pos="9053"/>
            </w:tabs>
            <w:rPr>
              <w:del w:id="378" w:author="karthik Anandan | IFMR Rural Finance" w:date="2016-08-17T17:47:00Z"/>
              <w:rFonts w:asciiTheme="minorHAnsi" w:eastAsiaTheme="minorEastAsia" w:hAnsiTheme="minorHAnsi" w:cstheme="minorBidi"/>
              <w:noProof/>
              <w:lang w:val="en-IN" w:eastAsia="en-IN"/>
            </w:rPr>
          </w:pPr>
          <w:del w:id="379" w:author="karthik Anandan | IFMR Rural Finance" w:date="2016-08-17T17:47:00Z">
            <w:r w:rsidRPr="00A663D8" w:rsidDel="00A663D8">
              <w:rPr>
                <w:noProof/>
                <w:rPrChange w:id="380" w:author="karthik Anandan | IFMR Rural Finance" w:date="2016-08-17T17:47:00Z">
                  <w:rPr>
                    <w:rStyle w:val="Hyperlink"/>
                    <w:noProof/>
                  </w:rPr>
                </w:rPrChange>
              </w:rPr>
              <w:delText>9.2 Screenshots</w:delText>
            </w:r>
            <w:r w:rsidDel="00A663D8">
              <w:rPr>
                <w:noProof/>
                <w:webHidden/>
              </w:rPr>
              <w:tab/>
              <w:delText>26</w:delText>
            </w:r>
          </w:del>
        </w:p>
        <w:p w:rsidR="00B41797" w:rsidDel="00A663D8" w:rsidRDefault="00B41797">
          <w:pPr>
            <w:pStyle w:val="TOC2"/>
            <w:tabs>
              <w:tab w:val="right" w:leader="dot" w:pos="9053"/>
            </w:tabs>
            <w:rPr>
              <w:del w:id="381" w:author="karthik Anandan | IFMR Rural Finance" w:date="2016-08-17T17:47:00Z"/>
              <w:rFonts w:asciiTheme="minorHAnsi" w:eastAsiaTheme="minorEastAsia" w:hAnsiTheme="minorHAnsi" w:cstheme="minorBidi"/>
              <w:noProof/>
              <w:lang w:val="en-IN" w:eastAsia="en-IN"/>
            </w:rPr>
          </w:pPr>
          <w:del w:id="382" w:author="karthik Anandan | IFMR Rural Finance" w:date="2016-08-17T17:47:00Z">
            <w:r w:rsidRPr="00A663D8" w:rsidDel="00A663D8">
              <w:rPr>
                <w:noProof/>
                <w:rPrChange w:id="383" w:author="karthik Anandan | IFMR Rural Finance" w:date="2016-08-17T17:47:00Z">
                  <w:rPr>
                    <w:rStyle w:val="Hyperlink"/>
                    <w:noProof/>
                  </w:rPr>
                </w:rPrChange>
              </w:rPr>
              <w:delText>9.3 Functional requirements</w:delText>
            </w:r>
            <w:r w:rsidDel="00A663D8">
              <w:rPr>
                <w:noProof/>
                <w:webHidden/>
              </w:rPr>
              <w:tab/>
              <w:delText>27</w:delText>
            </w:r>
          </w:del>
        </w:p>
        <w:p w:rsidR="00B41797" w:rsidDel="00A663D8" w:rsidRDefault="00B41797">
          <w:pPr>
            <w:pStyle w:val="TOC2"/>
            <w:tabs>
              <w:tab w:val="right" w:leader="dot" w:pos="9053"/>
            </w:tabs>
            <w:rPr>
              <w:del w:id="384" w:author="karthik Anandan | IFMR Rural Finance" w:date="2016-08-17T17:47:00Z"/>
              <w:rFonts w:asciiTheme="minorHAnsi" w:eastAsiaTheme="minorEastAsia" w:hAnsiTheme="minorHAnsi" w:cstheme="minorBidi"/>
              <w:noProof/>
              <w:lang w:val="en-IN" w:eastAsia="en-IN"/>
            </w:rPr>
          </w:pPr>
          <w:del w:id="385" w:author="karthik Anandan | IFMR Rural Finance" w:date="2016-08-17T17:47:00Z">
            <w:r w:rsidRPr="00A663D8" w:rsidDel="00A663D8">
              <w:rPr>
                <w:noProof/>
                <w:rPrChange w:id="386" w:author="karthik Anandan | IFMR Rural Finance" w:date="2016-08-17T17:47:00Z">
                  <w:rPr>
                    <w:rStyle w:val="Hyperlink"/>
                    <w:noProof/>
                  </w:rPr>
                </w:rPrChange>
              </w:rPr>
              <w:delText>9.4 Uploads</w:delText>
            </w:r>
            <w:r w:rsidDel="00A663D8">
              <w:rPr>
                <w:noProof/>
                <w:webHidden/>
              </w:rPr>
              <w:tab/>
              <w:delText>28</w:delText>
            </w:r>
          </w:del>
        </w:p>
        <w:p w:rsidR="00B41797" w:rsidDel="00A663D8" w:rsidRDefault="00B41797">
          <w:pPr>
            <w:pStyle w:val="TOC2"/>
            <w:tabs>
              <w:tab w:val="right" w:leader="dot" w:pos="9053"/>
            </w:tabs>
            <w:rPr>
              <w:del w:id="387" w:author="karthik Anandan | IFMR Rural Finance" w:date="2016-08-17T17:47:00Z"/>
              <w:rFonts w:asciiTheme="minorHAnsi" w:eastAsiaTheme="minorEastAsia" w:hAnsiTheme="minorHAnsi" w:cstheme="minorBidi"/>
              <w:noProof/>
              <w:lang w:val="en-IN" w:eastAsia="en-IN"/>
            </w:rPr>
          </w:pPr>
          <w:del w:id="388" w:author="karthik Anandan | IFMR Rural Finance" w:date="2016-08-17T17:47:00Z">
            <w:r w:rsidRPr="00A663D8" w:rsidDel="00A663D8">
              <w:rPr>
                <w:noProof/>
                <w:rPrChange w:id="389" w:author="karthik Anandan | IFMR Rural Finance" w:date="2016-08-17T17:47:00Z">
                  <w:rPr>
                    <w:rStyle w:val="Hyperlink"/>
                    <w:noProof/>
                  </w:rPr>
                </w:rPrChange>
              </w:rPr>
              <w:delText>9.5 Downloads</w:delText>
            </w:r>
            <w:r w:rsidDel="00A663D8">
              <w:rPr>
                <w:noProof/>
                <w:webHidden/>
              </w:rPr>
              <w:tab/>
              <w:delText>28</w:delText>
            </w:r>
          </w:del>
        </w:p>
        <w:p w:rsidR="00B41797" w:rsidDel="00A663D8" w:rsidRDefault="00B41797">
          <w:pPr>
            <w:pStyle w:val="TOC2"/>
            <w:tabs>
              <w:tab w:val="right" w:leader="dot" w:pos="9053"/>
            </w:tabs>
            <w:rPr>
              <w:del w:id="390" w:author="karthik Anandan | IFMR Rural Finance" w:date="2016-08-17T17:47:00Z"/>
              <w:rFonts w:asciiTheme="minorHAnsi" w:eastAsiaTheme="minorEastAsia" w:hAnsiTheme="minorHAnsi" w:cstheme="minorBidi"/>
              <w:noProof/>
              <w:lang w:val="en-IN" w:eastAsia="en-IN"/>
            </w:rPr>
          </w:pPr>
          <w:del w:id="391" w:author="karthik Anandan | IFMR Rural Finance" w:date="2016-08-17T17:47:00Z">
            <w:r w:rsidRPr="00A663D8" w:rsidDel="00A663D8">
              <w:rPr>
                <w:noProof/>
                <w:rPrChange w:id="392" w:author="karthik Anandan | IFMR Rural Finance" w:date="2016-08-17T17:47:00Z">
                  <w:rPr>
                    <w:rStyle w:val="Hyperlink"/>
                    <w:noProof/>
                  </w:rPr>
                </w:rPrChange>
              </w:rPr>
              <w:delText>9.6 Reports</w:delText>
            </w:r>
            <w:r w:rsidDel="00A663D8">
              <w:rPr>
                <w:noProof/>
                <w:webHidden/>
              </w:rPr>
              <w:tab/>
              <w:delText>28</w:delText>
            </w:r>
          </w:del>
        </w:p>
        <w:p w:rsidR="00B41797" w:rsidDel="00A663D8" w:rsidRDefault="00B41797">
          <w:pPr>
            <w:pStyle w:val="TOC1"/>
            <w:tabs>
              <w:tab w:val="right" w:leader="dot" w:pos="9053"/>
            </w:tabs>
            <w:rPr>
              <w:del w:id="393" w:author="karthik Anandan | IFMR Rural Finance" w:date="2016-08-17T17:47:00Z"/>
              <w:rFonts w:asciiTheme="minorHAnsi" w:eastAsiaTheme="minorEastAsia" w:hAnsiTheme="minorHAnsi" w:cstheme="minorBidi"/>
              <w:noProof/>
              <w:sz w:val="22"/>
              <w:lang w:val="en-IN" w:eastAsia="en-IN"/>
            </w:rPr>
          </w:pPr>
          <w:del w:id="394" w:author="karthik Anandan | IFMR Rural Finance" w:date="2016-08-17T17:47:00Z">
            <w:r w:rsidRPr="00A663D8" w:rsidDel="00A663D8">
              <w:rPr>
                <w:noProof/>
                <w:rPrChange w:id="395" w:author="karthik Anandan | IFMR Rural Finance" w:date="2016-08-17T17:47:00Z">
                  <w:rPr>
                    <w:rStyle w:val="Hyperlink"/>
                    <w:noProof/>
                  </w:rPr>
                </w:rPrChange>
              </w:rPr>
              <w:delText>10. Disbursement confirmation</w:delText>
            </w:r>
            <w:r w:rsidDel="00A663D8">
              <w:rPr>
                <w:noProof/>
                <w:webHidden/>
              </w:rPr>
              <w:tab/>
              <w:delText>29</w:delText>
            </w:r>
          </w:del>
        </w:p>
        <w:p w:rsidR="00B41797" w:rsidDel="00A663D8" w:rsidRDefault="00B41797">
          <w:pPr>
            <w:pStyle w:val="TOC2"/>
            <w:tabs>
              <w:tab w:val="right" w:leader="dot" w:pos="9053"/>
            </w:tabs>
            <w:rPr>
              <w:del w:id="396" w:author="karthik Anandan | IFMR Rural Finance" w:date="2016-08-17T17:47:00Z"/>
              <w:rFonts w:asciiTheme="minorHAnsi" w:eastAsiaTheme="minorEastAsia" w:hAnsiTheme="minorHAnsi" w:cstheme="minorBidi"/>
              <w:noProof/>
              <w:lang w:val="en-IN" w:eastAsia="en-IN"/>
            </w:rPr>
          </w:pPr>
          <w:del w:id="397" w:author="karthik Anandan | IFMR Rural Finance" w:date="2016-08-17T17:47:00Z">
            <w:r w:rsidRPr="00A663D8" w:rsidDel="00A663D8">
              <w:rPr>
                <w:noProof/>
                <w:rPrChange w:id="398" w:author="karthik Anandan | IFMR Rural Finance" w:date="2016-08-17T17:47:00Z">
                  <w:rPr>
                    <w:rStyle w:val="Hyperlink"/>
                    <w:noProof/>
                  </w:rPr>
                </w:rPrChange>
              </w:rPr>
              <w:delText>10.1 UI requirements</w:delText>
            </w:r>
            <w:r w:rsidDel="00A663D8">
              <w:rPr>
                <w:noProof/>
                <w:webHidden/>
              </w:rPr>
              <w:tab/>
              <w:delText>29</w:delText>
            </w:r>
          </w:del>
        </w:p>
        <w:p w:rsidR="00B41797" w:rsidDel="00A663D8" w:rsidRDefault="00B41797">
          <w:pPr>
            <w:pStyle w:val="TOC2"/>
            <w:tabs>
              <w:tab w:val="right" w:leader="dot" w:pos="9053"/>
            </w:tabs>
            <w:rPr>
              <w:del w:id="399" w:author="karthik Anandan | IFMR Rural Finance" w:date="2016-08-17T17:47:00Z"/>
              <w:rFonts w:asciiTheme="minorHAnsi" w:eastAsiaTheme="minorEastAsia" w:hAnsiTheme="minorHAnsi" w:cstheme="minorBidi"/>
              <w:noProof/>
              <w:lang w:val="en-IN" w:eastAsia="en-IN"/>
            </w:rPr>
          </w:pPr>
          <w:del w:id="400" w:author="karthik Anandan | IFMR Rural Finance" w:date="2016-08-17T17:47:00Z">
            <w:r w:rsidRPr="00A663D8" w:rsidDel="00A663D8">
              <w:rPr>
                <w:noProof/>
                <w:rPrChange w:id="401" w:author="karthik Anandan | IFMR Rural Finance" w:date="2016-08-17T17:47:00Z">
                  <w:rPr>
                    <w:rStyle w:val="Hyperlink"/>
                    <w:noProof/>
                  </w:rPr>
                </w:rPrChange>
              </w:rPr>
              <w:delText>10.2 Screenshots</w:delText>
            </w:r>
            <w:r w:rsidDel="00A663D8">
              <w:rPr>
                <w:noProof/>
                <w:webHidden/>
              </w:rPr>
              <w:tab/>
              <w:delText>29</w:delText>
            </w:r>
          </w:del>
        </w:p>
        <w:p w:rsidR="00B41797" w:rsidDel="00A663D8" w:rsidRDefault="00B41797">
          <w:pPr>
            <w:pStyle w:val="TOC2"/>
            <w:tabs>
              <w:tab w:val="right" w:leader="dot" w:pos="9053"/>
            </w:tabs>
            <w:rPr>
              <w:del w:id="402" w:author="karthik Anandan | IFMR Rural Finance" w:date="2016-08-17T17:47:00Z"/>
              <w:rFonts w:asciiTheme="minorHAnsi" w:eastAsiaTheme="minorEastAsia" w:hAnsiTheme="minorHAnsi" w:cstheme="minorBidi"/>
              <w:noProof/>
              <w:lang w:val="en-IN" w:eastAsia="en-IN"/>
            </w:rPr>
          </w:pPr>
          <w:del w:id="403" w:author="karthik Anandan | IFMR Rural Finance" w:date="2016-08-17T17:47:00Z">
            <w:r w:rsidRPr="00A663D8" w:rsidDel="00A663D8">
              <w:rPr>
                <w:noProof/>
                <w:rPrChange w:id="404" w:author="karthik Anandan | IFMR Rural Finance" w:date="2016-08-17T17:47:00Z">
                  <w:rPr>
                    <w:rStyle w:val="Hyperlink"/>
                    <w:noProof/>
                  </w:rPr>
                </w:rPrChange>
              </w:rPr>
              <w:delText>10.3 Functional requirements</w:delText>
            </w:r>
            <w:r w:rsidDel="00A663D8">
              <w:rPr>
                <w:noProof/>
                <w:webHidden/>
              </w:rPr>
              <w:tab/>
              <w:delText>30</w:delText>
            </w:r>
          </w:del>
        </w:p>
        <w:p w:rsidR="00B41797" w:rsidDel="00A663D8" w:rsidRDefault="00B41797">
          <w:pPr>
            <w:pStyle w:val="TOC2"/>
            <w:tabs>
              <w:tab w:val="right" w:leader="dot" w:pos="9053"/>
            </w:tabs>
            <w:rPr>
              <w:del w:id="405" w:author="karthik Anandan | IFMR Rural Finance" w:date="2016-08-17T17:47:00Z"/>
              <w:rFonts w:asciiTheme="minorHAnsi" w:eastAsiaTheme="minorEastAsia" w:hAnsiTheme="minorHAnsi" w:cstheme="minorBidi"/>
              <w:noProof/>
              <w:lang w:val="en-IN" w:eastAsia="en-IN"/>
            </w:rPr>
          </w:pPr>
          <w:del w:id="406" w:author="karthik Anandan | IFMR Rural Finance" w:date="2016-08-17T17:47:00Z">
            <w:r w:rsidRPr="00A663D8" w:rsidDel="00A663D8">
              <w:rPr>
                <w:noProof/>
                <w:rPrChange w:id="407" w:author="karthik Anandan | IFMR Rural Finance" w:date="2016-08-17T17:47:00Z">
                  <w:rPr>
                    <w:rStyle w:val="Hyperlink"/>
                    <w:noProof/>
                  </w:rPr>
                </w:rPrChange>
              </w:rPr>
              <w:delText>10.4 Uploads</w:delText>
            </w:r>
            <w:r w:rsidDel="00A663D8">
              <w:rPr>
                <w:noProof/>
                <w:webHidden/>
              </w:rPr>
              <w:tab/>
              <w:delText>31</w:delText>
            </w:r>
          </w:del>
        </w:p>
        <w:p w:rsidR="00B41797" w:rsidDel="00A663D8" w:rsidRDefault="00B41797">
          <w:pPr>
            <w:pStyle w:val="TOC2"/>
            <w:tabs>
              <w:tab w:val="right" w:leader="dot" w:pos="9053"/>
            </w:tabs>
            <w:rPr>
              <w:del w:id="408" w:author="karthik Anandan | IFMR Rural Finance" w:date="2016-08-17T17:47:00Z"/>
              <w:rFonts w:asciiTheme="minorHAnsi" w:eastAsiaTheme="minorEastAsia" w:hAnsiTheme="minorHAnsi" w:cstheme="minorBidi"/>
              <w:noProof/>
              <w:lang w:val="en-IN" w:eastAsia="en-IN"/>
            </w:rPr>
          </w:pPr>
          <w:del w:id="409" w:author="karthik Anandan | IFMR Rural Finance" w:date="2016-08-17T17:47:00Z">
            <w:r w:rsidRPr="00A663D8" w:rsidDel="00A663D8">
              <w:rPr>
                <w:noProof/>
                <w:rPrChange w:id="410" w:author="karthik Anandan | IFMR Rural Finance" w:date="2016-08-17T17:47:00Z">
                  <w:rPr>
                    <w:rStyle w:val="Hyperlink"/>
                    <w:noProof/>
                  </w:rPr>
                </w:rPrChange>
              </w:rPr>
              <w:delText>10.5 Downloads</w:delText>
            </w:r>
            <w:r w:rsidDel="00A663D8">
              <w:rPr>
                <w:noProof/>
                <w:webHidden/>
              </w:rPr>
              <w:tab/>
              <w:delText>31</w:delText>
            </w:r>
          </w:del>
        </w:p>
        <w:p w:rsidR="00B41797" w:rsidDel="00A663D8" w:rsidRDefault="00B41797">
          <w:pPr>
            <w:pStyle w:val="TOC2"/>
            <w:tabs>
              <w:tab w:val="right" w:leader="dot" w:pos="9053"/>
            </w:tabs>
            <w:rPr>
              <w:del w:id="411" w:author="karthik Anandan | IFMR Rural Finance" w:date="2016-08-17T17:47:00Z"/>
              <w:rFonts w:asciiTheme="minorHAnsi" w:eastAsiaTheme="minorEastAsia" w:hAnsiTheme="minorHAnsi" w:cstheme="minorBidi"/>
              <w:noProof/>
              <w:lang w:val="en-IN" w:eastAsia="en-IN"/>
            </w:rPr>
          </w:pPr>
          <w:del w:id="412" w:author="karthik Anandan | IFMR Rural Finance" w:date="2016-08-17T17:47:00Z">
            <w:r w:rsidRPr="00A663D8" w:rsidDel="00A663D8">
              <w:rPr>
                <w:noProof/>
                <w:rPrChange w:id="413" w:author="karthik Anandan | IFMR Rural Finance" w:date="2016-08-17T17:47:00Z">
                  <w:rPr>
                    <w:rStyle w:val="Hyperlink"/>
                    <w:noProof/>
                  </w:rPr>
                </w:rPrChange>
              </w:rPr>
              <w:delText>10.6 Reports</w:delText>
            </w:r>
            <w:r w:rsidDel="00A663D8">
              <w:rPr>
                <w:noProof/>
                <w:webHidden/>
              </w:rPr>
              <w:tab/>
              <w:delText>31</w:delText>
            </w:r>
          </w:del>
        </w:p>
        <w:p w:rsidR="00B41797" w:rsidDel="00A663D8" w:rsidRDefault="00B41797">
          <w:pPr>
            <w:pStyle w:val="TOC1"/>
            <w:tabs>
              <w:tab w:val="right" w:leader="dot" w:pos="9053"/>
            </w:tabs>
            <w:rPr>
              <w:del w:id="414" w:author="karthik Anandan | IFMR Rural Finance" w:date="2016-08-17T17:47:00Z"/>
              <w:rFonts w:asciiTheme="minorHAnsi" w:eastAsiaTheme="minorEastAsia" w:hAnsiTheme="minorHAnsi" w:cstheme="minorBidi"/>
              <w:noProof/>
              <w:sz w:val="22"/>
              <w:lang w:val="en-IN" w:eastAsia="en-IN"/>
            </w:rPr>
          </w:pPr>
          <w:del w:id="415" w:author="karthik Anandan | IFMR Rural Finance" w:date="2016-08-17T17:47:00Z">
            <w:r w:rsidRPr="00A663D8" w:rsidDel="00A663D8">
              <w:rPr>
                <w:noProof/>
                <w:rPrChange w:id="416" w:author="karthik Anandan | IFMR Rural Finance" w:date="2016-08-17T17:47:00Z">
                  <w:rPr>
                    <w:rStyle w:val="Hyperlink"/>
                    <w:noProof/>
                  </w:rPr>
                </w:rPrChange>
              </w:rPr>
              <w:delText>11. Multiple Tranche Process</w:delText>
            </w:r>
            <w:r w:rsidDel="00A663D8">
              <w:rPr>
                <w:noProof/>
                <w:webHidden/>
              </w:rPr>
              <w:tab/>
              <w:delText>32</w:delText>
            </w:r>
          </w:del>
        </w:p>
        <w:p w:rsidR="00B41797" w:rsidDel="00A663D8" w:rsidRDefault="00B41797">
          <w:pPr>
            <w:pStyle w:val="TOC2"/>
            <w:tabs>
              <w:tab w:val="right" w:leader="dot" w:pos="9053"/>
            </w:tabs>
            <w:rPr>
              <w:del w:id="417" w:author="karthik Anandan | IFMR Rural Finance" w:date="2016-08-17T17:47:00Z"/>
              <w:rFonts w:asciiTheme="minorHAnsi" w:eastAsiaTheme="minorEastAsia" w:hAnsiTheme="minorHAnsi" w:cstheme="minorBidi"/>
              <w:noProof/>
              <w:lang w:val="en-IN" w:eastAsia="en-IN"/>
            </w:rPr>
          </w:pPr>
          <w:del w:id="418" w:author="karthik Anandan | IFMR Rural Finance" w:date="2016-08-17T17:47:00Z">
            <w:r w:rsidRPr="00A663D8" w:rsidDel="00A663D8">
              <w:rPr>
                <w:noProof/>
                <w:rPrChange w:id="419" w:author="karthik Anandan | IFMR Rural Finance" w:date="2016-08-17T17:47:00Z">
                  <w:rPr>
                    <w:rStyle w:val="Hyperlink"/>
                    <w:noProof/>
                  </w:rPr>
                </w:rPrChange>
              </w:rPr>
              <w:delText>11.1 UI requirements</w:delText>
            </w:r>
            <w:r w:rsidDel="00A663D8">
              <w:rPr>
                <w:noProof/>
                <w:webHidden/>
              </w:rPr>
              <w:tab/>
              <w:delText>32</w:delText>
            </w:r>
          </w:del>
        </w:p>
        <w:p w:rsidR="00B41797" w:rsidDel="00A663D8" w:rsidRDefault="00B41797">
          <w:pPr>
            <w:pStyle w:val="TOC2"/>
            <w:tabs>
              <w:tab w:val="right" w:leader="dot" w:pos="9053"/>
            </w:tabs>
            <w:rPr>
              <w:del w:id="420" w:author="karthik Anandan | IFMR Rural Finance" w:date="2016-08-17T17:47:00Z"/>
              <w:rFonts w:asciiTheme="minorHAnsi" w:eastAsiaTheme="minorEastAsia" w:hAnsiTheme="minorHAnsi" w:cstheme="minorBidi"/>
              <w:noProof/>
              <w:lang w:val="en-IN" w:eastAsia="en-IN"/>
            </w:rPr>
          </w:pPr>
          <w:del w:id="421" w:author="karthik Anandan | IFMR Rural Finance" w:date="2016-08-17T17:47:00Z">
            <w:r w:rsidRPr="00A663D8" w:rsidDel="00A663D8">
              <w:rPr>
                <w:noProof/>
                <w:rPrChange w:id="422" w:author="karthik Anandan | IFMR Rural Finance" w:date="2016-08-17T17:47:00Z">
                  <w:rPr>
                    <w:rStyle w:val="Hyperlink"/>
                    <w:noProof/>
                  </w:rPr>
                </w:rPrChange>
              </w:rPr>
              <w:delText>11.2 Screenshots</w:delText>
            </w:r>
            <w:r w:rsidDel="00A663D8">
              <w:rPr>
                <w:noProof/>
                <w:webHidden/>
              </w:rPr>
              <w:tab/>
              <w:delText>32</w:delText>
            </w:r>
          </w:del>
        </w:p>
        <w:p w:rsidR="00B41797" w:rsidDel="00A663D8" w:rsidRDefault="00B41797">
          <w:pPr>
            <w:pStyle w:val="TOC2"/>
            <w:tabs>
              <w:tab w:val="right" w:leader="dot" w:pos="9053"/>
            </w:tabs>
            <w:rPr>
              <w:del w:id="423" w:author="karthik Anandan | IFMR Rural Finance" w:date="2016-08-17T17:47:00Z"/>
              <w:rFonts w:asciiTheme="minorHAnsi" w:eastAsiaTheme="minorEastAsia" w:hAnsiTheme="minorHAnsi" w:cstheme="minorBidi"/>
              <w:noProof/>
              <w:lang w:val="en-IN" w:eastAsia="en-IN"/>
            </w:rPr>
          </w:pPr>
          <w:del w:id="424" w:author="karthik Anandan | IFMR Rural Finance" w:date="2016-08-17T17:47:00Z">
            <w:r w:rsidRPr="00A663D8" w:rsidDel="00A663D8">
              <w:rPr>
                <w:noProof/>
                <w:rPrChange w:id="425" w:author="karthik Anandan | IFMR Rural Finance" w:date="2016-08-17T17:47:00Z">
                  <w:rPr>
                    <w:rStyle w:val="Hyperlink"/>
                    <w:noProof/>
                  </w:rPr>
                </w:rPrChange>
              </w:rPr>
              <w:delText>11.3 Functional Requirements</w:delText>
            </w:r>
            <w:r w:rsidDel="00A663D8">
              <w:rPr>
                <w:noProof/>
                <w:webHidden/>
              </w:rPr>
              <w:tab/>
              <w:delText>33</w:delText>
            </w:r>
          </w:del>
        </w:p>
        <w:p w:rsidR="00B41797" w:rsidDel="00A663D8" w:rsidRDefault="00B41797">
          <w:pPr>
            <w:pStyle w:val="TOC2"/>
            <w:tabs>
              <w:tab w:val="right" w:leader="dot" w:pos="9053"/>
            </w:tabs>
            <w:rPr>
              <w:del w:id="426" w:author="karthik Anandan | IFMR Rural Finance" w:date="2016-08-17T17:47:00Z"/>
              <w:rFonts w:asciiTheme="minorHAnsi" w:eastAsiaTheme="minorEastAsia" w:hAnsiTheme="minorHAnsi" w:cstheme="minorBidi"/>
              <w:noProof/>
              <w:lang w:val="en-IN" w:eastAsia="en-IN"/>
            </w:rPr>
          </w:pPr>
          <w:del w:id="427" w:author="karthik Anandan | IFMR Rural Finance" w:date="2016-08-17T17:47:00Z">
            <w:r w:rsidRPr="00A663D8" w:rsidDel="00A663D8">
              <w:rPr>
                <w:noProof/>
                <w:rPrChange w:id="428" w:author="karthik Anandan | IFMR Rural Finance" w:date="2016-08-17T17:47:00Z">
                  <w:rPr>
                    <w:rStyle w:val="Hyperlink"/>
                    <w:noProof/>
                  </w:rPr>
                </w:rPrChange>
              </w:rPr>
              <w:delText>11.4 Uploads</w:delText>
            </w:r>
            <w:r w:rsidDel="00A663D8">
              <w:rPr>
                <w:noProof/>
                <w:webHidden/>
              </w:rPr>
              <w:tab/>
              <w:delText>34</w:delText>
            </w:r>
          </w:del>
        </w:p>
        <w:p w:rsidR="00B41797" w:rsidDel="00A663D8" w:rsidRDefault="00B41797">
          <w:pPr>
            <w:pStyle w:val="TOC2"/>
            <w:tabs>
              <w:tab w:val="right" w:leader="dot" w:pos="9053"/>
            </w:tabs>
            <w:rPr>
              <w:del w:id="429" w:author="karthik Anandan | IFMR Rural Finance" w:date="2016-08-17T17:47:00Z"/>
              <w:rFonts w:asciiTheme="minorHAnsi" w:eastAsiaTheme="minorEastAsia" w:hAnsiTheme="minorHAnsi" w:cstheme="minorBidi"/>
              <w:noProof/>
              <w:lang w:val="en-IN" w:eastAsia="en-IN"/>
            </w:rPr>
          </w:pPr>
          <w:del w:id="430" w:author="karthik Anandan | IFMR Rural Finance" w:date="2016-08-17T17:47:00Z">
            <w:r w:rsidRPr="00A663D8" w:rsidDel="00A663D8">
              <w:rPr>
                <w:noProof/>
                <w:rPrChange w:id="431" w:author="karthik Anandan | IFMR Rural Finance" w:date="2016-08-17T17:47:00Z">
                  <w:rPr>
                    <w:rStyle w:val="Hyperlink"/>
                    <w:noProof/>
                  </w:rPr>
                </w:rPrChange>
              </w:rPr>
              <w:delText>11.5 Downloads</w:delText>
            </w:r>
            <w:r w:rsidDel="00A663D8">
              <w:rPr>
                <w:noProof/>
                <w:webHidden/>
              </w:rPr>
              <w:tab/>
              <w:delText>34</w:delText>
            </w:r>
          </w:del>
        </w:p>
        <w:p w:rsidR="00B41797" w:rsidDel="00A663D8" w:rsidRDefault="00B41797">
          <w:pPr>
            <w:pStyle w:val="TOC2"/>
            <w:tabs>
              <w:tab w:val="right" w:leader="dot" w:pos="9053"/>
            </w:tabs>
            <w:rPr>
              <w:del w:id="432" w:author="karthik Anandan | IFMR Rural Finance" w:date="2016-08-17T17:47:00Z"/>
              <w:rFonts w:asciiTheme="minorHAnsi" w:eastAsiaTheme="minorEastAsia" w:hAnsiTheme="minorHAnsi" w:cstheme="minorBidi"/>
              <w:noProof/>
              <w:lang w:val="en-IN" w:eastAsia="en-IN"/>
            </w:rPr>
          </w:pPr>
          <w:del w:id="433" w:author="karthik Anandan | IFMR Rural Finance" w:date="2016-08-17T17:47:00Z">
            <w:r w:rsidRPr="00A663D8" w:rsidDel="00A663D8">
              <w:rPr>
                <w:noProof/>
                <w:rPrChange w:id="434" w:author="karthik Anandan | IFMR Rural Finance" w:date="2016-08-17T17:47:00Z">
                  <w:rPr>
                    <w:rStyle w:val="Hyperlink"/>
                    <w:noProof/>
                  </w:rPr>
                </w:rPrChange>
              </w:rPr>
              <w:delText>11.6 Reports</w:delText>
            </w:r>
            <w:r w:rsidDel="00A663D8">
              <w:rPr>
                <w:noProof/>
                <w:webHidden/>
              </w:rPr>
              <w:tab/>
              <w:delText>34</w:delText>
            </w:r>
          </w:del>
        </w:p>
        <w:p w:rsidR="00B41797" w:rsidDel="00A663D8" w:rsidRDefault="00B41797">
          <w:pPr>
            <w:pStyle w:val="TOC1"/>
            <w:tabs>
              <w:tab w:val="right" w:leader="dot" w:pos="9053"/>
            </w:tabs>
            <w:rPr>
              <w:del w:id="435" w:author="karthik Anandan | IFMR Rural Finance" w:date="2016-08-17T17:47:00Z"/>
              <w:rFonts w:asciiTheme="minorHAnsi" w:eastAsiaTheme="minorEastAsia" w:hAnsiTheme="minorHAnsi" w:cstheme="minorBidi"/>
              <w:noProof/>
              <w:sz w:val="22"/>
              <w:lang w:val="en-IN" w:eastAsia="en-IN"/>
            </w:rPr>
          </w:pPr>
          <w:del w:id="436" w:author="karthik Anandan | IFMR Rural Finance" w:date="2016-08-17T17:47:00Z">
            <w:r w:rsidRPr="00A663D8" w:rsidDel="00A663D8">
              <w:rPr>
                <w:noProof/>
                <w:rPrChange w:id="437" w:author="karthik Anandan | IFMR Rural Finance" w:date="2016-08-17T17:47:00Z">
                  <w:rPr>
                    <w:rStyle w:val="Hyperlink"/>
                    <w:noProof/>
                  </w:rPr>
                </w:rPrChange>
              </w:rPr>
              <w:delText>12. Pending for FRO(Field Risk Officer) Approval</w:delText>
            </w:r>
            <w:r w:rsidDel="00A663D8">
              <w:rPr>
                <w:noProof/>
                <w:webHidden/>
              </w:rPr>
              <w:tab/>
              <w:delText>35</w:delText>
            </w:r>
          </w:del>
        </w:p>
        <w:p w:rsidR="00B41797" w:rsidDel="00A663D8" w:rsidRDefault="00B41797">
          <w:pPr>
            <w:pStyle w:val="TOC2"/>
            <w:tabs>
              <w:tab w:val="right" w:leader="dot" w:pos="9053"/>
            </w:tabs>
            <w:rPr>
              <w:del w:id="438" w:author="karthik Anandan | IFMR Rural Finance" w:date="2016-08-17T17:47:00Z"/>
              <w:rFonts w:asciiTheme="minorHAnsi" w:eastAsiaTheme="minorEastAsia" w:hAnsiTheme="minorHAnsi" w:cstheme="minorBidi"/>
              <w:noProof/>
              <w:lang w:val="en-IN" w:eastAsia="en-IN"/>
            </w:rPr>
          </w:pPr>
          <w:del w:id="439" w:author="karthik Anandan | IFMR Rural Finance" w:date="2016-08-17T17:47:00Z">
            <w:r w:rsidRPr="00A663D8" w:rsidDel="00A663D8">
              <w:rPr>
                <w:noProof/>
                <w:rPrChange w:id="440" w:author="karthik Anandan | IFMR Rural Finance" w:date="2016-08-17T17:47:00Z">
                  <w:rPr>
                    <w:rStyle w:val="Hyperlink"/>
                    <w:noProof/>
                  </w:rPr>
                </w:rPrChange>
              </w:rPr>
              <w:delText>12.1 UI Specification</w:delText>
            </w:r>
            <w:r w:rsidDel="00A663D8">
              <w:rPr>
                <w:noProof/>
                <w:webHidden/>
              </w:rPr>
              <w:tab/>
              <w:delText>35</w:delText>
            </w:r>
          </w:del>
        </w:p>
        <w:p w:rsidR="00B41797" w:rsidDel="00A663D8" w:rsidRDefault="00B41797">
          <w:pPr>
            <w:pStyle w:val="TOC2"/>
            <w:tabs>
              <w:tab w:val="right" w:leader="dot" w:pos="9053"/>
            </w:tabs>
            <w:rPr>
              <w:del w:id="441" w:author="karthik Anandan | IFMR Rural Finance" w:date="2016-08-17T17:47:00Z"/>
              <w:rFonts w:asciiTheme="minorHAnsi" w:eastAsiaTheme="minorEastAsia" w:hAnsiTheme="minorHAnsi" w:cstheme="minorBidi"/>
              <w:noProof/>
              <w:lang w:val="en-IN" w:eastAsia="en-IN"/>
            </w:rPr>
          </w:pPr>
          <w:del w:id="442" w:author="karthik Anandan | IFMR Rural Finance" w:date="2016-08-17T17:47:00Z">
            <w:r w:rsidRPr="00A663D8" w:rsidDel="00A663D8">
              <w:rPr>
                <w:noProof/>
                <w:rPrChange w:id="443" w:author="karthik Anandan | IFMR Rural Finance" w:date="2016-08-17T17:47:00Z">
                  <w:rPr>
                    <w:rStyle w:val="Hyperlink"/>
                    <w:noProof/>
                  </w:rPr>
                </w:rPrChange>
              </w:rPr>
              <w:delText>12.2 Screenshots</w:delText>
            </w:r>
            <w:r w:rsidDel="00A663D8">
              <w:rPr>
                <w:noProof/>
                <w:webHidden/>
              </w:rPr>
              <w:tab/>
              <w:delText>35</w:delText>
            </w:r>
          </w:del>
        </w:p>
        <w:p w:rsidR="00B41797" w:rsidDel="00A663D8" w:rsidRDefault="00B41797">
          <w:pPr>
            <w:pStyle w:val="TOC2"/>
            <w:tabs>
              <w:tab w:val="right" w:leader="dot" w:pos="9053"/>
            </w:tabs>
            <w:rPr>
              <w:del w:id="444" w:author="karthik Anandan | IFMR Rural Finance" w:date="2016-08-17T17:47:00Z"/>
              <w:rFonts w:asciiTheme="minorHAnsi" w:eastAsiaTheme="minorEastAsia" w:hAnsiTheme="minorHAnsi" w:cstheme="minorBidi"/>
              <w:noProof/>
              <w:lang w:val="en-IN" w:eastAsia="en-IN"/>
            </w:rPr>
          </w:pPr>
          <w:del w:id="445" w:author="karthik Anandan | IFMR Rural Finance" w:date="2016-08-17T17:47:00Z">
            <w:r w:rsidRPr="00A663D8" w:rsidDel="00A663D8">
              <w:rPr>
                <w:noProof/>
                <w:rPrChange w:id="446" w:author="karthik Anandan | IFMR Rural Finance" w:date="2016-08-17T17:47:00Z">
                  <w:rPr>
                    <w:rStyle w:val="Hyperlink"/>
                    <w:noProof/>
                  </w:rPr>
                </w:rPrChange>
              </w:rPr>
              <w:delText>12.3 Functional Requirements</w:delText>
            </w:r>
            <w:r w:rsidDel="00A663D8">
              <w:rPr>
                <w:noProof/>
                <w:webHidden/>
              </w:rPr>
              <w:tab/>
              <w:delText>36</w:delText>
            </w:r>
          </w:del>
        </w:p>
        <w:p w:rsidR="00B41797" w:rsidDel="00A663D8" w:rsidRDefault="00B41797">
          <w:pPr>
            <w:pStyle w:val="TOC2"/>
            <w:tabs>
              <w:tab w:val="right" w:leader="dot" w:pos="9053"/>
            </w:tabs>
            <w:rPr>
              <w:del w:id="447" w:author="karthik Anandan | IFMR Rural Finance" w:date="2016-08-17T17:47:00Z"/>
              <w:rFonts w:asciiTheme="minorHAnsi" w:eastAsiaTheme="minorEastAsia" w:hAnsiTheme="minorHAnsi" w:cstheme="minorBidi"/>
              <w:noProof/>
              <w:lang w:val="en-IN" w:eastAsia="en-IN"/>
            </w:rPr>
          </w:pPr>
          <w:del w:id="448" w:author="karthik Anandan | IFMR Rural Finance" w:date="2016-08-17T17:47:00Z">
            <w:r w:rsidRPr="00A663D8" w:rsidDel="00A663D8">
              <w:rPr>
                <w:noProof/>
                <w:rPrChange w:id="449" w:author="karthik Anandan | IFMR Rural Finance" w:date="2016-08-17T17:47:00Z">
                  <w:rPr>
                    <w:rStyle w:val="Hyperlink"/>
                    <w:noProof/>
                  </w:rPr>
                </w:rPrChange>
              </w:rPr>
              <w:delText>12.4 Uploads</w:delText>
            </w:r>
            <w:r w:rsidDel="00A663D8">
              <w:rPr>
                <w:noProof/>
                <w:webHidden/>
              </w:rPr>
              <w:tab/>
              <w:delText>36</w:delText>
            </w:r>
          </w:del>
        </w:p>
        <w:p w:rsidR="00B41797" w:rsidDel="00A663D8" w:rsidRDefault="00B41797">
          <w:pPr>
            <w:pStyle w:val="TOC2"/>
            <w:tabs>
              <w:tab w:val="right" w:leader="dot" w:pos="9053"/>
            </w:tabs>
            <w:rPr>
              <w:del w:id="450" w:author="karthik Anandan | IFMR Rural Finance" w:date="2016-08-17T17:47:00Z"/>
              <w:rFonts w:asciiTheme="minorHAnsi" w:eastAsiaTheme="minorEastAsia" w:hAnsiTheme="minorHAnsi" w:cstheme="minorBidi"/>
              <w:noProof/>
              <w:lang w:val="en-IN" w:eastAsia="en-IN"/>
            </w:rPr>
          </w:pPr>
          <w:del w:id="451" w:author="karthik Anandan | IFMR Rural Finance" w:date="2016-08-17T17:47:00Z">
            <w:r w:rsidRPr="00A663D8" w:rsidDel="00A663D8">
              <w:rPr>
                <w:noProof/>
                <w:rPrChange w:id="452" w:author="karthik Anandan | IFMR Rural Finance" w:date="2016-08-17T17:47:00Z">
                  <w:rPr>
                    <w:rStyle w:val="Hyperlink"/>
                    <w:noProof/>
                  </w:rPr>
                </w:rPrChange>
              </w:rPr>
              <w:delText>12.5 Downloads</w:delText>
            </w:r>
            <w:r w:rsidDel="00A663D8">
              <w:rPr>
                <w:noProof/>
                <w:webHidden/>
              </w:rPr>
              <w:tab/>
              <w:delText>36</w:delText>
            </w:r>
          </w:del>
        </w:p>
        <w:p w:rsidR="00B41797" w:rsidDel="00A663D8" w:rsidRDefault="00B41797">
          <w:pPr>
            <w:pStyle w:val="TOC2"/>
            <w:tabs>
              <w:tab w:val="right" w:leader="dot" w:pos="9053"/>
            </w:tabs>
            <w:rPr>
              <w:del w:id="453" w:author="karthik Anandan | IFMR Rural Finance" w:date="2016-08-17T17:47:00Z"/>
              <w:rFonts w:asciiTheme="minorHAnsi" w:eastAsiaTheme="minorEastAsia" w:hAnsiTheme="minorHAnsi" w:cstheme="minorBidi"/>
              <w:noProof/>
              <w:lang w:val="en-IN" w:eastAsia="en-IN"/>
            </w:rPr>
          </w:pPr>
          <w:del w:id="454" w:author="karthik Anandan | IFMR Rural Finance" w:date="2016-08-17T17:47:00Z">
            <w:r w:rsidRPr="00A663D8" w:rsidDel="00A663D8">
              <w:rPr>
                <w:noProof/>
                <w:rPrChange w:id="455" w:author="karthik Anandan | IFMR Rural Finance" w:date="2016-08-17T17:47:00Z">
                  <w:rPr>
                    <w:rStyle w:val="Hyperlink"/>
                    <w:noProof/>
                  </w:rPr>
                </w:rPrChange>
              </w:rPr>
              <w:delText>12.6 Reports</w:delText>
            </w:r>
            <w:r w:rsidDel="00A663D8">
              <w:rPr>
                <w:noProof/>
                <w:webHidden/>
              </w:rPr>
              <w:tab/>
              <w:delText>37</w:delText>
            </w:r>
          </w:del>
        </w:p>
        <w:p w:rsidR="00B41797" w:rsidDel="00A663D8" w:rsidRDefault="00B41797">
          <w:pPr>
            <w:pStyle w:val="TOC1"/>
            <w:tabs>
              <w:tab w:val="right" w:leader="dot" w:pos="9053"/>
            </w:tabs>
            <w:rPr>
              <w:del w:id="456" w:author="karthik Anandan | IFMR Rural Finance" w:date="2016-08-17T17:47:00Z"/>
              <w:rFonts w:asciiTheme="minorHAnsi" w:eastAsiaTheme="minorEastAsia" w:hAnsiTheme="minorHAnsi" w:cstheme="minorBidi"/>
              <w:noProof/>
              <w:sz w:val="22"/>
              <w:lang w:val="en-IN" w:eastAsia="en-IN"/>
            </w:rPr>
          </w:pPr>
          <w:del w:id="457" w:author="karthik Anandan | IFMR Rural Finance" w:date="2016-08-17T17:47:00Z">
            <w:r w:rsidRPr="00A663D8" w:rsidDel="00A663D8">
              <w:rPr>
                <w:noProof/>
                <w:rPrChange w:id="458" w:author="karthik Anandan | IFMR Rural Finance" w:date="2016-08-17T17:47:00Z">
                  <w:rPr>
                    <w:rStyle w:val="Hyperlink"/>
                    <w:noProof/>
                  </w:rPr>
                </w:rPrChange>
              </w:rPr>
              <w:delText>13. Pending for CRO (Central Risk Officer) Approval</w:delText>
            </w:r>
            <w:r w:rsidDel="00A663D8">
              <w:rPr>
                <w:noProof/>
                <w:webHidden/>
              </w:rPr>
              <w:tab/>
              <w:delText>38</w:delText>
            </w:r>
          </w:del>
        </w:p>
        <w:p w:rsidR="00B41797" w:rsidDel="00A663D8" w:rsidRDefault="00B41797">
          <w:pPr>
            <w:pStyle w:val="TOC2"/>
            <w:tabs>
              <w:tab w:val="right" w:leader="dot" w:pos="9053"/>
            </w:tabs>
            <w:rPr>
              <w:del w:id="459" w:author="karthik Anandan | IFMR Rural Finance" w:date="2016-08-17T17:47:00Z"/>
              <w:rFonts w:asciiTheme="minorHAnsi" w:eastAsiaTheme="minorEastAsia" w:hAnsiTheme="minorHAnsi" w:cstheme="minorBidi"/>
              <w:noProof/>
              <w:lang w:val="en-IN" w:eastAsia="en-IN"/>
            </w:rPr>
          </w:pPr>
          <w:del w:id="460" w:author="karthik Anandan | IFMR Rural Finance" w:date="2016-08-17T17:47:00Z">
            <w:r w:rsidRPr="00A663D8" w:rsidDel="00A663D8">
              <w:rPr>
                <w:noProof/>
                <w:rPrChange w:id="461" w:author="karthik Anandan | IFMR Rural Finance" w:date="2016-08-17T17:47:00Z">
                  <w:rPr>
                    <w:rStyle w:val="Hyperlink"/>
                    <w:noProof/>
                  </w:rPr>
                </w:rPrChange>
              </w:rPr>
              <w:delText>13.1 UI Requirements</w:delText>
            </w:r>
            <w:r w:rsidDel="00A663D8">
              <w:rPr>
                <w:noProof/>
                <w:webHidden/>
              </w:rPr>
              <w:tab/>
              <w:delText>38</w:delText>
            </w:r>
          </w:del>
        </w:p>
        <w:p w:rsidR="00B41797" w:rsidDel="00A663D8" w:rsidRDefault="00B41797">
          <w:pPr>
            <w:pStyle w:val="TOC2"/>
            <w:tabs>
              <w:tab w:val="right" w:leader="dot" w:pos="9053"/>
            </w:tabs>
            <w:rPr>
              <w:del w:id="462" w:author="karthik Anandan | IFMR Rural Finance" w:date="2016-08-17T17:47:00Z"/>
              <w:rFonts w:asciiTheme="minorHAnsi" w:eastAsiaTheme="minorEastAsia" w:hAnsiTheme="minorHAnsi" w:cstheme="minorBidi"/>
              <w:noProof/>
              <w:lang w:val="en-IN" w:eastAsia="en-IN"/>
            </w:rPr>
          </w:pPr>
          <w:del w:id="463" w:author="karthik Anandan | IFMR Rural Finance" w:date="2016-08-17T17:47:00Z">
            <w:r w:rsidRPr="00A663D8" w:rsidDel="00A663D8">
              <w:rPr>
                <w:noProof/>
                <w:rPrChange w:id="464" w:author="karthik Anandan | IFMR Rural Finance" w:date="2016-08-17T17:47:00Z">
                  <w:rPr>
                    <w:rStyle w:val="Hyperlink"/>
                    <w:noProof/>
                  </w:rPr>
                </w:rPrChange>
              </w:rPr>
              <w:delText>13.2 Screenshots</w:delText>
            </w:r>
            <w:r w:rsidDel="00A663D8">
              <w:rPr>
                <w:noProof/>
                <w:webHidden/>
              </w:rPr>
              <w:tab/>
              <w:delText>39</w:delText>
            </w:r>
          </w:del>
        </w:p>
        <w:p w:rsidR="00B41797" w:rsidDel="00A663D8" w:rsidRDefault="00B41797">
          <w:pPr>
            <w:pStyle w:val="TOC2"/>
            <w:tabs>
              <w:tab w:val="right" w:leader="dot" w:pos="9053"/>
            </w:tabs>
            <w:rPr>
              <w:del w:id="465" w:author="karthik Anandan | IFMR Rural Finance" w:date="2016-08-17T17:47:00Z"/>
              <w:rFonts w:asciiTheme="minorHAnsi" w:eastAsiaTheme="minorEastAsia" w:hAnsiTheme="minorHAnsi" w:cstheme="minorBidi"/>
              <w:noProof/>
              <w:lang w:val="en-IN" w:eastAsia="en-IN"/>
            </w:rPr>
          </w:pPr>
          <w:del w:id="466" w:author="karthik Anandan | IFMR Rural Finance" w:date="2016-08-17T17:47:00Z">
            <w:r w:rsidRPr="00A663D8" w:rsidDel="00A663D8">
              <w:rPr>
                <w:noProof/>
                <w:rPrChange w:id="467" w:author="karthik Anandan | IFMR Rural Finance" w:date="2016-08-17T17:47:00Z">
                  <w:rPr>
                    <w:rStyle w:val="Hyperlink"/>
                    <w:noProof/>
                  </w:rPr>
                </w:rPrChange>
              </w:rPr>
              <w:delText>13.3 Functional requirements</w:delText>
            </w:r>
            <w:r w:rsidDel="00A663D8">
              <w:rPr>
                <w:noProof/>
                <w:webHidden/>
              </w:rPr>
              <w:tab/>
              <w:delText>39</w:delText>
            </w:r>
          </w:del>
        </w:p>
        <w:p w:rsidR="00B41797" w:rsidDel="00A663D8" w:rsidRDefault="00B41797">
          <w:pPr>
            <w:pStyle w:val="TOC2"/>
            <w:tabs>
              <w:tab w:val="right" w:leader="dot" w:pos="9053"/>
            </w:tabs>
            <w:rPr>
              <w:del w:id="468" w:author="karthik Anandan | IFMR Rural Finance" w:date="2016-08-17T17:47:00Z"/>
              <w:rFonts w:asciiTheme="minorHAnsi" w:eastAsiaTheme="minorEastAsia" w:hAnsiTheme="minorHAnsi" w:cstheme="minorBidi"/>
              <w:noProof/>
              <w:lang w:val="en-IN" w:eastAsia="en-IN"/>
            </w:rPr>
          </w:pPr>
          <w:del w:id="469" w:author="karthik Anandan | IFMR Rural Finance" w:date="2016-08-17T17:47:00Z">
            <w:r w:rsidRPr="00A663D8" w:rsidDel="00A663D8">
              <w:rPr>
                <w:noProof/>
                <w:rPrChange w:id="470" w:author="karthik Anandan | IFMR Rural Finance" w:date="2016-08-17T17:47:00Z">
                  <w:rPr>
                    <w:rStyle w:val="Hyperlink"/>
                    <w:noProof/>
                  </w:rPr>
                </w:rPrChange>
              </w:rPr>
              <w:delText>13.4 Uploads</w:delText>
            </w:r>
            <w:r w:rsidDel="00A663D8">
              <w:rPr>
                <w:noProof/>
                <w:webHidden/>
              </w:rPr>
              <w:tab/>
              <w:delText>40</w:delText>
            </w:r>
          </w:del>
        </w:p>
        <w:p w:rsidR="00B41797" w:rsidDel="00A663D8" w:rsidRDefault="00B41797">
          <w:pPr>
            <w:pStyle w:val="TOC2"/>
            <w:tabs>
              <w:tab w:val="right" w:leader="dot" w:pos="9053"/>
            </w:tabs>
            <w:rPr>
              <w:del w:id="471" w:author="karthik Anandan | IFMR Rural Finance" w:date="2016-08-17T17:47:00Z"/>
              <w:rFonts w:asciiTheme="minorHAnsi" w:eastAsiaTheme="minorEastAsia" w:hAnsiTheme="minorHAnsi" w:cstheme="minorBidi"/>
              <w:noProof/>
              <w:lang w:val="en-IN" w:eastAsia="en-IN"/>
            </w:rPr>
          </w:pPr>
          <w:del w:id="472" w:author="karthik Anandan | IFMR Rural Finance" w:date="2016-08-17T17:47:00Z">
            <w:r w:rsidRPr="00A663D8" w:rsidDel="00A663D8">
              <w:rPr>
                <w:noProof/>
                <w:rPrChange w:id="473" w:author="karthik Anandan | IFMR Rural Finance" w:date="2016-08-17T17:47:00Z">
                  <w:rPr>
                    <w:rStyle w:val="Hyperlink"/>
                    <w:noProof/>
                  </w:rPr>
                </w:rPrChange>
              </w:rPr>
              <w:delText>13.5 Downloads</w:delText>
            </w:r>
            <w:r w:rsidDel="00A663D8">
              <w:rPr>
                <w:noProof/>
                <w:webHidden/>
              </w:rPr>
              <w:tab/>
              <w:delText>40</w:delText>
            </w:r>
          </w:del>
        </w:p>
        <w:p w:rsidR="00B41797" w:rsidDel="00A663D8" w:rsidRDefault="00B41797">
          <w:pPr>
            <w:pStyle w:val="TOC2"/>
            <w:tabs>
              <w:tab w:val="right" w:leader="dot" w:pos="9053"/>
            </w:tabs>
            <w:rPr>
              <w:del w:id="474" w:author="karthik Anandan | IFMR Rural Finance" w:date="2016-08-17T17:47:00Z"/>
              <w:rFonts w:asciiTheme="minorHAnsi" w:eastAsiaTheme="minorEastAsia" w:hAnsiTheme="minorHAnsi" w:cstheme="minorBidi"/>
              <w:noProof/>
              <w:lang w:val="en-IN" w:eastAsia="en-IN"/>
            </w:rPr>
          </w:pPr>
          <w:del w:id="475" w:author="karthik Anandan | IFMR Rural Finance" w:date="2016-08-17T17:47:00Z">
            <w:r w:rsidRPr="00A663D8" w:rsidDel="00A663D8">
              <w:rPr>
                <w:noProof/>
                <w:rPrChange w:id="476" w:author="karthik Anandan | IFMR Rural Finance" w:date="2016-08-17T17:47:00Z">
                  <w:rPr>
                    <w:rStyle w:val="Hyperlink"/>
                    <w:noProof/>
                  </w:rPr>
                </w:rPrChange>
              </w:rPr>
              <w:delText>13.6 Reports</w:delText>
            </w:r>
            <w:r w:rsidDel="00A663D8">
              <w:rPr>
                <w:noProof/>
                <w:webHidden/>
              </w:rPr>
              <w:tab/>
              <w:delText>40</w:delText>
            </w:r>
          </w:del>
        </w:p>
        <w:p w:rsidR="00B41797" w:rsidDel="00A663D8" w:rsidRDefault="00B41797">
          <w:pPr>
            <w:pStyle w:val="TOC1"/>
            <w:tabs>
              <w:tab w:val="right" w:leader="dot" w:pos="9053"/>
            </w:tabs>
            <w:rPr>
              <w:del w:id="477" w:author="karthik Anandan | IFMR Rural Finance" w:date="2016-08-17T17:47:00Z"/>
              <w:rFonts w:asciiTheme="minorHAnsi" w:eastAsiaTheme="minorEastAsia" w:hAnsiTheme="minorHAnsi" w:cstheme="minorBidi"/>
              <w:noProof/>
              <w:sz w:val="22"/>
              <w:lang w:val="en-IN" w:eastAsia="en-IN"/>
            </w:rPr>
          </w:pPr>
          <w:del w:id="478" w:author="karthik Anandan | IFMR Rural Finance" w:date="2016-08-17T17:47:00Z">
            <w:r w:rsidRPr="00A663D8" w:rsidDel="00A663D8">
              <w:rPr>
                <w:noProof/>
                <w:rPrChange w:id="479" w:author="karthik Anandan | IFMR Rural Finance" w:date="2016-08-17T17:47:00Z">
                  <w:rPr>
                    <w:rStyle w:val="Hyperlink"/>
                    <w:noProof/>
                  </w:rPr>
                </w:rPrChange>
              </w:rPr>
              <w:delText>14. EMI Schedule Generation</w:delText>
            </w:r>
            <w:r w:rsidDel="00A663D8">
              <w:rPr>
                <w:noProof/>
                <w:webHidden/>
              </w:rPr>
              <w:tab/>
              <w:delText>41</w:delText>
            </w:r>
          </w:del>
        </w:p>
        <w:p w:rsidR="00B41797" w:rsidDel="00A663D8" w:rsidRDefault="00B41797">
          <w:pPr>
            <w:pStyle w:val="TOC2"/>
            <w:tabs>
              <w:tab w:val="right" w:leader="dot" w:pos="9053"/>
            </w:tabs>
            <w:rPr>
              <w:del w:id="480" w:author="karthik Anandan | IFMR Rural Finance" w:date="2016-08-17T17:47:00Z"/>
              <w:rFonts w:asciiTheme="minorHAnsi" w:eastAsiaTheme="minorEastAsia" w:hAnsiTheme="minorHAnsi" w:cstheme="minorBidi"/>
              <w:noProof/>
              <w:lang w:val="en-IN" w:eastAsia="en-IN"/>
            </w:rPr>
          </w:pPr>
          <w:del w:id="481" w:author="karthik Anandan | IFMR Rural Finance" w:date="2016-08-17T17:47:00Z">
            <w:r w:rsidRPr="00A663D8" w:rsidDel="00A663D8">
              <w:rPr>
                <w:noProof/>
                <w:rPrChange w:id="482" w:author="karthik Anandan | IFMR Rural Finance" w:date="2016-08-17T17:47:00Z">
                  <w:rPr>
                    <w:rStyle w:val="Hyperlink"/>
                    <w:noProof/>
                  </w:rPr>
                </w:rPrChange>
              </w:rPr>
              <w:delText>14.1 UI Requirements</w:delText>
            </w:r>
            <w:r w:rsidDel="00A663D8">
              <w:rPr>
                <w:noProof/>
                <w:webHidden/>
              </w:rPr>
              <w:tab/>
              <w:delText>41</w:delText>
            </w:r>
          </w:del>
        </w:p>
        <w:p w:rsidR="00B41797" w:rsidDel="00A663D8" w:rsidRDefault="00B41797">
          <w:pPr>
            <w:pStyle w:val="TOC2"/>
            <w:tabs>
              <w:tab w:val="right" w:leader="dot" w:pos="9053"/>
            </w:tabs>
            <w:rPr>
              <w:del w:id="483" w:author="karthik Anandan | IFMR Rural Finance" w:date="2016-08-17T17:47:00Z"/>
              <w:rFonts w:asciiTheme="minorHAnsi" w:eastAsiaTheme="minorEastAsia" w:hAnsiTheme="minorHAnsi" w:cstheme="minorBidi"/>
              <w:noProof/>
              <w:lang w:val="en-IN" w:eastAsia="en-IN"/>
            </w:rPr>
          </w:pPr>
          <w:del w:id="484" w:author="karthik Anandan | IFMR Rural Finance" w:date="2016-08-17T17:47:00Z">
            <w:r w:rsidRPr="00A663D8" w:rsidDel="00A663D8">
              <w:rPr>
                <w:noProof/>
                <w:rPrChange w:id="485" w:author="karthik Anandan | IFMR Rural Finance" w:date="2016-08-17T17:47:00Z">
                  <w:rPr>
                    <w:rStyle w:val="Hyperlink"/>
                    <w:noProof/>
                  </w:rPr>
                </w:rPrChange>
              </w:rPr>
              <w:delText>14.2 Screenshots</w:delText>
            </w:r>
            <w:r w:rsidDel="00A663D8">
              <w:rPr>
                <w:noProof/>
                <w:webHidden/>
              </w:rPr>
              <w:tab/>
              <w:delText>41</w:delText>
            </w:r>
          </w:del>
        </w:p>
        <w:p w:rsidR="00B41797" w:rsidDel="00A663D8" w:rsidRDefault="00B41797">
          <w:pPr>
            <w:pStyle w:val="TOC2"/>
            <w:tabs>
              <w:tab w:val="right" w:leader="dot" w:pos="9053"/>
            </w:tabs>
            <w:rPr>
              <w:del w:id="486" w:author="karthik Anandan | IFMR Rural Finance" w:date="2016-08-17T17:47:00Z"/>
              <w:rFonts w:asciiTheme="minorHAnsi" w:eastAsiaTheme="minorEastAsia" w:hAnsiTheme="minorHAnsi" w:cstheme="minorBidi"/>
              <w:noProof/>
              <w:lang w:val="en-IN" w:eastAsia="en-IN"/>
            </w:rPr>
          </w:pPr>
          <w:del w:id="487" w:author="karthik Anandan | IFMR Rural Finance" w:date="2016-08-17T17:47:00Z">
            <w:r w:rsidRPr="00A663D8" w:rsidDel="00A663D8">
              <w:rPr>
                <w:noProof/>
                <w:rPrChange w:id="488" w:author="karthik Anandan | IFMR Rural Finance" w:date="2016-08-17T17:47:00Z">
                  <w:rPr>
                    <w:rStyle w:val="Hyperlink"/>
                    <w:noProof/>
                  </w:rPr>
                </w:rPrChange>
              </w:rPr>
              <w:delText>14.3 Functional Requirements</w:delText>
            </w:r>
            <w:r w:rsidDel="00A663D8">
              <w:rPr>
                <w:noProof/>
                <w:webHidden/>
              </w:rPr>
              <w:tab/>
              <w:delText>42</w:delText>
            </w:r>
          </w:del>
        </w:p>
        <w:p w:rsidR="00B41797" w:rsidDel="00A663D8" w:rsidRDefault="00B41797">
          <w:pPr>
            <w:pStyle w:val="TOC2"/>
            <w:tabs>
              <w:tab w:val="right" w:leader="dot" w:pos="9053"/>
            </w:tabs>
            <w:rPr>
              <w:del w:id="489" w:author="karthik Anandan | IFMR Rural Finance" w:date="2016-08-17T17:47:00Z"/>
              <w:rFonts w:asciiTheme="minorHAnsi" w:eastAsiaTheme="minorEastAsia" w:hAnsiTheme="minorHAnsi" w:cstheme="minorBidi"/>
              <w:noProof/>
              <w:lang w:val="en-IN" w:eastAsia="en-IN"/>
            </w:rPr>
          </w:pPr>
          <w:del w:id="490" w:author="karthik Anandan | IFMR Rural Finance" w:date="2016-08-17T17:47:00Z">
            <w:r w:rsidRPr="00A663D8" w:rsidDel="00A663D8">
              <w:rPr>
                <w:noProof/>
                <w:rPrChange w:id="491" w:author="karthik Anandan | IFMR Rural Finance" w:date="2016-08-17T17:47:00Z">
                  <w:rPr>
                    <w:rStyle w:val="Hyperlink"/>
                    <w:noProof/>
                  </w:rPr>
                </w:rPrChange>
              </w:rPr>
              <w:delText>14.4 Uploads</w:delText>
            </w:r>
            <w:r w:rsidDel="00A663D8">
              <w:rPr>
                <w:noProof/>
                <w:webHidden/>
              </w:rPr>
              <w:tab/>
              <w:delText>43</w:delText>
            </w:r>
          </w:del>
        </w:p>
        <w:p w:rsidR="00B41797" w:rsidDel="00A663D8" w:rsidRDefault="00B41797">
          <w:pPr>
            <w:pStyle w:val="TOC2"/>
            <w:tabs>
              <w:tab w:val="right" w:leader="dot" w:pos="9053"/>
            </w:tabs>
            <w:rPr>
              <w:del w:id="492" w:author="karthik Anandan | IFMR Rural Finance" w:date="2016-08-17T17:47:00Z"/>
              <w:rFonts w:asciiTheme="minorHAnsi" w:eastAsiaTheme="minorEastAsia" w:hAnsiTheme="minorHAnsi" w:cstheme="minorBidi"/>
              <w:noProof/>
              <w:lang w:val="en-IN" w:eastAsia="en-IN"/>
            </w:rPr>
          </w:pPr>
          <w:del w:id="493" w:author="karthik Anandan | IFMR Rural Finance" w:date="2016-08-17T17:47:00Z">
            <w:r w:rsidRPr="00A663D8" w:rsidDel="00A663D8">
              <w:rPr>
                <w:noProof/>
                <w:rPrChange w:id="494" w:author="karthik Anandan | IFMR Rural Finance" w:date="2016-08-17T17:47:00Z">
                  <w:rPr>
                    <w:rStyle w:val="Hyperlink"/>
                    <w:noProof/>
                  </w:rPr>
                </w:rPrChange>
              </w:rPr>
              <w:delText>14.5 Downloads</w:delText>
            </w:r>
            <w:r w:rsidDel="00A663D8">
              <w:rPr>
                <w:noProof/>
                <w:webHidden/>
              </w:rPr>
              <w:tab/>
              <w:delText>43</w:delText>
            </w:r>
          </w:del>
        </w:p>
        <w:p w:rsidR="00B41797" w:rsidDel="00A663D8" w:rsidRDefault="00B41797">
          <w:pPr>
            <w:pStyle w:val="TOC2"/>
            <w:tabs>
              <w:tab w:val="right" w:leader="dot" w:pos="9053"/>
            </w:tabs>
            <w:rPr>
              <w:del w:id="495" w:author="karthik Anandan | IFMR Rural Finance" w:date="2016-08-17T17:47:00Z"/>
              <w:rFonts w:asciiTheme="minorHAnsi" w:eastAsiaTheme="minorEastAsia" w:hAnsiTheme="minorHAnsi" w:cstheme="minorBidi"/>
              <w:noProof/>
              <w:lang w:val="en-IN" w:eastAsia="en-IN"/>
            </w:rPr>
          </w:pPr>
          <w:del w:id="496" w:author="karthik Anandan | IFMR Rural Finance" w:date="2016-08-17T17:47:00Z">
            <w:r w:rsidRPr="00A663D8" w:rsidDel="00A663D8">
              <w:rPr>
                <w:noProof/>
                <w:rPrChange w:id="497" w:author="karthik Anandan | IFMR Rural Finance" w:date="2016-08-17T17:47:00Z">
                  <w:rPr>
                    <w:rStyle w:val="Hyperlink"/>
                    <w:noProof/>
                  </w:rPr>
                </w:rPrChange>
              </w:rPr>
              <w:delText>14.6 Reports</w:delText>
            </w:r>
            <w:r w:rsidDel="00A663D8">
              <w:rPr>
                <w:noProof/>
                <w:webHidden/>
              </w:rPr>
              <w:tab/>
              <w:delText>43</w:delText>
            </w:r>
          </w:del>
        </w:p>
        <w:p w:rsidR="00124E15" w:rsidRDefault="00124E15">
          <w:r>
            <w:rPr>
              <w:b/>
              <w:bCs/>
              <w:noProof/>
            </w:rPr>
            <w:fldChar w:fldCharType="end"/>
          </w:r>
        </w:p>
        <w:bookmarkStart w:id="498" w:name="_GoBack" w:displacedByCustomXml="next"/>
        <w:bookmarkEnd w:id="498" w:displacedByCustomXml="next"/>
      </w:sdtContent>
    </w:sdt>
    <w:p w:rsidR="00124E15" w:rsidRDefault="00124E15" w:rsidP="00124E15"/>
    <w:p w:rsidR="00124E15" w:rsidRDefault="00124E15" w:rsidP="00124E15"/>
    <w:p w:rsidR="00124E15" w:rsidRDefault="00124E15" w:rsidP="00124E15"/>
    <w:p w:rsidR="00124E15" w:rsidRDefault="00124E15" w:rsidP="00124E15"/>
    <w:p w:rsidR="00124E15" w:rsidRDefault="00124E15" w:rsidP="00124E15"/>
    <w:p w:rsidR="001600A4" w:rsidRDefault="001600A4">
      <w:pPr>
        <w:rPr>
          <w:smallCaps/>
          <w:spacing w:val="5"/>
          <w:sz w:val="36"/>
          <w:szCs w:val="36"/>
        </w:rPr>
      </w:pPr>
      <w:r>
        <w:br w:type="page"/>
      </w:r>
    </w:p>
    <w:p w:rsidR="000E262C" w:rsidRPr="00DB377B" w:rsidRDefault="000E262C" w:rsidP="00EB4DEA">
      <w:pPr>
        <w:pStyle w:val="Heading1"/>
        <w:numPr>
          <w:ilvl w:val="0"/>
          <w:numId w:val="11"/>
        </w:numPr>
      </w:pPr>
      <w:bookmarkStart w:id="499" w:name="_Toc459219406"/>
      <w:r w:rsidRPr="00E261BD">
        <w:lastRenderedPageBreak/>
        <w:t>P</w:t>
      </w:r>
      <w:r w:rsidR="00EE572D" w:rsidRPr="00E261BD">
        <w:t>rocess Diagra</w:t>
      </w:r>
      <w:r w:rsidR="00124E15">
        <w:t>m</w:t>
      </w:r>
      <w:bookmarkEnd w:id="499"/>
    </w:p>
    <w:p w:rsidR="00717222" w:rsidRDefault="008944E1" w:rsidP="008944E1">
      <w:pPr>
        <w:rPr>
          <w:rFonts w:asciiTheme="minorHAnsi" w:hAnsiTheme="minorHAnsi"/>
          <w:sz w:val="28"/>
          <w:szCs w:val="28"/>
        </w:rPr>
      </w:pPr>
      <w:r>
        <w:rPr>
          <w:rFonts w:asciiTheme="minorHAnsi" w:hAnsiTheme="minorHAnsi"/>
          <w:noProof/>
          <w:sz w:val="28"/>
          <w:szCs w:val="28"/>
          <w:lang w:val="en-IN" w:eastAsia="en-IN"/>
        </w:rPr>
        <w:drawing>
          <wp:inline distT="0" distB="0" distL="0" distR="0">
            <wp:extent cx="5755005" cy="41090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n booking process (5).png"/>
                    <pic:cNvPicPr/>
                  </pic:nvPicPr>
                  <pic:blipFill>
                    <a:blip r:embed="rId10">
                      <a:extLst>
                        <a:ext uri="{28A0092B-C50C-407E-A947-70E740481C1C}">
                          <a14:useLocalDpi xmlns:a14="http://schemas.microsoft.com/office/drawing/2010/main" val="0"/>
                        </a:ext>
                      </a:extLst>
                    </a:blip>
                    <a:stretch>
                      <a:fillRect/>
                    </a:stretch>
                  </pic:blipFill>
                  <pic:spPr>
                    <a:xfrm>
                      <a:off x="0" y="0"/>
                      <a:ext cx="5755005" cy="4109085"/>
                    </a:xfrm>
                    <a:prstGeom prst="rect">
                      <a:avLst/>
                    </a:prstGeom>
                  </pic:spPr>
                </pic:pic>
              </a:graphicData>
            </a:graphic>
          </wp:inline>
        </w:drawing>
      </w:r>
    </w:p>
    <w:p w:rsidR="00C4779D" w:rsidRDefault="00565E20">
      <w:r>
        <w:br w:type="page"/>
      </w:r>
    </w:p>
    <w:p w:rsidR="00C4779D" w:rsidRPr="00DB377B" w:rsidRDefault="00C96104" w:rsidP="00C4779D">
      <w:pPr>
        <w:pStyle w:val="Heading1"/>
        <w:numPr>
          <w:ilvl w:val="0"/>
          <w:numId w:val="11"/>
        </w:numPr>
      </w:pPr>
      <w:bookmarkStart w:id="500" w:name="_Toc459219407"/>
      <w:r>
        <w:lastRenderedPageBreak/>
        <w:t>Stage definition</w:t>
      </w:r>
      <w:bookmarkEnd w:id="500"/>
    </w:p>
    <w:p w:rsidR="00565E20" w:rsidRPr="00C96104" w:rsidRDefault="00565E20">
      <w:pPr>
        <w:rPr>
          <w:smallCaps/>
          <w:spacing w:val="5"/>
          <w:szCs w:val="36"/>
        </w:rPr>
      </w:pPr>
    </w:p>
    <w:tbl>
      <w:tblPr>
        <w:tblStyle w:val="TableGrid"/>
        <w:tblW w:w="10100" w:type="dxa"/>
        <w:tblLook w:val="04A0" w:firstRow="1" w:lastRow="0" w:firstColumn="1" w:lastColumn="0" w:noHBand="0" w:noVBand="1"/>
      </w:tblPr>
      <w:tblGrid>
        <w:gridCol w:w="2376"/>
        <w:gridCol w:w="7724"/>
      </w:tblGrid>
      <w:tr w:rsidR="00C96104" w:rsidRPr="00C96104" w:rsidTr="00C96104">
        <w:trPr>
          <w:trHeight w:val="300"/>
        </w:trPr>
        <w:tc>
          <w:tcPr>
            <w:tcW w:w="2376" w:type="dxa"/>
            <w:noWrap/>
            <w:hideMark/>
          </w:tcPr>
          <w:p w:rsidR="00C96104" w:rsidRPr="00C96104" w:rsidRDefault="00C96104" w:rsidP="00C96104">
            <w:pPr>
              <w:spacing w:after="0" w:line="240" w:lineRule="auto"/>
              <w:rPr>
                <w:rFonts w:ascii="Calibri" w:eastAsia="Times New Roman" w:hAnsi="Calibri" w:cs="Times New Roman"/>
                <w:b/>
                <w:color w:val="000000"/>
                <w:sz w:val="18"/>
                <w:szCs w:val="18"/>
                <w:lang w:val="en-IN" w:eastAsia="en-IN"/>
              </w:rPr>
            </w:pPr>
            <w:r w:rsidRPr="00C96104">
              <w:rPr>
                <w:rFonts w:ascii="Calibri" w:eastAsia="Times New Roman" w:hAnsi="Calibri" w:cs="Times New Roman"/>
                <w:b/>
                <w:color w:val="000000"/>
                <w:sz w:val="18"/>
                <w:szCs w:val="18"/>
                <w:lang w:val="en-IN" w:eastAsia="en-IN"/>
              </w:rPr>
              <w:t>Stage</w:t>
            </w:r>
          </w:p>
        </w:tc>
        <w:tc>
          <w:tcPr>
            <w:tcW w:w="7724" w:type="dxa"/>
            <w:hideMark/>
          </w:tcPr>
          <w:p w:rsidR="00C96104" w:rsidRPr="00C96104" w:rsidRDefault="00C96104" w:rsidP="00C96104">
            <w:pPr>
              <w:spacing w:after="0" w:line="240" w:lineRule="auto"/>
              <w:rPr>
                <w:rFonts w:ascii="Calibri" w:eastAsia="Times New Roman" w:hAnsi="Calibri" w:cs="Times New Roman"/>
                <w:b/>
                <w:color w:val="000000"/>
                <w:sz w:val="18"/>
                <w:szCs w:val="18"/>
                <w:lang w:val="en-IN" w:eastAsia="en-IN"/>
              </w:rPr>
            </w:pPr>
            <w:r w:rsidRPr="00C96104">
              <w:rPr>
                <w:rFonts w:ascii="Calibri" w:eastAsia="Times New Roman" w:hAnsi="Calibri" w:cs="Times New Roman"/>
                <w:b/>
                <w:color w:val="000000"/>
                <w:sz w:val="18"/>
                <w:szCs w:val="18"/>
                <w:lang w:val="en-IN" w:eastAsia="en-IN"/>
              </w:rPr>
              <w:t>Description</w:t>
            </w:r>
          </w:p>
        </w:tc>
      </w:tr>
      <w:tr w:rsidR="00C96104" w:rsidRPr="00C96104" w:rsidTr="00C96104">
        <w:trPr>
          <w:trHeight w:val="1349"/>
        </w:trPr>
        <w:tc>
          <w:tcPr>
            <w:tcW w:w="2376" w:type="dxa"/>
            <w:noWrap/>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Loan Booking</w:t>
            </w:r>
          </w:p>
        </w:tc>
        <w:tc>
          <w:tcPr>
            <w:tcW w:w="7724" w:type="dxa"/>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 xml:space="preserve">Loan Booking stage will be the starting stage for Loan processing in PERDIX for Phase I. Pre-stage activity will be to upload the Loan and Customer details that are captured in </w:t>
            </w:r>
            <w:proofErr w:type="spellStart"/>
            <w:r w:rsidRPr="00C96104">
              <w:rPr>
                <w:rFonts w:ascii="Calibri" w:eastAsia="Times New Roman" w:hAnsi="Calibri" w:cs="Times New Roman"/>
                <w:color w:val="000000"/>
                <w:sz w:val="18"/>
                <w:szCs w:val="18"/>
                <w:lang w:val="en-IN" w:eastAsia="en-IN"/>
              </w:rPr>
              <w:t>Artoo</w:t>
            </w:r>
            <w:proofErr w:type="spellEnd"/>
            <w:r w:rsidRPr="00C96104">
              <w:rPr>
                <w:rFonts w:ascii="Calibri" w:eastAsia="Times New Roman" w:hAnsi="Calibri" w:cs="Times New Roman"/>
                <w:color w:val="000000"/>
                <w:sz w:val="18"/>
                <w:szCs w:val="18"/>
                <w:lang w:val="en-IN" w:eastAsia="en-IN"/>
              </w:rPr>
              <w:t xml:space="preserve"> System.</w:t>
            </w:r>
            <w:r w:rsidRPr="00C96104">
              <w:rPr>
                <w:rFonts w:ascii="Calibri" w:eastAsia="Times New Roman" w:hAnsi="Calibri" w:cs="Times New Roman"/>
                <w:color w:val="000000"/>
                <w:sz w:val="18"/>
                <w:szCs w:val="18"/>
                <w:lang w:val="en-IN" w:eastAsia="en-IN"/>
              </w:rPr>
              <w:br/>
              <w:t>In this stage, those Loans that are yet to be processed for Disbursement are listed. User will capture the "Expected Disbursement Date" and "Customer Sign Date" at this stage.</w:t>
            </w:r>
          </w:p>
        </w:tc>
      </w:tr>
      <w:tr w:rsidR="00C96104" w:rsidRPr="00C96104" w:rsidTr="00C96104">
        <w:trPr>
          <w:trHeight w:val="900"/>
        </w:trPr>
        <w:tc>
          <w:tcPr>
            <w:tcW w:w="2376" w:type="dxa"/>
            <w:noWrap/>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Document Generation &amp; Upload</w:t>
            </w:r>
          </w:p>
        </w:tc>
        <w:tc>
          <w:tcPr>
            <w:tcW w:w="7724" w:type="dxa"/>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 xml:space="preserve">List of Loans which are updated in the previous stage, "Loan Booking" are listed here. User can generate the documents for the Loan, get the signature from the customer and upload the same for a loan. </w:t>
            </w:r>
          </w:p>
        </w:tc>
      </w:tr>
      <w:tr w:rsidR="00C96104" w:rsidRPr="00C96104" w:rsidTr="00C96104">
        <w:trPr>
          <w:trHeight w:val="1197"/>
        </w:trPr>
        <w:tc>
          <w:tcPr>
            <w:tcW w:w="2376" w:type="dxa"/>
            <w:noWrap/>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Document Verification</w:t>
            </w:r>
          </w:p>
        </w:tc>
        <w:tc>
          <w:tcPr>
            <w:tcW w:w="7724" w:type="dxa"/>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This stage will list all the loans for which Documents are uploaded for verification. User will have provision to approve/reject the documents attached to the loan. If a single document is rejected, the task will go back to "Document Generation &amp; Upload" for correction on the rejected document. If all the attached documents are approved, then the task will move on to next stage, "Ready for Disbursement"</w:t>
            </w:r>
          </w:p>
        </w:tc>
      </w:tr>
      <w:tr w:rsidR="00C96104" w:rsidRPr="00C96104" w:rsidTr="00C96104">
        <w:trPr>
          <w:trHeight w:val="1258"/>
        </w:trPr>
        <w:tc>
          <w:tcPr>
            <w:tcW w:w="2376" w:type="dxa"/>
            <w:noWrap/>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Ready for Disbursement</w:t>
            </w:r>
          </w:p>
        </w:tc>
        <w:tc>
          <w:tcPr>
            <w:tcW w:w="7724" w:type="dxa"/>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This stage will list all the loans for which the documents are verified and approved. The user will have a provision to download a list of such loans into an Excel, update the bank details and upload it back in the system. On upload, the tasks will move on to "Disbursement Confirmation Stage". User can choose to reject a Loan from the list and the rejected Loans will get into "Rejected Disbursement Queue".</w:t>
            </w:r>
          </w:p>
        </w:tc>
      </w:tr>
      <w:tr w:rsidR="00C96104" w:rsidRPr="00C96104" w:rsidTr="00C96104">
        <w:trPr>
          <w:trHeight w:val="992"/>
        </w:trPr>
        <w:tc>
          <w:tcPr>
            <w:tcW w:w="2376" w:type="dxa"/>
            <w:noWrap/>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Disbursement Confirmation</w:t>
            </w:r>
          </w:p>
        </w:tc>
        <w:tc>
          <w:tcPr>
            <w:tcW w:w="7724" w:type="dxa"/>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 xml:space="preserve">This stage will list all the loans which are marked as "Sent for Disbursement". Once, the user receives confirmation </w:t>
            </w:r>
            <w:r>
              <w:rPr>
                <w:rFonts w:ascii="Calibri" w:eastAsia="Times New Roman" w:hAnsi="Calibri" w:cs="Times New Roman"/>
                <w:color w:val="000000"/>
                <w:sz w:val="18"/>
                <w:szCs w:val="18"/>
                <w:lang w:val="en-IN" w:eastAsia="en-IN"/>
              </w:rPr>
              <w:t xml:space="preserve">excel </w:t>
            </w:r>
            <w:r w:rsidRPr="00C96104">
              <w:rPr>
                <w:rFonts w:ascii="Calibri" w:eastAsia="Times New Roman" w:hAnsi="Calibri" w:cs="Times New Roman"/>
                <w:color w:val="000000"/>
                <w:sz w:val="18"/>
                <w:szCs w:val="18"/>
                <w:lang w:val="en-IN" w:eastAsia="en-IN"/>
              </w:rPr>
              <w:t xml:space="preserve">from bank, </w:t>
            </w:r>
            <w:r>
              <w:rPr>
                <w:rFonts w:ascii="Calibri" w:eastAsia="Times New Roman" w:hAnsi="Calibri" w:cs="Times New Roman"/>
                <w:color w:val="000000"/>
                <w:sz w:val="18"/>
                <w:szCs w:val="18"/>
                <w:lang w:val="en-IN" w:eastAsia="en-IN"/>
              </w:rPr>
              <w:t xml:space="preserve">it </w:t>
            </w:r>
            <w:r w:rsidRPr="00C96104">
              <w:rPr>
                <w:rFonts w:ascii="Calibri" w:eastAsia="Times New Roman" w:hAnsi="Calibri" w:cs="Times New Roman"/>
                <w:color w:val="000000"/>
                <w:sz w:val="18"/>
                <w:szCs w:val="18"/>
                <w:lang w:val="en-IN" w:eastAsia="en-IN"/>
              </w:rPr>
              <w:t>will be uploaded and successful disbursements are marked paid and move out of this stage. If the disbursement has failed, then the task will go to "Rejected Disbursement Queue".</w:t>
            </w:r>
          </w:p>
        </w:tc>
      </w:tr>
      <w:tr w:rsidR="00C96104" w:rsidRPr="00C96104" w:rsidTr="00C96104">
        <w:trPr>
          <w:trHeight w:val="900"/>
        </w:trPr>
        <w:tc>
          <w:tcPr>
            <w:tcW w:w="2376" w:type="dxa"/>
            <w:noWrap/>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Rejected Disbursement Queue</w:t>
            </w:r>
          </w:p>
        </w:tc>
        <w:tc>
          <w:tcPr>
            <w:tcW w:w="7724" w:type="dxa"/>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commentRangeStart w:id="501"/>
            <w:r w:rsidRPr="00C96104">
              <w:rPr>
                <w:rFonts w:ascii="Calibri" w:eastAsia="Times New Roman" w:hAnsi="Calibri" w:cs="Times New Roman"/>
                <w:color w:val="000000"/>
                <w:sz w:val="18"/>
                <w:szCs w:val="18"/>
                <w:lang w:val="en-IN" w:eastAsia="en-IN"/>
              </w:rPr>
              <w:t>This stage will list all the loans that are rejected due to disbursement failure. User to correct the Account details and save. On save, the task will move into "Pending for Disbursement" Stage.</w:t>
            </w:r>
            <w:commentRangeEnd w:id="501"/>
            <w:r w:rsidR="007D1759">
              <w:rPr>
                <w:rStyle w:val="CommentReference"/>
              </w:rPr>
              <w:commentReference w:id="501"/>
            </w:r>
          </w:p>
        </w:tc>
      </w:tr>
    </w:tbl>
    <w:p w:rsidR="00C96104" w:rsidRDefault="00C96104">
      <w:pPr>
        <w:rPr>
          <w:smallCaps/>
          <w:spacing w:val="5"/>
          <w:sz w:val="36"/>
          <w:szCs w:val="36"/>
        </w:rPr>
      </w:pPr>
    </w:p>
    <w:p w:rsidR="00C96104" w:rsidRDefault="00C96104">
      <w:pPr>
        <w:rPr>
          <w:smallCaps/>
          <w:spacing w:val="5"/>
          <w:sz w:val="36"/>
          <w:szCs w:val="36"/>
        </w:rPr>
      </w:pPr>
      <w:r>
        <w:rPr>
          <w:smallCaps/>
          <w:spacing w:val="5"/>
          <w:sz w:val="36"/>
          <w:szCs w:val="36"/>
        </w:rPr>
        <w:br w:type="page"/>
      </w:r>
    </w:p>
    <w:p w:rsidR="00C96104" w:rsidRDefault="002C5E90" w:rsidP="00C96104">
      <w:pPr>
        <w:pStyle w:val="Heading1"/>
        <w:numPr>
          <w:ilvl w:val="0"/>
          <w:numId w:val="11"/>
        </w:numPr>
      </w:pPr>
      <w:bookmarkStart w:id="502" w:name="_Toc459219408"/>
      <w:r>
        <w:lastRenderedPageBreak/>
        <w:t>Stage-</w:t>
      </w:r>
      <w:r w:rsidR="00C96104">
        <w:t>role access</w:t>
      </w:r>
      <w:bookmarkEnd w:id="502"/>
    </w:p>
    <w:p w:rsidR="00C96104" w:rsidRPr="00C96104" w:rsidRDefault="00C96104" w:rsidP="00C96104"/>
    <w:tbl>
      <w:tblPr>
        <w:tblW w:w="6961" w:type="dxa"/>
        <w:tblInd w:w="93" w:type="dxa"/>
        <w:tblLook w:val="04A0" w:firstRow="1" w:lastRow="0" w:firstColumn="1" w:lastColumn="0" w:noHBand="0" w:noVBand="1"/>
      </w:tblPr>
      <w:tblGrid>
        <w:gridCol w:w="3417"/>
        <w:gridCol w:w="3544"/>
      </w:tblGrid>
      <w:tr w:rsidR="00C96104" w:rsidRPr="00C96104" w:rsidTr="00C96104">
        <w:trPr>
          <w:trHeight w:val="300"/>
        </w:trPr>
        <w:tc>
          <w:tcPr>
            <w:tcW w:w="3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96104" w:rsidRPr="00C96104" w:rsidRDefault="00C96104" w:rsidP="00C96104">
            <w:pPr>
              <w:spacing w:after="0" w:line="240" w:lineRule="auto"/>
              <w:rPr>
                <w:rFonts w:ascii="Calibri" w:eastAsia="Times New Roman" w:hAnsi="Calibri" w:cs="Times New Roman"/>
                <w:b/>
                <w:bCs/>
                <w:color w:val="000000"/>
                <w:sz w:val="18"/>
                <w:szCs w:val="18"/>
                <w:lang w:val="en-IN" w:eastAsia="en-IN"/>
              </w:rPr>
            </w:pPr>
            <w:r w:rsidRPr="00C96104">
              <w:rPr>
                <w:rFonts w:ascii="Calibri" w:eastAsia="Times New Roman" w:hAnsi="Calibri" w:cs="Times New Roman"/>
                <w:b/>
                <w:bCs/>
                <w:color w:val="000000"/>
                <w:sz w:val="18"/>
                <w:szCs w:val="18"/>
                <w:lang w:val="en-IN" w:eastAsia="en-IN"/>
              </w:rPr>
              <w:t>Stage</w:t>
            </w:r>
          </w:p>
        </w:tc>
        <w:tc>
          <w:tcPr>
            <w:tcW w:w="3544" w:type="dxa"/>
            <w:tcBorders>
              <w:top w:val="single" w:sz="4" w:space="0" w:color="auto"/>
              <w:left w:val="nil"/>
              <w:bottom w:val="single" w:sz="4" w:space="0" w:color="auto"/>
              <w:right w:val="single" w:sz="4" w:space="0" w:color="auto"/>
            </w:tcBorders>
            <w:shd w:val="clear" w:color="auto" w:fill="auto"/>
            <w:vAlign w:val="bottom"/>
            <w:hideMark/>
          </w:tcPr>
          <w:p w:rsidR="00C96104" w:rsidRPr="00C96104" w:rsidRDefault="00C96104" w:rsidP="00C96104">
            <w:pPr>
              <w:spacing w:after="0" w:line="240" w:lineRule="auto"/>
              <w:rPr>
                <w:rFonts w:ascii="Calibri" w:eastAsia="Times New Roman" w:hAnsi="Calibri" w:cs="Times New Roman"/>
                <w:b/>
                <w:bCs/>
                <w:color w:val="000000"/>
                <w:sz w:val="18"/>
                <w:szCs w:val="18"/>
                <w:lang w:val="en-IN" w:eastAsia="en-IN"/>
              </w:rPr>
            </w:pPr>
            <w:r w:rsidRPr="00C96104">
              <w:rPr>
                <w:rFonts w:ascii="Calibri" w:eastAsia="Times New Roman" w:hAnsi="Calibri" w:cs="Times New Roman"/>
                <w:b/>
                <w:bCs/>
                <w:color w:val="000000"/>
                <w:sz w:val="18"/>
                <w:szCs w:val="18"/>
                <w:lang w:val="en-IN" w:eastAsia="en-IN"/>
              </w:rPr>
              <w:t>Applicable Role</w:t>
            </w:r>
          </w:p>
        </w:tc>
      </w:tr>
      <w:tr w:rsidR="00C96104" w:rsidRPr="00C96104" w:rsidTr="00C96104">
        <w:trPr>
          <w:trHeight w:val="300"/>
        </w:trPr>
        <w:tc>
          <w:tcPr>
            <w:tcW w:w="3417" w:type="dxa"/>
            <w:tcBorders>
              <w:top w:val="nil"/>
              <w:left w:val="single" w:sz="4" w:space="0" w:color="auto"/>
              <w:bottom w:val="single" w:sz="4" w:space="0" w:color="auto"/>
              <w:right w:val="single" w:sz="4" w:space="0" w:color="auto"/>
            </w:tcBorders>
            <w:shd w:val="clear" w:color="auto" w:fill="auto"/>
            <w:noWrap/>
            <w:vAlign w:val="bottom"/>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Loan Booking</w:t>
            </w:r>
          </w:p>
        </w:tc>
        <w:tc>
          <w:tcPr>
            <w:tcW w:w="3544" w:type="dxa"/>
            <w:tcBorders>
              <w:top w:val="nil"/>
              <w:left w:val="nil"/>
              <w:bottom w:val="single" w:sz="4" w:space="0" w:color="auto"/>
              <w:right w:val="single" w:sz="4" w:space="0" w:color="auto"/>
            </w:tcBorders>
            <w:shd w:val="clear" w:color="auto" w:fill="auto"/>
            <w:vAlign w:val="bottom"/>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Hub Manager</w:t>
            </w:r>
          </w:p>
        </w:tc>
      </w:tr>
      <w:tr w:rsidR="00C96104" w:rsidRPr="00C96104" w:rsidTr="00C96104">
        <w:trPr>
          <w:trHeight w:val="300"/>
        </w:trPr>
        <w:tc>
          <w:tcPr>
            <w:tcW w:w="3417" w:type="dxa"/>
            <w:tcBorders>
              <w:top w:val="nil"/>
              <w:left w:val="single" w:sz="4" w:space="0" w:color="auto"/>
              <w:bottom w:val="single" w:sz="4" w:space="0" w:color="auto"/>
              <w:right w:val="single" w:sz="4" w:space="0" w:color="auto"/>
            </w:tcBorders>
            <w:shd w:val="clear" w:color="auto" w:fill="auto"/>
            <w:noWrap/>
            <w:vAlign w:val="bottom"/>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Document Generation &amp; Upload</w:t>
            </w:r>
          </w:p>
        </w:tc>
        <w:tc>
          <w:tcPr>
            <w:tcW w:w="3544" w:type="dxa"/>
            <w:tcBorders>
              <w:top w:val="nil"/>
              <w:left w:val="nil"/>
              <w:bottom w:val="single" w:sz="4" w:space="0" w:color="auto"/>
              <w:right w:val="single" w:sz="4" w:space="0" w:color="auto"/>
            </w:tcBorders>
            <w:shd w:val="clear" w:color="auto" w:fill="auto"/>
            <w:vAlign w:val="bottom"/>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Hub Manager</w:t>
            </w:r>
          </w:p>
        </w:tc>
      </w:tr>
      <w:tr w:rsidR="00C96104" w:rsidRPr="00C96104" w:rsidTr="00C96104">
        <w:trPr>
          <w:trHeight w:val="300"/>
        </w:trPr>
        <w:tc>
          <w:tcPr>
            <w:tcW w:w="3417" w:type="dxa"/>
            <w:tcBorders>
              <w:top w:val="nil"/>
              <w:left w:val="single" w:sz="4" w:space="0" w:color="auto"/>
              <w:bottom w:val="single" w:sz="4" w:space="0" w:color="auto"/>
              <w:right w:val="single" w:sz="4" w:space="0" w:color="auto"/>
            </w:tcBorders>
            <w:shd w:val="clear" w:color="auto" w:fill="auto"/>
            <w:noWrap/>
            <w:vAlign w:val="bottom"/>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Document Verification</w:t>
            </w:r>
          </w:p>
        </w:tc>
        <w:tc>
          <w:tcPr>
            <w:tcW w:w="3544" w:type="dxa"/>
            <w:tcBorders>
              <w:top w:val="nil"/>
              <w:left w:val="nil"/>
              <w:bottom w:val="single" w:sz="4" w:space="0" w:color="auto"/>
              <w:right w:val="single" w:sz="4" w:space="0" w:color="auto"/>
            </w:tcBorders>
            <w:shd w:val="clear" w:color="auto" w:fill="auto"/>
            <w:vAlign w:val="bottom"/>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MIS Team</w:t>
            </w:r>
          </w:p>
        </w:tc>
      </w:tr>
      <w:tr w:rsidR="00C96104" w:rsidRPr="00C96104" w:rsidTr="00C96104">
        <w:trPr>
          <w:trHeight w:val="300"/>
        </w:trPr>
        <w:tc>
          <w:tcPr>
            <w:tcW w:w="3417" w:type="dxa"/>
            <w:tcBorders>
              <w:top w:val="nil"/>
              <w:left w:val="single" w:sz="4" w:space="0" w:color="auto"/>
              <w:bottom w:val="single" w:sz="4" w:space="0" w:color="auto"/>
              <w:right w:val="single" w:sz="4" w:space="0" w:color="auto"/>
            </w:tcBorders>
            <w:shd w:val="clear" w:color="auto" w:fill="auto"/>
            <w:noWrap/>
            <w:vAlign w:val="bottom"/>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Ready for Disbursement</w:t>
            </w:r>
          </w:p>
        </w:tc>
        <w:tc>
          <w:tcPr>
            <w:tcW w:w="3544" w:type="dxa"/>
            <w:tcBorders>
              <w:top w:val="nil"/>
              <w:left w:val="nil"/>
              <w:bottom w:val="single" w:sz="4" w:space="0" w:color="auto"/>
              <w:right w:val="single" w:sz="4" w:space="0" w:color="auto"/>
            </w:tcBorders>
            <w:shd w:val="clear" w:color="auto" w:fill="auto"/>
            <w:vAlign w:val="bottom"/>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Finance Team</w:t>
            </w:r>
          </w:p>
        </w:tc>
      </w:tr>
      <w:tr w:rsidR="00C96104" w:rsidRPr="00C96104" w:rsidTr="00C96104">
        <w:trPr>
          <w:trHeight w:val="300"/>
        </w:trPr>
        <w:tc>
          <w:tcPr>
            <w:tcW w:w="3417" w:type="dxa"/>
            <w:tcBorders>
              <w:top w:val="nil"/>
              <w:left w:val="single" w:sz="4" w:space="0" w:color="auto"/>
              <w:bottom w:val="single" w:sz="4" w:space="0" w:color="auto"/>
              <w:right w:val="single" w:sz="4" w:space="0" w:color="auto"/>
            </w:tcBorders>
            <w:shd w:val="clear" w:color="auto" w:fill="auto"/>
            <w:noWrap/>
            <w:vAlign w:val="bottom"/>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Disbursement Confirmation</w:t>
            </w:r>
          </w:p>
        </w:tc>
        <w:tc>
          <w:tcPr>
            <w:tcW w:w="3544" w:type="dxa"/>
            <w:tcBorders>
              <w:top w:val="nil"/>
              <w:left w:val="nil"/>
              <w:bottom w:val="single" w:sz="4" w:space="0" w:color="auto"/>
              <w:right w:val="single" w:sz="4" w:space="0" w:color="auto"/>
            </w:tcBorders>
            <w:shd w:val="clear" w:color="auto" w:fill="auto"/>
            <w:vAlign w:val="bottom"/>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Finance Team</w:t>
            </w:r>
          </w:p>
        </w:tc>
      </w:tr>
      <w:tr w:rsidR="00C96104" w:rsidRPr="00C96104" w:rsidTr="00C96104">
        <w:trPr>
          <w:trHeight w:val="300"/>
        </w:trPr>
        <w:tc>
          <w:tcPr>
            <w:tcW w:w="3417" w:type="dxa"/>
            <w:tcBorders>
              <w:top w:val="nil"/>
              <w:left w:val="single" w:sz="4" w:space="0" w:color="auto"/>
              <w:bottom w:val="single" w:sz="4" w:space="0" w:color="auto"/>
              <w:right w:val="single" w:sz="4" w:space="0" w:color="auto"/>
            </w:tcBorders>
            <w:shd w:val="clear" w:color="auto" w:fill="auto"/>
            <w:noWrap/>
            <w:vAlign w:val="bottom"/>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Rejected Disbursement Queue</w:t>
            </w:r>
          </w:p>
        </w:tc>
        <w:tc>
          <w:tcPr>
            <w:tcW w:w="3544" w:type="dxa"/>
            <w:tcBorders>
              <w:top w:val="nil"/>
              <w:left w:val="nil"/>
              <w:bottom w:val="single" w:sz="4" w:space="0" w:color="auto"/>
              <w:right w:val="single" w:sz="4" w:space="0" w:color="auto"/>
            </w:tcBorders>
            <w:shd w:val="clear" w:color="auto" w:fill="auto"/>
            <w:vAlign w:val="bottom"/>
            <w:hideMark/>
          </w:tcPr>
          <w:p w:rsidR="00C96104" w:rsidRPr="00C96104" w:rsidRDefault="00C96104" w:rsidP="00C96104">
            <w:pPr>
              <w:spacing w:after="0" w:line="240" w:lineRule="auto"/>
              <w:rPr>
                <w:rFonts w:ascii="Calibri" w:eastAsia="Times New Roman" w:hAnsi="Calibri" w:cs="Times New Roman"/>
                <w:color w:val="000000"/>
                <w:sz w:val="18"/>
                <w:szCs w:val="18"/>
                <w:lang w:val="en-IN" w:eastAsia="en-IN"/>
              </w:rPr>
            </w:pPr>
            <w:r w:rsidRPr="00C96104">
              <w:rPr>
                <w:rFonts w:ascii="Calibri" w:eastAsia="Times New Roman" w:hAnsi="Calibri" w:cs="Times New Roman"/>
                <w:color w:val="000000"/>
                <w:sz w:val="18"/>
                <w:szCs w:val="18"/>
                <w:lang w:val="en-IN" w:eastAsia="en-IN"/>
              </w:rPr>
              <w:t>Hub Manager</w:t>
            </w:r>
          </w:p>
        </w:tc>
      </w:tr>
    </w:tbl>
    <w:p w:rsidR="00C96104" w:rsidRDefault="00C96104">
      <w:pPr>
        <w:rPr>
          <w:smallCaps/>
          <w:spacing w:val="5"/>
          <w:sz w:val="36"/>
          <w:szCs w:val="36"/>
        </w:rPr>
      </w:pPr>
    </w:p>
    <w:p w:rsidR="002C5E90" w:rsidRDefault="002C5E90">
      <w:pPr>
        <w:rPr>
          <w:smallCaps/>
          <w:spacing w:val="5"/>
          <w:sz w:val="36"/>
          <w:szCs w:val="36"/>
        </w:rPr>
      </w:pPr>
      <w:r>
        <w:br w:type="page"/>
      </w:r>
    </w:p>
    <w:p w:rsidR="00E261BD" w:rsidRDefault="00565E20" w:rsidP="00565E20">
      <w:pPr>
        <w:pStyle w:val="Heading1"/>
        <w:numPr>
          <w:ilvl w:val="0"/>
          <w:numId w:val="11"/>
        </w:numPr>
      </w:pPr>
      <w:bookmarkStart w:id="503" w:name="_Toc459219409"/>
      <w:r>
        <w:lastRenderedPageBreak/>
        <w:t>Pr</w:t>
      </w:r>
      <w:r w:rsidR="00E261BD" w:rsidRPr="00D46FB7">
        <w:t>e requisite for loan booking process</w:t>
      </w:r>
      <w:bookmarkEnd w:id="503"/>
    </w:p>
    <w:p w:rsidR="00565E20" w:rsidRPr="00565E20" w:rsidRDefault="00565E20" w:rsidP="00565E20">
      <w:pPr>
        <w:pStyle w:val="Heading2"/>
        <w:numPr>
          <w:ilvl w:val="1"/>
          <w:numId w:val="11"/>
        </w:numPr>
      </w:pPr>
      <w:bookmarkStart w:id="504" w:name="_Toc459219410"/>
      <w:r>
        <w:t>U</w:t>
      </w:r>
      <w:r w:rsidRPr="00DB377B">
        <w:t>I specification</w:t>
      </w:r>
      <w:bookmarkEnd w:id="504"/>
    </w:p>
    <w:tbl>
      <w:tblPr>
        <w:tblStyle w:val="TableGrid"/>
        <w:tblW w:w="9515" w:type="dxa"/>
        <w:tblLayout w:type="fixed"/>
        <w:tblLook w:val="04A0" w:firstRow="1" w:lastRow="0" w:firstColumn="1" w:lastColumn="0" w:noHBand="0" w:noVBand="1"/>
      </w:tblPr>
      <w:tblGrid>
        <w:gridCol w:w="1242"/>
        <w:gridCol w:w="1701"/>
        <w:gridCol w:w="993"/>
        <w:gridCol w:w="992"/>
        <w:gridCol w:w="2126"/>
        <w:gridCol w:w="2461"/>
      </w:tblGrid>
      <w:tr w:rsidR="00E261BD" w:rsidRPr="00565E20" w:rsidTr="00565E20">
        <w:tc>
          <w:tcPr>
            <w:tcW w:w="1242" w:type="dxa"/>
          </w:tcPr>
          <w:p w:rsidR="00E261BD" w:rsidRPr="00565E20" w:rsidRDefault="00E261BD" w:rsidP="00E261BD">
            <w:pPr>
              <w:rPr>
                <w:rFonts w:asciiTheme="minorHAnsi" w:hAnsiTheme="minorHAnsi"/>
                <w:b/>
                <w:sz w:val="18"/>
                <w:szCs w:val="18"/>
              </w:rPr>
            </w:pPr>
            <w:r w:rsidRPr="00565E20">
              <w:rPr>
                <w:rFonts w:asciiTheme="minorHAnsi" w:hAnsiTheme="minorHAnsi"/>
                <w:b/>
                <w:sz w:val="18"/>
                <w:szCs w:val="18"/>
              </w:rPr>
              <w:t>Field name</w:t>
            </w:r>
          </w:p>
        </w:tc>
        <w:tc>
          <w:tcPr>
            <w:tcW w:w="1701" w:type="dxa"/>
          </w:tcPr>
          <w:p w:rsidR="00E261BD" w:rsidRPr="00565E20" w:rsidRDefault="00E261BD" w:rsidP="00E261BD">
            <w:pPr>
              <w:rPr>
                <w:rFonts w:asciiTheme="minorHAnsi" w:hAnsiTheme="minorHAnsi"/>
                <w:b/>
                <w:sz w:val="18"/>
                <w:szCs w:val="18"/>
              </w:rPr>
            </w:pPr>
            <w:r w:rsidRPr="00565E20">
              <w:rPr>
                <w:rFonts w:asciiTheme="minorHAnsi" w:hAnsiTheme="minorHAnsi"/>
                <w:b/>
                <w:sz w:val="18"/>
                <w:szCs w:val="18"/>
              </w:rPr>
              <w:t>Section</w:t>
            </w:r>
          </w:p>
        </w:tc>
        <w:tc>
          <w:tcPr>
            <w:tcW w:w="993" w:type="dxa"/>
          </w:tcPr>
          <w:p w:rsidR="00E261BD" w:rsidRPr="00565E20" w:rsidRDefault="00E261BD" w:rsidP="00E261BD">
            <w:pPr>
              <w:rPr>
                <w:rFonts w:asciiTheme="minorHAnsi" w:hAnsiTheme="minorHAnsi"/>
                <w:b/>
                <w:sz w:val="18"/>
                <w:szCs w:val="18"/>
              </w:rPr>
            </w:pPr>
            <w:r w:rsidRPr="00565E20">
              <w:rPr>
                <w:rFonts w:asciiTheme="minorHAnsi" w:hAnsiTheme="minorHAnsi"/>
                <w:b/>
                <w:sz w:val="18"/>
                <w:szCs w:val="18"/>
              </w:rPr>
              <w:t xml:space="preserve">Data Type </w:t>
            </w:r>
          </w:p>
        </w:tc>
        <w:tc>
          <w:tcPr>
            <w:tcW w:w="992" w:type="dxa"/>
          </w:tcPr>
          <w:p w:rsidR="00E261BD" w:rsidRPr="00565E20" w:rsidRDefault="00E261BD" w:rsidP="00E261BD">
            <w:pPr>
              <w:rPr>
                <w:rFonts w:asciiTheme="minorHAnsi" w:hAnsiTheme="minorHAnsi"/>
                <w:b/>
                <w:sz w:val="18"/>
                <w:szCs w:val="18"/>
              </w:rPr>
            </w:pPr>
            <w:r w:rsidRPr="00565E20">
              <w:rPr>
                <w:rFonts w:asciiTheme="minorHAnsi" w:hAnsiTheme="minorHAnsi"/>
                <w:b/>
                <w:sz w:val="18"/>
                <w:szCs w:val="18"/>
              </w:rPr>
              <w:t>Attribute</w:t>
            </w:r>
          </w:p>
        </w:tc>
        <w:tc>
          <w:tcPr>
            <w:tcW w:w="2126" w:type="dxa"/>
          </w:tcPr>
          <w:p w:rsidR="00E261BD" w:rsidRPr="00565E20" w:rsidRDefault="00E261BD" w:rsidP="00E261BD">
            <w:pPr>
              <w:rPr>
                <w:rFonts w:asciiTheme="minorHAnsi" w:hAnsiTheme="minorHAnsi"/>
                <w:b/>
                <w:sz w:val="18"/>
                <w:szCs w:val="18"/>
              </w:rPr>
            </w:pPr>
            <w:r w:rsidRPr="00565E20">
              <w:rPr>
                <w:rFonts w:asciiTheme="minorHAnsi" w:hAnsiTheme="minorHAnsi"/>
                <w:b/>
                <w:sz w:val="18"/>
                <w:szCs w:val="18"/>
              </w:rPr>
              <w:t>Validations/Restrictions</w:t>
            </w:r>
          </w:p>
        </w:tc>
        <w:tc>
          <w:tcPr>
            <w:tcW w:w="2461" w:type="dxa"/>
          </w:tcPr>
          <w:p w:rsidR="00E261BD" w:rsidRPr="00565E20" w:rsidRDefault="00E261BD" w:rsidP="00E261BD">
            <w:pPr>
              <w:rPr>
                <w:rFonts w:asciiTheme="minorHAnsi" w:hAnsiTheme="minorHAnsi"/>
                <w:b/>
                <w:sz w:val="18"/>
                <w:szCs w:val="18"/>
              </w:rPr>
            </w:pPr>
            <w:r w:rsidRPr="00565E20">
              <w:rPr>
                <w:rFonts w:asciiTheme="minorHAnsi" w:hAnsiTheme="minorHAnsi"/>
                <w:b/>
                <w:sz w:val="18"/>
                <w:szCs w:val="18"/>
              </w:rPr>
              <w:t>Population logic</w:t>
            </w:r>
          </w:p>
        </w:tc>
      </w:tr>
      <w:tr w:rsidR="008566CA" w:rsidRPr="00565E20" w:rsidTr="00565E20">
        <w:tc>
          <w:tcPr>
            <w:tcW w:w="1242" w:type="dxa"/>
          </w:tcPr>
          <w:p w:rsidR="008566CA" w:rsidRPr="00565E20" w:rsidRDefault="008566CA" w:rsidP="00E261BD">
            <w:pPr>
              <w:rPr>
                <w:rFonts w:asciiTheme="minorHAnsi" w:hAnsiTheme="minorHAnsi"/>
                <w:sz w:val="18"/>
                <w:szCs w:val="18"/>
              </w:rPr>
            </w:pPr>
            <w:r w:rsidRPr="00565E20">
              <w:rPr>
                <w:rFonts w:asciiTheme="minorHAnsi" w:hAnsiTheme="minorHAnsi"/>
                <w:sz w:val="18"/>
                <w:szCs w:val="18"/>
              </w:rPr>
              <w:t>Partner name</w:t>
            </w:r>
          </w:p>
        </w:tc>
        <w:tc>
          <w:tcPr>
            <w:tcW w:w="1701" w:type="dxa"/>
          </w:tcPr>
          <w:p w:rsidR="008566CA" w:rsidRPr="00565E20" w:rsidRDefault="008566CA" w:rsidP="00E1611F">
            <w:pPr>
              <w:rPr>
                <w:rFonts w:asciiTheme="minorHAnsi" w:hAnsiTheme="minorHAnsi"/>
                <w:sz w:val="18"/>
                <w:szCs w:val="18"/>
              </w:rPr>
            </w:pPr>
            <w:r w:rsidRPr="00565E20">
              <w:rPr>
                <w:rFonts w:asciiTheme="minorHAnsi" w:hAnsiTheme="minorHAnsi"/>
                <w:sz w:val="18"/>
                <w:szCs w:val="18"/>
              </w:rPr>
              <w:t>Product details</w:t>
            </w:r>
          </w:p>
        </w:tc>
        <w:tc>
          <w:tcPr>
            <w:tcW w:w="993" w:type="dxa"/>
          </w:tcPr>
          <w:p w:rsidR="008566CA" w:rsidRPr="00565E20" w:rsidRDefault="008566CA" w:rsidP="00E261BD">
            <w:pPr>
              <w:rPr>
                <w:rFonts w:asciiTheme="minorHAnsi" w:hAnsiTheme="minorHAnsi"/>
                <w:sz w:val="18"/>
                <w:szCs w:val="18"/>
              </w:rPr>
            </w:pPr>
            <w:r w:rsidRPr="00565E20">
              <w:rPr>
                <w:rFonts w:asciiTheme="minorHAnsi" w:hAnsiTheme="minorHAnsi"/>
                <w:sz w:val="18"/>
                <w:szCs w:val="18"/>
              </w:rPr>
              <w:t>Text</w:t>
            </w:r>
          </w:p>
        </w:tc>
        <w:tc>
          <w:tcPr>
            <w:tcW w:w="992" w:type="dxa"/>
          </w:tcPr>
          <w:p w:rsidR="008566CA" w:rsidRPr="00565E20" w:rsidRDefault="008566CA" w:rsidP="00E261BD">
            <w:pPr>
              <w:rPr>
                <w:rFonts w:asciiTheme="minorHAnsi" w:hAnsiTheme="minorHAnsi"/>
                <w:sz w:val="18"/>
                <w:szCs w:val="18"/>
              </w:rPr>
            </w:pPr>
            <w:r w:rsidRPr="00565E20">
              <w:rPr>
                <w:rFonts w:asciiTheme="minorHAnsi" w:hAnsiTheme="minorHAnsi"/>
                <w:sz w:val="18"/>
                <w:szCs w:val="18"/>
              </w:rPr>
              <w:t>Write</w:t>
            </w:r>
          </w:p>
        </w:tc>
        <w:tc>
          <w:tcPr>
            <w:tcW w:w="2126" w:type="dxa"/>
          </w:tcPr>
          <w:p w:rsidR="008566CA" w:rsidRPr="00565E20" w:rsidRDefault="008566CA">
            <w:pPr>
              <w:rPr>
                <w:rFonts w:asciiTheme="minorHAnsi" w:hAnsiTheme="minorHAnsi"/>
                <w:sz w:val="18"/>
                <w:szCs w:val="18"/>
              </w:rPr>
            </w:pPr>
            <w:r w:rsidRPr="00565E20">
              <w:rPr>
                <w:rFonts w:asciiTheme="minorHAnsi" w:hAnsiTheme="minorHAnsi"/>
                <w:sz w:val="18"/>
                <w:szCs w:val="18"/>
              </w:rPr>
              <w:t xml:space="preserve">Drop down </w:t>
            </w:r>
            <w:r w:rsidR="002F5200" w:rsidRPr="00565E20">
              <w:rPr>
                <w:rFonts w:asciiTheme="minorHAnsi" w:hAnsiTheme="minorHAnsi"/>
                <w:sz w:val="18"/>
                <w:szCs w:val="18"/>
              </w:rPr>
              <w:t>–</w:t>
            </w:r>
            <w:r w:rsidRPr="00565E20">
              <w:rPr>
                <w:rFonts w:asciiTheme="minorHAnsi" w:hAnsiTheme="minorHAnsi"/>
                <w:sz w:val="18"/>
                <w:szCs w:val="18"/>
              </w:rPr>
              <w:t xml:space="preserve"> Master</w:t>
            </w:r>
          </w:p>
        </w:tc>
        <w:tc>
          <w:tcPr>
            <w:tcW w:w="2461" w:type="dxa"/>
          </w:tcPr>
          <w:p w:rsidR="008566CA" w:rsidRPr="00565E20" w:rsidRDefault="008566CA">
            <w:pPr>
              <w:rPr>
                <w:rFonts w:asciiTheme="minorHAnsi" w:hAnsiTheme="minorHAnsi"/>
                <w:sz w:val="18"/>
                <w:szCs w:val="18"/>
              </w:rPr>
            </w:pPr>
            <w:r w:rsidRPr="00565E20">
              <w:rPr>
                <w:rFonts w:asciiTheme="minorHAnsi" w:hAnsiTheme="minorHAnsi"/>
                <w:sz w:val="18"/>
                <w:szCs w:val="18"/>
              </w:rPr>
              <w:t xml:space="preserve">Drop down </w:t>
            </w:r>
            <w:r w:rsidR="002F5200" w:rsidRPr="00565E20">
              <w:rPr>
                <w:rFonts w:asciiTheme="minorHAnsi" w:hAnsiTheme="minorHAnsi"/>
                <w:sz w:val="18"/>
                <w:szCs w:val="18"/>
              </w:rPr>
              <w:t>–</w:t>
            </w:r>
            <w:r w:rsidRPr="00565E20">
              <w:rPr>
                <w:rFonts w:asciiTheme="minorHAnsi" w:hAnsiTheme="minorHAnsi"/>
                <w:sz w:val="18"/>
                <w:szCs w:val="18"/>
              </w:rPr>
              <w:t xml:space="preserve"> Master</w:t>
            </w:r>
          </w:p>
        </w:tc>
      </w:tr>
      <w:tr w:rsidR="008566CA" w:rsidRPr="00565E20" w:rsidTr="00565E20">
        <w:tc>
          <w:tcPr>
            <w:tcW w:w="1242" w:type="dxa"/>
          </w:tcPr>
          <w:p w:rsidR="008566CA" w:rsidRPr="00565E20" w:rsidRDefault="008566CA" w:rsidP="00E261BD">
            <w:pPr>
              <w:rPr>
                <w:rFonts w:asciiTheme="minorHAnsi" w:hAnsiTheme="minorHAnsi"/>
                <w:sz w:val="18"/>
                <w:szCs w:val="18"/>
              </w:rPr>
            </w:pPr>
            <w:r w:rsidRPr="00565E20">
              <w:rPr>
                <w:rFonts w:asciiTheme="minorHAnsi" w:hAnsiTheme="minorHAnsi"/>
                <w:sz w:val="18"/>
                <w:szCs w:val="18"/>
              </w:rPr>
              <w:t>Loan type</w:t>
            </w:r>
          </w:p>
        </w:tc>
        <w:tc>
          <w:tcPr>
            <w:tcW w:w="1701" w:type="dxa"/>
          </w:tcPr>
          <w:p w:rsidR="008566CA" w:rsidRPr="00565E20" w:rsidRDefault="008566CA" w:rsidP="00E1611F">
            <w:pPr>
              <w:rPr>
                <w:rFonts w:asciiTheme="minorHAnsi" w:hAnsiTheme="minorHAnsi"/>
                <w:sz w:val="18"/>
                <w:szCs w:val="18"/>
              </w:rPr>
            </w:pPr>
            <w:r w:rsidRPr="00565E20">
              <w:rPr>
                <w:rFonts w:asciiTheme="minorHAnsi" w:hAnsiTheme="minorHAnsi"/>
                <w:sz w:val="18"/>
                <w:szCs w:val="18"/>
              </w:rPr>
              <w:t>Product details</w:t>
            </w:r>
          </w:p>
        </w:tc>
        <w:tc>
          <w:tcPr>
            <w:tcW w:w="993" w:type="dxa"/>
          </w:tcPr>
          <w:p w:rsidR="008566CA" w:rsidRPr="00565E20" w:rsidRDefault="008566CA" w:rsidP="00E1611F">
            <w:pPr>
              <w:rPr>
                <w:rFonts w:asciiTheme="minorHAnsi" w:hAnsiTheme="minorHAnsi"/>
                <w:sz w:val="18"/>
                <w:szCs w:val="18"/>
              </w:rPr>
            </w:pPr>
            <w:r w:rsidRPr="00565E20">
              <w:rPr>
                <w:rFonts w:asciiTheme="minorHAnsi" w:hAnsiTheme="minorHAnsi"/>
                <w:sz w:val="18"/>
                <w:szCs w:val="18"/>
              </w:rPr>
              <w:t>Text</w:t>
            </w:r>
          </w:p>
        </w:tc>
        <w:tc>
          <w:tcPr>
            <w:tcW w:w="992" w:type="dxa"/>
          </w:tcPr>
          <w:p w:rsidR="008566CA" w:rsidRPr="00565E20" w:rsidRDefault="008566CA" w:rsidP="00E1611F">
            <w:pPr>
              <w:rPr>
                <w:rFonts w:asciiTheme="minorHAnsi" w:hAnsiTheme="minorHAnsi"/>
                <w:sz w:val="18"/>
                <w:szCs w:val="18"/>
              </w:rPr>
            </w:pPr>
            <w:r w:rsidRPr="00565E20">
              <w:rPr>
                <w:rFonts w:asciiTheme="minorHAnsi" w:hAnsiTheme="minorHAnsi"/>
                <w:sz w:val="18"/>
                <w:szCs w:val="18"/>
              </w:rPr>
              <w:t>Write</w:t>
            </w:r>
          </w:p>
        </w:tc>
        <w:tc>
          <w:tcPr>
            <w:tcW w:w="2126" w:type="dxa"/>
          </w:tcPr>
          <w:p w:rsidR="008566CA" w:rsidRPr="00565E20" w:rsidRDefault="008566CA">
            <w:pPr>
              <w:rPr>
                <w:rFonts w:asciiTheme="minorHAnsi" w:hAnsiTheme="minorHAnsi"/>
                <w:sz w:val="18"/>
                <w:szCs w:val="18"/>
              </w:rPr>
            </w:pPr>
            <w:r w:rsidRPr="00565E20">
              <w:rPr>
                <w:rFonts w:asciiTheme="minorHAnsi" w:hAnsiTheme="minorHAnsi"/>
                <w:sz w:val="18"/>
                <w:szCs w:val="18"/>
              </w:rPr>
              <w:t xml:space="preserve">Drop down </w:t>
            </w:r>
            <w:r w:rsidR="002F5200" w:rsidRPr="00565E20">
              <w:rPr>
                <w:rFonts w:asciiTheme="minorHAnsi" w:hAnsiTheme="minorHAnsi"/>
                <w:sz w:val="18"/>
                <w:szCs w:val="18"/>
              </w:rPr>
              <w:t>–</w:t>
            </w:r>
            <w:r w:rsidRPr="00565E20">
              <w:rPr>
                <w:rFonts w:asciiTheme="minorHAnsi" w:hAnsiTheme="minorHAnsi"/>
                <w:sz w:val="18"/>
                <w:szCs w:val="18"/>
              </w:rPr>
              <w:t xml:space="preserve"> Master</w:t>
            </w:r>
          </w:p>
        </w:tc>
        <w:tc>
          <w:tcPr>
            <w:tcW w:w="2461" w:type="dxa"/>
          </w:tcPr>
          <w:p w:rsidR="008566CA" w:rsidRPr="00565E20" w:rsidRDefault="008566CA">
            <w:pPr>
              <w:rPr>
                <w:rFonts w:asciiTheme="minorHAnsi" w:hAnsiTheme="minorHAnsi"/>
                <w:sz w:val="18"/>
                <w:szCs w:val="18"/>
              </w:rPr>
            </w:pPr>
            <w:r w:rsidRPr="00565E20">
              <w:rPr>
                <w:rFonts w:asciiTheme="minorHAnsi" w:hAnsiTheme="minorHAnsi"/>
                <w:sz w:val="18"/>
                <w:szCs w:val="18"/>
              </w:rPr>
              <w:t xml:space="preserve">Drop down </w:t>
            </w:r>
            <w:r w:rsidR="002F5200" w:rsidRPr="00565E20">
              <w:rPr>
                <w:rFonts w:asciiTheme="minorHAnsi" w:hAnsiTheme="minorHAnsi"/>
                <w:sz w:val="18"/>
                <w:szCs w:val="18"/>
              </w:rPr>
              <w:t>–</w:t>
            </w:r>
            <w:r w:rsidRPr="00565E20">
              <w:rPr>
                <w:rFonts w:asciiTheme="minorHAnsi" w:hAnsiTheme="minorHAnsi"/>
                <w:sz w:val="18"/>
                <w:szCs w:val="18"/>
              </w:rPr>
              <w:t xml:space="preserve"> Master</w:t>
            </w:r>
          </w:p>
        </w:tc>
      </w:tr>
      <w:tr w:rsidR="008566CA" w:rsidRPr="00565E20" w:rsidTr="00565E20">
        <w:tc>
          <w:tcPr>
            <w:tcW w:w="1242" w:type="dxa"/>
          </w:tcPr>
          <w:p w:rsidR="008566CA" w:rsidRPr="00565E20" w:rsidRDefault="008566CA" w:rsidP="00E261BD">
            <w:pPr>
              <w:rPr>
                <w:rFonts w:asciiTheme="minorHAnsi" w:hAnsiTheme="minorHAnsi"/>
                <w:sz w:val="18"/>
                <w:szCs w:val="18"/>
              </w:rPr>
            </w:pPr>
            <w:r w:rsidRPr="00565E20">
              <w:rPr>
                <w:rFonts w:asciiTheme="minorHAnsi" w:hAnsiTheme="minorHAnsi"/>
                <w:sz w:val="18"/>
                <w:szCs w:val="18"/>
              </w:rPr>
              <w:t>Frequency</w:t>
            </w:r>
          </w:p>
        </w:tc>
        <w:tc>
          <w:tcPr>
            <w:tcW w:w="1701" w:type="dxa"/>
          </w:tcPr>
          <w:p w:rsidR="008566CA" w:rsidRPr="00565E20" w:rsidRDefault="008566CA" w:rsidP="00E1611F">
            <w:pPr>
              <w:rPr>
                <w:rFonts w:asciiTheme="minorHAnsi" w:hAnsiTheme="minorHAnsi"/>
                <w:sz w:val="18"/>
                <w:szCs w:val="18"/>
              </w:rPr>
            </w:pPr>
            <w:r w:rsidRPr="00565E20">
              <w:rPr>
                <w:rFonts w:asciiTheme="minorHAnsi" w:hAnsiTheme="minorHAnsi"/>
                <w:sz w:val="18"/>
                <w:szCs w:val="18"/>
              </w:rPr>
              <w:t>Product details</w:t>
            </w:r>
          </w:p>
        </w:tc>
        <w:tc>
          <w:tcPr>
            <w:tcW w:w="993" w:type="dxa"/>
          </w:tcPr>
          <w:p w:rsidR="008566CA" w:rsidRPr="00565E20" w:rsidRDefault="008566CA" w:rsidP="00E1611F">
            <w:pPr>
              <w:rPr>
                <w:rFonts w:asciiTheme="minorHAnsi" w:hAnsiTheme="minorHAnsi"/>
                <w:sz w:val="18"/>
                <w:szCs w:val="18"/>
              </w:rPr>
            </w:pPr>
            <w:r w:rsidRPr="00565E20">
              <w:rPr>
                <w:rFonts w:asciiTheme="minorHAnsi" w:hAnsiTheme="minorHAnsi"/>
                <w:sz w:val="18"/>
                <w:szCs w:val="18"/>
              </w:rPr>
              <w:t>Text</w:t>
            </w:r>
          </w:p>
        </w:tc>
        <w:tc>
          <w:tcPr>
            <w:tcW w:w="992" w:type="dxa"/>
          </w:tcPr>
          <w:p w:rsidR="008566CA" w:rsidRPr="00565E20" w:rsidRDefault="008566CA" w:rsidP="00E1611F">
            <w:pPr>
              <w:rPr>
                <w:rFonts w:asciiTheme="minorHAnsi" w:hAnsiTheme="minorHAnsi"/>
                <w:sz w:val="18"/>
                <w:szCs w:val="18"/>
              </w:rPr>
            </w:pPr>
            <w:r w:rsidRPr="00565E20">
              <w:rPr>
                <w:rFonts w:asciiTheme="minorHAnsi" w:hAnsiTheme="minorHAnsi"/>
                <w:sz w:val="18"/>
                <w:szCs w:val="18"/>
              </w:rPr>
              <w:t>Write</w:t>
            </w:r>
          </w:p>
        </w:tc>
        <w:tc>
          <w:tcPr>
            <w:tcW w:w="2126" w:type="dxa"/>
          </w:tcPr>
          <w:p w:rsidR="008566CA" w:rsidRPr="00565E20" w:rsidRDefault="008566CA">
            <w:pPr>
              <w:rPr>
                <w:rFonts w:asciiTheme="minorHAnsi" w:hAnsiTheme="minorHAnsi"/>
                <w:sz w:val="18"/>
                <w:szCs w:val="18"/>
              </w:rPr>
            </w:pPr>
            <w:r w:rsidRPr="00565E20">
              <w:rPr>
                <w:rFonts w:asciiTheme="minorHAnsi" w:hAnsiTheme="minorHAnsi"/>
                <w:sz w:val="18"/>
                <w:szCs w:val="18"/>
              </w:rPr>
              <w:t xml:space="preserve">Drop down </w:t>
            </w:r>
            <w:r w:rsidR="002F5200" w:rsidRPr="00565E20">
              <w:rPr>
                <w:rFonts w:asciiTheme="minorHAnsi" w:hAnsiTheme="minorHAnsi"/>
                <w:sz w:val="18"/>
                <w:szCs w:val="18"/>
              </w:rPr>
              <w:t>–</w:t>
            </w:r>
            <w:r w:rsidRPr="00565E20">
              <w:rPr>
                <w:rFonts w:asciiTheme="minorHAnsi" w:hAnsiTheme="minorHAnsi"/>
                <w:sz w:val="18"/>
                <w:szCs w:val="18"/>
              </w:rPr>
              <w:t xml:space="preserve"> Master</w:t>
            </w:r>
          </w:p>
        </w:tc>
        <w:tc>
          <w:tcPr>
            <w:tcW w:w="2461" w:type="dxa"/>
          </w:tcPr>
          <w:p w:rsidR="008566CA" w:rsidRPr="00565E20" w:rsidRDefault="008566CA">
            <w:pPr>
              <w:rPr>
                <w:rFonts w:asciiTheme="minorHAnsi" w:hAnsiTheme="minorHAnsi"/>
                <w:sz w:val="18"/>
                <w:szCs w:val="18"/>
              </w:rPr>
            </w:pPr>
            <w:r w:rsidRPr="00565E20">
              <w:rPr>
                <w:rFonts w:asciiTheme="minorHAnsi" w:hAnsiTheme="minorHAnsi"/>
                <w:sz w:val="18"/>
                <w:szCs w:val="18"/>
              </w:rPr>
              <w:t xml:space="preserve">Drop down </w:t>
            </w:r>
            <w:r w:rsidR="002F5200" w:rsidRPr="00565E20">
              <w:rPr>
                <w:rFonts w:asciiTheme="minorHAnsi" w:hAnsiTheme="minorHAnsi"/>
                <w:sz w:val="18"/>
                <w:szCs w:val="18"/>
              </w:rPr>
              <w:t>–</w:t>
            </w:r>
            <w:r w:rsidRPr="00565E20">
              <w:rPr>
                <w:rFonts w:asciiTheme="minorHAnsi" w:hAnsiTheme="minorHAnsi"/>
                <w:sz w:val="18"/>
                <w:szCs w:val="18"/>
              </w:rPr>
              <w:t xml:space="preserve"> Master</w:t>
            </w:r>
          </w:p>
        </w:tc>
      </w:tr>
      <w:tr w:rsidR="00545A58" w:rsidRPr="00565E20" w:rsidTr="00565E20">
        <w:tc>
          <w:tcPr>
            <w:tcW w:w="1242" w:type="dxa"/>
          </w:tcPr>
          <w:p w:rsidR="00545A58" w:rsidRPr="00565E20" w:rsidRDefault="00545A58" w:rsidP="00E261BD">
            <w:pPr>
              <w:rPr>
                <w:rFonts w:asciiTheme="minorHAnsi" w:hAnsiTheme="minorHAnsi"/>
                <w:sz w:val="18"/>
                <w:szCs w:val="18"/>
              </w:rPr>
            </w:pPr>
            <w:r w:rsidRPr="00565E20">
              <w:rPr>
                <w:rFonts w:asciiTheme="minorHAnsi" w:hAnsiTheme="minorHAnsi"/>
                <w:sz w:val="18"/>
                <w:szCs w:val="18"/>
              </w:rPr>
              <w:t>Customer Name</w:t>
            </w:r>
          </w:p>
        </w:tc>
        <w:tc>
          <w:tcPr>
            <w:tcW w:w="1701" w:type="dxa"/>
          </w:tcPr>
          <w:p w:rsidR="00545A58" w:rsidRPr="00565E20" w:rsidRDefault="00545A58" w:rsidP="00E1611F">
            <w:pPr>
              <w:rPr>
                <w:rFonts w:asciiTheme="minorHAnsi" w:hAnsiTheme="minorHAnsi"/>
                <w:sz w:val="18"/>
                <w:szCs w:val="18"/>
              </w:rPr>
            </w:pPr>
          </w:p>
          <w:p w:rsidR="00545A58" w:rsidRPr="00565E20" w:rsidRDefault="00545A58" w:rsidP="00E1611F">
            <w:pPr>
              <w:rPr>
                <w:rFonts w:asciiTheme="minorHAnsi" w:hAnsiTheme="minorHAnsi"/>
                <w:sz w:val="18"/>
                <w:szCs w:val="18"/>
              </w:rPr>
            </w:pPr>
            <w:r w:rsidRPr="00565E20">
              <w:rPr>
                <w:rFonts w:asciiTheme="minorHAnsi" w:hAnsiTheme="minorHAnsi"/>
                <w:sz w:val="18"/>
                <w:szCs w:val="18"/>
              </w:rPr>
              <w:t>Customer details</w:t>
            </w:r>
          </w:p>
        </w:tc>
        <w:tc>
          <w:tcPr>
            <w:tcW w:w="993" w:type="dxa"/>
          </w:tcPr>
          <w:p w:rsidR="00545A58" w:rsidRPr="00565E20" w:rsidRDefault="00545A58" w:rsidP="00E1611F">
            <w:pPr>
              <w:rPr>
                <w:rFonts w:asciiTheme="minorHAnsi" w:hAnsiTheme="minorHAnsi"/>
                <w:sz w:val="18"/>
                <w:szCs w:val="18"/>
              </w:rPr>
            </w:pPr>
            <w:r w:rsidRPr="00565E20">
              <w:rPr>
                <w:rFonts w:asciiTheme="minorHAnsi" w:hAnsiTheme="minorHAnsi"/>
                <w:sz w:val="18"/>
                <w:szCs w:val="18"/>
              </w:rPr>
              <w:t>Text</w:t>
            </w:r>
          </w:p>
        </w:tc>
        <w:tc>
          <w:tcPr>
            <w:tcW w:w="992" w:type="dxa"/>
          </w:tcPr>
          <w:p w:rsidR="00545A58" w:rsidRPr="00565E20" w:rsidRDefault="00545A58" w:rsidP="00E1611F">
            <w:pPr>
              <w:rPr>
                <w:rFonts w:asciiTheme="minorHAnsi" w:hAnsiTheme="minorHAnsi"/>
                <w:sz w:val="18"/>
                <w:szCs w:val="18"/>
              </w:rPr>
            </w:pPr>
            <w:r w:rsidRPr="00565E20">
              <w:rPr>
                <w:rFonts w:asciiTheme="minorHAnsi" w:hAnsiTheme="minorHAnsi"/>
                <w:sz w:val="18"/>
                <w:szCs w:val="18"/>
              </w:rPr>
              <w:t>Read</w:t>
            </w:r>
          </w:p>
        </w:tc>
        <w:tc>
          <w:tcPr>
            <w:tcW w:w="2126" w:type="dxa"/>
          </w:tcPr>
          <w:p w:rsidR="00545A58" w:rsidRPr="00565E20" w:rsidRDefault="00545A58">
            <w:pPr>
              <w:rPr>
                <w:rFonts w:asciiTheme="minorHAnsi" w:hAnsiTheme="minorHAnsi"/>
                <w:sz w:val="18"/>
                <w:szCs w:val="18"/>
              </w:rPr>
            </w:pPr>
            <w:r w:rsidRPr="00565E20">
              <w:rPr>
                <w:rFonts w:asciiTheme="minorHAnsi" w:hAnsiTheme="minorHAnsi"/>
                <w:sz w:val="18"/>
                <w:szCs w:val="18"/>
              </w:rPr>
              <w:t>Search option</w:t>
            </w:r>
          </w:p>
        </w:tc>
        <w:tc>
          <w:tcPr>
            <w:tcW w:w="2461" w:type="dxa"/>
          </w:tcPr>
          <w:p w:rsidR="00545A58" w:rsidRPr="00565E20" w:rsidRDefault="00545A58">
            <w:pPr>
              <w:rPr>
                <w:rFonts w:asciiTheme="minorHAnsi" w:hAnsiTheme="minorHAnsi"/>
                <w:sz w:val="18"/>
                <w:szCs w:val="18"/>
              </w:rPr>
            </w:pPr>
            <w:r w:rsidRPr="00565E20">
              <w:rPr>
                <w:rFonts w:asciiTheme="minorHAnsi" w:hAnsiTheme="minorHAnsi"/>
                <w:sz w:val="18"/>
                <w:szCs w:val="18"/>
              </w:rPr>
              <w:t>By Name/URN/Mobile number</w:t>
            </w:r>
          </w:p>
        </w:tc>
      </w:tr>
      <w:tr w:rsidR="00545A58" w:rsidRPr="00565E20" w:rsidTr="00565E20">
        <w:tc>
          <w:tcPr>
            <w:tcW w:w="1242" w:type="dxa"/>
          </w:tcPr>
          <w:p w:rsidR="00545A58" w:rsidRPr="00565E20" w:rsidRDefault="00545A58" w:rsidP="00E261BD">
            <w:pPr>
              <w:rPr>
                <w:rFonts w:asciiTheme="minorHAnsi" w:hAnsiTheme="minorHAnsi"/>
                <w:sz w:val="18"/>
                <w:szCs w:val="18"/>
              </w:rPr>
            </w:pPr>
            <w:r w:rsidRPr="00565E20">
              <w:rPr>
                <w:rFonts w:asciiTheme="minorHAnsi" w:hAnsiTheme="minorHAnsi"/>
                <w:sz w:val="18"/>
                <w:szCs w:val="18"/>
              </w:rPr>
              <w:t>Customer URN</w:t>
            </w:r>
          </w:p>
        </w:tc>
        <w:tc>
          <w:tcPr>
            <w:tcW w:w="1701" w:type="dxa"/>
          </w:tcPr>
          <w:p w:rsidR="00545A58" w:rsidRPr="00565E20" w:rsidRDefault="00545A58" w:rsidP="00E1611F">
            <w:pPr>
              <w:rPr>
                <w:rFonts w:asciiTheme="minorHAnsi" w:hAnsiTheme="minorHAnsi"/>
                <w:sz w:val="18"/>
                <w:szCs w:val="18"/>
              </w:rPr>
            </w:pPr>
          </w:p>
          <w:p w:rsidR="00545A58" w:rsidRPr="00565E20" w:rsidRDefault="00545A58" w:rsidP="00E1611F">
            <w:pPr>
              <w:rPr>
                <w:rFonts w:asciiTheme="minorHAnsi" w:hAnsiTheme="minorHAnsi"/>
                <w:sz w:val="18"/>
                <w:szCs w:val="18"/>
              </w:rPr>
            </w:pPr>
            <w:r w:rsidRPr="00565E20">
              <w:rPr>
                <w:rFonts w:asciiTheme="minorHAnsi" w:hAnsiTheme="minorHAnsi"/>
                <w:sz w:val="18"/>
                <w:szCs w:val="18"/>
              </w:rPr>
              <w:t>Customer details</w:t>
            </w:r>
          </w:p>
        </w:tc>
        <w:tc>
          <w:tcPr>
            <w:tcW w:w="993" w:type="dxa"/>
          </w:tcPr>
          <w:p w:rsidR="00545A58" w:rsidRPr="00565E20" w:rsidRDefault="00545A58" w:rsidP="00E1611F">
            <w:pPr>
              <w:rPr>
                <w:rFonts w:asciiTheme="minorHAnsi" w:hAnsiTheme="minorHAnsi"/>
                <w:sz w:val="18"/>
                <w:szCs w:val="18"/>
              </w:rPr>
            </w:pPr>
            <w:r w:rsidRPr="00565E20">
              <w:rPr>
                <w:rFonts w:asciiTheme="minorHAnsi" w:hAnsiTheme="minorHAnsi"/>
                <w:sz w:val="18"/>
                <w:szCs w:val="18"/>
              </w:rPr>
              <w:t>Numeric</w:t>
            </w:r>
          </w:p>
        </w:tc>
        <w:tc>
          <w:tcPr>
            <w:tcW w:w="992" w:type="dxa"/>
          </w:tcPr>
          <w:p w:rsidR="00545A58" w:rsidRPr="00565E20" w:rsidRDefault="00545A58" w:rsidP="00E1611F">
            <w:pPr>
              <w:rPr>
                <w:rFonts w:asciiTheme="minorHAnsi" w:hAnsiTheme="minorHAnsi"/>
                <w:sz w:val="18"/>
                <w:szCs w:val="18"/>
              </w:rPr>
            </w:pPr>
            <w:r w:rsidRPr="00565E20">
              <w:rPr>
                <w:rFonts w:asciiTheme="minorHAnsi" w:hAnsiTheme="minorHAnsi"/>
                <w:sz w:val="18"/>
                <w:szCs w:val="18"/>
              </w:rPr>
              <w:t>Read</w:t>
            </w:r>
          </w:p>
        </w:tc>
        <w:tc>
          <w:tcPr>
            <w:tcW w:w="2126" w:type="dxa"/>
          </w:tcPr>
          <w:p w:rsidR="00545A58" w:rsidRPr="00565E20" w:rsidRDefault="00545A58" w:rsidP="00E1611F">
            <w:pPr>
              <w:rPr>
                <w:rFonts w:asciiTheme="minorHAnsi" w:hAnsiTheme="minorHAnsi"/>
                <w:sz w:val="18"/>
                <w:szCs w:val="18"/>
              </w:rPr>
            </w:pPr>
            <w:r w:rsidRPr="00565E20">
              <w:rPr>
                <w:rFonts w:asciiTheme="minorHAnsi" w:hAnsiTheme="minorHAnsi"/>
                <w:sz w:val="18"/>
                <w:szCs w:val="18"/>
              </w:rPr>
              <w:t xml:space="preserve">Auto </w:t>
            </w:r>
          </w:p>
        </w:tc>
        <w:tc>
          <w:tcPr>
            <w:tcW w:w="2461" w:type="dxa"/>
          </w:tcPr>
          <w:p w:rsidR="00545A58" w:rsidRPr="00565E20" w:rsidRDefault="00545A58">
            <w:pPr>
              <w:rPr>
                <w:rFonts w:asciiTheme="minorHAnsi" w:hAnsiTheme="minorHAnsi"/>
                <w:sz w:val="18"/>
                <w:szCs w:val="18"/>
              </w:rPr>
            </w:pPr>
            <w:r w:rsidRPr="00565E20">
              <w:rPr>
                <w:rFonts w:asciiTheme="minorHAnsi" w:hAnsiTheme="minorHAnsi"/>
                <w:sz w:val="18"/>
                <w:szCs w:val="18"/>
              </w:rPr>
              <w:t>From customer table</w:t>
            </w:r>
          </w:p>
        </w:tc>
      </w:tr>
      <w:tr w:rsidR="00545A58" w:rsidRPr="00565E20" w:rsidTr="00565E20">
        <w:tc>
          <w:tcPr>
            <w:tcW w:w="1242" w:type="dxa"/>
          </w:tcPr>
          <w:p w:rsidR="00545A58" w:rsidRPr="00565E20" w:rsidRDefault="00545A58" w:rsidP="00E261BD">
            <w:pPr>
              <w:rPr>
                <w:rFonts w:asciiTheme="minorHAnsi" w:hAnsiTheme="minorHAnsi"/>
                <w:sz w:val="18"/>
                <w:szCs w:val="18"/>
              </w:rPr>
            </w:pPr>
            <w:r w:rsidRPr="00565E20">
              <w:rPr>
                <w:rFonts w:asciiTheme="minorHAnsi" w:hAnsiTheme="minorHAnsi"/>
                <w:sz w:val="18"/>
                <w:szCs w:val="18"/>
              </w:rPr>
              <w:t>Loan/Repayment Tenure</w:t>
            </w:r>
          </w:p>
        </w:tc>
        <w:tc>
          <w:tcPr>
            <w:tcW w:w="1701" w:type="dxa"/>
          </w:tcPr>
          <w:p w:rsidR="00545A58" w:rsidRPr="00565E20" w:rsidRDefault="00545A58" w:rsidP="00E261BD">
            <w:pPr>
              <w:rPr>
                <w:rFonts w:asciiTheme="minorHAnsi" w:hAnsiTheme="minorHAnsi"/>
                <w:sz w:val="18"/>
                <w:szCs w:val="18"/>
              </w:rPr>
            </w:pPr>
            <w:r w:rsidRPr="00565E20">
              <w:rPr>
                <w:rFonts w:asciiTheme="minorHAnsi" w:hAnsiTheme="minorHAnsi"/>
                <w:sz w:val="18"/>
                <w:szCs w:val="18"/>
              </w:rPr>
              <w:t>Loan Details</w:t>
            </w:r>
          </w:p>
        </w:tc>
        <w:tc>
          <w:tcPr>
            <w:tcW w:w="993" w:type="dxa"/>
          </w:tcPr>
          <w:p w:rsidR="00545A58" w:rsidRPr="00565E20" w:rsidRDefault="00545A58" w:rsidP="00E261BD">
            <w:pPr>
              <w:rPr>
                <w:rFonts w:asciiTheme="minorHAnsi" w:hAnsiTheme="minorHAnsi"/>
                <w:sz w:val="18"/>
                <w:szCs w:val="18"/>
              </w:rPr>
            </w:pPr>
          </w:p>
          <w:p w:rsidR="00545A58" w:rsidRPr="00565E20" w:rsidRDefault="00545A58" w:rsidP="00E261BD">
            <w:pPr>
              <w:rPr>
                <w:rFonts w:asciiTheme="minorHAnsi" w:hAnsiTheme="minorHAnsi"/>
                <w:sz w:val="18"/>
                <w:szCs w:val="18"/>
              </w:rPr>
            </w:pPr>
            <w:r w:rsidRPr="00565E20">
              <w:rPr>
                <w:rFonts w:asciiTheme="minorHAnsi" w:hAnsiTheme="minorHAnsi"/>
                <w:sz w:val="18"/>
                <w:szCs w:val="18"/>
              </w:rPr>
              <w:t>Numeric</w:t>
            </w:r>
          </w:p>
        </w:tc>
        <w:tc>
          <w:tcPr>
            <w:tcW w:w="992" w:type="dxa"/>
          </w:tcPr>
          <w:p w:rsidR="00545A58" w:rsidRPr="00565E20" w:rsidRDefault="00545A58" w:rsidP="00E261BD">
            <w:pPr>
              <w:rPr>
                <w:rFonts w:asciiTheme="minorHAnsi" w:hAnsiTheme="minorHAnsi"/>
                <w:sz w:val="18"/>
                <w:szCs w:val="18"/>
              </w:rPr>
            </w:pPr>
          </w:p>
          <w:p w:rsidR="00545A58" w:rsidRPr="00565E20" w:rsidRDefault="00545A58" w:rsidP="00E261BD">
            <w:pPr>
              <w:rPr>
                <w:rFonts w:asciiTheme="minorHAnsi" w:hAnsiTheme="minorHAnsi"/>
                <w:sz w:val="18"/>
                <w:szCs w:val="18"/>
              </w:rPr>
            </w:pPr>
            <w:r w:rsidRPr="00565E20">
              <w:rPr>
                <w:rFonts w:asciiTheme="minorHAnsi" w:hAnsiTheme="minorHAnsi"/>
                <w:sz w:val="18"/>
                <w:szCs w:val="18"/>
              </w:rPr>
              <w:t>Write</w:t>
            </w:r>
          </w:p>
        </w:tc>
        <w:tc>
          <w:tcPr>
            <w:tcW w:w="2126" w:type="dxa"/>
          </w:tcPr>
          <w:p w:rsidR="00545A58" w:rsidRPr="00565E20" w:rsidRDefault="00545A58" w:rsidP="00E261BD">
            <w:pPr>
              <w:rPr>
                <w:rFonts w:asciiTheme="minorHAnsi" w:hAnsiTheme="minorHAnsi"/>
                <w:sz w:val="18"/>
                <w:szCs w:val="18"/>
              </w:rPr>
            </w:pPr>
          </w:p>
        </w:tc>
        <w:tc>
          <w:tcPr>
            <w:tcW w:w="2461" w:type="dxa"/>
          </w:tcPr>
          <w:p w:rsidR="00545A58" w:rsidRPr="00565E20" w:rsidRDefault="00545A58" w:rsidP="00E261BD">
            <w:pPr>
              <w:rPr>
                <w:rFonts w:asciiTheme="minorHAnsi" w:hAnsiTheme="minorHAnsi"/>
                <w:sz w:val="18"/>
                <w:szCs w:val="18"/>
              </w:rPr>
            </w:pPr>
            <w:r w:rsidRPr="00565E20">
              <w:rPr>
                <w:rFonts w:asciiTheme="minorHAnsi" w:hAnsiTheme="minorHAnsi"/>
                <w:sz w:val="18"/>
                <w:szCs w:val="18"/>
              </w:rPr>
              <w:t>As per product configuration parameters</w:t>
            </w:r>
          </w:p>
        </w:tc>
      </w:tr>
      <w:tr w:rsidR="00545A58" w:rsidRPr="00565E20" w:rsidTr="00565E20">
        <w:tc>
          <w:tcPr>
            <w:tcW w:w="1242" w:type="dxa"/>
          </w:tcPr>
          <w:p w:rsidR="00545A58" w:rsidRPr="00565E20" w:rsidRDefault="00545A58" w:rsidP="00E261BD">
            <w:pPr>
              <w:rPr>
                <w:rFonts w:asciiTheme="minorHAnsi" w:hAnsiTheme="minorHAnsi"/>
                <w:sz w:val="18"/>
                <w:szCs w:val="18"/>
              </w:rPr>
            </w:pPr>
            <w:r w:rsidRPr="00565E20">
              <w:rPr>
                <w:rFonts w:asciiTheme="minorHAnsi" w:hAnsiTheme="minorHAnsi"/>
                <w:sz w:val="18"/>
                <w:szCs w:val="18"/>
              </w:rPr>
              <w:t>Loan Amount</w:t>
            </w:r>
          </w:p>
        </w:tc>
        <w:tc>
          <w:tcPr>
            <w:tcW w:w="1701" w:type="dxa"/>
          </w:tcPr>
          <w:p w:rsidR="00545A58" w:rsidRPr="00565E20" w:rsidRDefault="00545A58" w:rsidP="00E261BD">
            <w:pPr>
              <w:rPr>
                <w:rFonts w:asciiTheme="minorHAnsi" w:hAnsiTheme="minorHAnsi"/>
                <w:sz w:val="18"/>
                <w:szCs w:val="18"/>
              </w:rPr>
            </w:pPr>
            <w:r w:rsidRPr="00565E20">
              <w:rPr>
                <w:rFonts w:asciiTheme="minorHAnsi" w:hAnsiTheme="minorHAnsi"/>
                <w:sz w:val="18"/>
                <w:szCs w:val="18"/>
              </w:rPr>
              <w:t>Account Details</w:t>
            </w:r>
          </w:p>
        </w:tc>
        <w:tc>
          <w:tcPr>
            <w:tcW w:w="993" w:type="dxa"/>
          </w:tcPr>
          <w:p w:rsidR="00545A58" w:rsidRPr="00565E20" w:rsidRDefault="00545A58" w:rsidP="00E261BD">
            <w:pPr>
              <w:rPr>
                <w:rFonts w:asciiTheme="minorHAnsi" w:hAnsiTheme="minorHAnsi"/>
                <w:sz w:val="18"/>
                <w:szCs w:val="18"/>
              </w:rPr>
            </w:pPr>
            <w:r w:rsidRPr="00565E20">
              <w:rPr>
                <w:rFonts w:asciiTheme="minorHAnsi" w:hAnsiTheme="minorHAnsi"/>
                <w:sz w:val="18"/>
                <w:szCs w:val="18"/>
              </w:rPr>
              <w:t>Numeric</w:t>
            </w:r>
          </w:p>
        </w:tc>
        <w:tc>
          <w:tcPr>
            <w:tcW w:w="992" w:type="dxa"/>
          </w:tcPr>
          <w:p w:rsidR="00545A58" w:rsidRPr="00565E20" w:rsidRDefault="00545A58" w:rsidP="00E261BD">
            <w:pPr>
              <w:rPr>
                <w:rFonts w:asciiTheme="minorHAnsi" w:hAnsiTheme="minorHAnsi"/>
                <w:sz w:val="18"/>
                <w:szCs w:val="18"/>
              </w:rPr>
            </w:pPr>
            <w:r w:rsidRPr="00565E20">
              <w:rPr>
                <w:rFonts w:asciiTheme="minorHAnsi" w:hAnsiTheme="minorHAnsi"/>
                <w:sz w:val="18"/>
                <w:szCs w:val="18"/>
              </w:rPr>
              <w:t>Write</w:t>
            </w:r>
          </w:p>
        </w:tc>
        <w:tc>
          <w:tcPr>
            <w:tcW w:w="2126" w:type="dxa"/>
          </w:tcPr>
          <w:p w:rsidR="00545A58" w:rsidRPr="00565E20" w:rsidRDefault="00545A58" w:rsidP="00E261BD">
            <w:pPr>
              <w:rPr>
                <w:rFonts w:asciiTheme="minorHAnsi" w:hAnsiTheme="minorHAnsi"/>
                <w:sz w:val="18"/>
                <w:szCs w:val="18"/>
              </w:rPr>
            </w:pPr>
          </w:p>
        </w:tc>
        <w:tc>
          <w:tcPr>
            <w:tcW w:w="2461" w:type="dxa"/>
          </w:tcPr>
          <w:p w:rsidR="00545A58" w:rsidRPr="00565E20" w:rsidRDefault="00545A58" w:rsidP="00E261BD">
            <w:pPr>
              <w:rPr>
                <w:rFonts w:asciiTheme="minorHAnsi" w:hAnsiTheme="minorHAnsi"/>
                <w:sz w:val="18"/>
                <w:szCs w:val="18"/>
              </w:rPr>
            </w:pPr>
            <w:r w:rsidRPr="00565E20">
              <w:rPr>
                <w:rFonts w:asciiTheme="minorHAnsi" w:hAnsiTheme="minorHAnsi"/>
                <w:sz w:val="18"/>
                <w:szCs w:val="18"/>
              </w:rPr>
              <w:t>As per product configuration parameters</w:t>
            </w:r>
          </w:p>
        </w:tc>
      </w:tr>
      <w:tr w:rsidR="00545A58" w:rsidRPr="00565E20" w:rsidTr="00565E20">
        <w:tc>
          <w:tcPr>
            <w:tcW w:w="1242" w:type="dxa"/>
          </w:tcPr>
          <w:p w:rsidR="00545A58" w:rsidRPr="00565E20" w:rsidRDefault="00545A58" w:rsidP="00E261BD">
            <w:pPr>
              <w:rPr>
                <w:rFonts w:asciiTheme="minorHAnsi" w:hAnsiTheme="minorHAnsi"/>
                <w:sz w:val="18"/>
                <w:szCs w:val="18"/>
              </w:rPr>
            </w:pPr>
            <w:r w:rsidRPr="00565E20">
              <w:rPr>
                <w:rFonts w:asciiTheme="minorHAnsi" w:hAnsiTheme="minorHAnsi"/>
                <w:sz w:val="18"/>
                <w:szCs w:val="18"/>
              </w:rPr>
              <w:t>Loan Application date</w:t>
            </w:r>
          </w:p>
        </w:tc>
        <w:tc>
          <w:tcPr>
            <w:tcW w:w="1701" w:type="dxa"/>
          </w:tcPr>
          <w:p w:rsidR="00545A58" w:rsidRPr="00565E20" w:rsidRDefault="00545A58">
            <w:pPr>
              <w:rPr>
                <w:rFonts w:asciiTheme="minorHAnsi" w:hAnsiTheme="minorHAnsi"/>
                <w:sz w:val="18"/>
                <w:szCs w:val="18"/>
              </w:rPr>
            </w:pPr>
            <w:r w:rsidRPr="00565E20">
              <w:rPr>
                <w:rFonts w:asciiTheme="minorHAnsi" w:hAnsiTheme="minorHAnsi"/>
                <w:sz w:val="18"/>
                <w:szCs w:val="18"/>
              </w:rPr>
              <w:t>Account Details</w:t>
            </w:r>
          </w:p>
        </w:tc>
        <w:tc>
          <w:tcPr>
            <w:tcW w:w="993" w:type="dxa"/>
          </w:tcPr>
          <w:p w:rsidR="00545A58" w:rsidRPr="00565E20" w:rsidRDefault="00545A58" w:rsidP="00E261BD">
            <w:pPr>
              <w:rPr>
                <w:rFonts w:asciiTheme="minorHAnsi" w:hAnsiTheme="minorHAnsi"/>
                <w:sz w:val="18"/>
                <w:szCs w:val="18"/>
              </w:rPr>
            </w:pPr>
            <w:r w:rsidRPr="00565E20">
              <w:rPr>
                <w:rFonts w:asciiTheme="minorHAnsi" w:hAnsiTheme="minorHAnsi"/>
                <w:sz w:val="18"/>
                <w:szCs w:val="18"/>
              </w:rPr>
              <w:t>Date</w:t>
            </w:r>
          </w:p>
        </w:tc>
        <w:tc>
          <w:tcPr>
            <w:tcW w:w="992" w:type="dxa"/>
          </w:tcPr>
          <w:p w:rsidR="00545A58" w:rsidRPr="00565E20" w:rsidRDefault="00545A58" w:rsidP="00E261BD">
            <w:pPr>
              <w:rPr>
                <w:rFonts w:asciiTheme="minorHAnsi" w:hAnsiTheme="minorHAnsi"/>
                <w:sz w:val="18"/>
                <w:szCs w:val="18"/>
              </w:rPr>
            </w:pPr>
            <w:r w:rsidRPr="00565E20">
              <w:rPr>
                <w:rFonts w:asciiTheme="minorHAnsi" w:hAnsiTheme="minorHAnsi"/>
                <w:sz w:val="18"/>
                <w:szCs w:val="18"/>
              </w:rPr>
              <w:t xml:space="preserve">Auto </w:t>
            </w:r>
          </w:p>
        </w:tc>
        <w:tc>
          <w:tcPr>
            <w:tcW w:w="2126" w:type="dxa"/>
          </w:tcPr>
          <w:p w:rsidR="00545A58" w:rsidRPr="00565E20" w:rsidRDefault="00545A58" w:rsidP="00E261BD">
            <w:pPr>
              <w:rPr>
                <w:rFonts w:asciiTheme="minorHAnsi" w:hAnsiTheme="minorHAnsi"/>
                <w:sz w:val="18"/>
                <w:szCs w:val="18"/>
              </w:rPr>
            </w:pPr>
            <w:r w:rsidRPr="00565E20">
              <w:rPr>
                <w:rFonts w:asciiTheme="minorHAnsi" w:hAnsiTheme="minorHAnsi"/>
                <w:sz w:val="18"/>
                <w:szCs w:val="18"/>
              </w:rPr>
              <w:t>Date cannot be future</w:t>
            </w:r>
          </w:p>
        </w:tc>
        <w:tc>
          <w:tcPr>
            <w:tcW w:w="2461" w:type="dxa"/>
          </w:tcPr>
          <w:p w:rsidR="00545A58" w:rsidRPr="00565E20" w:rsidRDefault="00545A58" w:rsidP="00E261BD">
            <w:pPr>
              <w:rPr>
                <w:rFonts w:asciiTheme="minorHAnsi" w:hAnsiTheme="minorHAnsi"/>
                <w:sz w:val="18"/>
                <w:szCs w:val="18"/>
              </w:rPr>
            </w:pPr>
            <w:r w:rsidRPr="00565E20">
              <w:rPr>
                <w:rFonts w:asciiTheme="minorHAnsi" w:hAnsiTheme="minorHAnsi"/>
                <w:sz w:val="18"/>
                <w:szCs w:val="18"/>
              </w:rPr>
              <w:t>Today date</w:t>
            </w:r>
          </w:p>
        </w:tc>
      </w:tr>
      <w:tr w:rsidR="001A3ACF" w:rsidRPr="00565E20" w:rsidTr="00565E20">
        <w:tc>
          <w:tcPr>
            <w:tcW w:w="1242" w:type="dxa"/>
          </w:tcPr>
          <w:p w:rsidR="001A3ACF" w:rsidRPr="00565E20" w:rsidRDefault="006951C3" w:rsidP="00E261BD">
            <w:pPr>
              <w:rPr>
                <w:rFonts w:asciiTheme="minorHAnsi" w:hAnsiTheme="minorHAnsi"/>
                <w:sz w:val="18"/>
                <w:szCs w:val="18"/>
              </w:rPr>
            </w:pPr>
            <w:r w:rsidRPr="00565E20">
              <w:rPr>
                <w:rFonts w:asciiTheme="minorHAnsi" w:hAnsiTheme="minorHAnsi"/>
                <w:sz w:val="18"/>
                <w:szCs w:val="18"/>
              </w:rPr>
              <w:t>Customer Insurance selection</w:t>
            </w:r>
          </w:p>
        </w:tc>
        <w:tc>
          <w:tcPr>
            <w:tcW w:w="1701" w:type="dxa"/>
          </w:tcPr>
          <w:p w:rsidR="001A3ACF" w:rsidRPr="00565E20" w:rsidRDefault="006951C3">
            <w:pPr>
              <w:rPr>
                <w:rFonts w:asciiTheme="minorHAnsi" w:hAnsiTheme="minorHAnsi"/>
                <w:sz w:val="18"/>
                <w:szCs w:val="18"/>
              </w:rPr>
            </w:pPr>
            <w:r w:rsidRPr="00565E20">
              <w:rPr>
                <w:rFonts w:asciiTheme="minorHAnsi" w:hAnsiTheme="minorHAnsi"/>
                <w:sz w:val="18"/>
                <w:szCs w:val="18"/>
              </w:rPr>
              <w:t>Enrollment details</w:t>
            </w:r>
          </w:p>
        </w:tc>
        <w:tc>
          <w:tcPr>
            <w:tcW w:w="993" w:type="dxa"/>
          </w:tcPr>
          <w:p w:rsidR="001A3ACF" w:rsidRPr="00565E20" w:rsidRDefault="006951C3" w:rsidP="00E261BD">
            <w:pPr>
              <w:rPr>
                <w:rFonts w:asciiTheme="minorHAnsi" w:hAnsiTheme="minorHAnsi"/>
                <w:sz w:val="18"/>
                <w:szCs w:val="18"/>
              </w:rPr>
            </w:pPr>
            <w:r w:rsidRPr="00565E20">
              <w:rPr>
                <w:rFonts w:asciiTheme="minorHAnsi" w:hAnsiTheme="minorHAnsi"/>
                <w:sz w:val="18"/>
                <w:szCs w:val="18"/>
              </w:rPr>
              <w:t>Text</w:t>
            </w:r>
          </w:p>
        </w:tc>
        <w:tc>
          <w:tcPr>
            <w:tcW w:w="992" w:type="dxa"/>
          </w:tcPr>
          <w:p w:rsidR="001A3ACF" w:rsidRPr="00565E20" w:rsidRDefault="006951C3" w:rsidP="00E261BD">
            <w:pPr>
              <w:rPr>
                <w:rFonts w:asciiTheme="minorHAnsi" w:hAnsiTheme="minorHAnsi"/>
                <w:sz w:val="18"/>
                <w:szCs w:val="18"/>
              </w:rPr>
            </w:pPr>
            <w:r w:rsidRPr="00565E20">
              <w:rPr>
                <w:rFonts w:asciiTheme="minorHAnsi" w:hAnsiTheme="minorHAnsi"/>
                <w:sz w:val="18"/>
                <w:szCs w:val="18"/>
              </w:rPr>
              <w:t>Write</w:t>
            </w:r>
          </w:p>
        </w:tc>
        <w:tc>
          <w:tcPr>
            <w:tcW w:w="2126"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 xml:space="preserve">Entity is created, Applicants and co applicants are linked to entity, selection needs to be done during </w:t>
            </w:r>
          </w:p>
          <w:p w:rsidR="001A3ACF" w:rsidRPr="00565E20" w:rsidRDefault="006951C3" w:rsidP="00E261BD">
            <w:pPr>
              <w:rPr>
                <w:rFonts w:asciiTheme="minorHAnsi" w:hAnsiTheme="minorHAnsi"/>
                <w:sz w:val="18"/>
                <w:szCs w:val="18"/>
              </w:rPr>
            </w:pPr>
            <w:r w:rsidRPr="00565E20">
              <w:rPr>
                <w:rFonts w:asciiTheme="minorHAnsi" w:hAnsiTheme="minorHAnsi"/>
                <w:sz w:val="18"/>
                <w:szCs w:val="18"/>
              </w:rPr>
              <w:t>enrollment</w:t>
            </w:r>
          </w:p>
        </w:tc>
        <w:tc>
          <w:tcPr>
            <w:tcW w:w="2461" w:type="dxa"/>
          </w:tcPr>
          <w:p w:rsidR="001A3ACF" w:rsidRPr="00565E20" w:rsidRDefault="006951C3" w:rsidP="00E261BD">
            <w:pPr>
              <w:rPr>
                <w:rFonts w:asciiTheme="minorHAnsi" w:hAnsiTheme="minorHAnsi"/>
                <w:sz w:val="18"/>
                <w:szCs w:val="18"/>
              </w:rPr>
            </w:pPr>
            <w:r w:rsidRPr="00565E20">
              <w:rPr>
                <w:rFonts w:asciiTheme="minorHAnsi" w:hAnsiTheme="minorHAnsi"/>
                <w:sz w:val="18"/>
                <w:szCs w:val="18"/>
              </w:rPr>
              <w:t>Based on enrollment data</w:t>
            </w:r>
          </w:p>
        </w:tc>
      </w:tr>
      <w:tr w:rsidR="00545A58" w:rsidRPr="00565E20" w:rsidTr="00565E20">
        <w:tc>
          <w:tcPr>
            <w:tcW w:w="1242" w:type="dxa"/>
          </w:tcPr>
          <w:p w:rsidR="00545A58" w:rsidRPr="00565E20" w:rsidRDefault="006951C3" w:rsidP="00E261BD">
            <w:pPr>
              <w:rPr>
                <w:rFonts w:asciiTheme="minorHAnsi" w:hAnsiTheme="minorHAnsi"/>
                <w:sz w:val="18"/>
                <w:szCs w:val="18"/>
              </w:rPr>
            </w:pPr>
            <w:r w:rsidRPr="00565E20">
              <w:rPr>
                <w:rFonts w:asciiTheme="minorHAnsi" w:hAnsiTheme="minorHAnsi"/>
                <w:sz w:val="18"/>
                <w:szCs w:val="18"/>
              </w:rPr>
              <w:t xml:space="preserve">Nominee details </w:t>
            </w:r>
          </w:p>
        </w:tc>
        <w:tc>
          <w:tcPr>
            <w:tcW w:w="1701" w:type="dxa"/>
          </w:tcPr>
          <w:p w:rsidR="00545A58" w:rsidRPr="00565E20" w:rsidRDefault="006951C3">
            <w:pPr>
              <w:rPr>
                <w:rFonts w:asciiTheme="minorHAnsi" w:hAnsiTheme="minorHAnsi"/>
                <w:sz w:val="18"/>
                <w:szCs w:val="18"/>
              </w:rPr>
            </w:pPr>
            <w:r w:rsidRPr="00565E20">
              <w:rPr>
                <w:rFonts w:asciiTheme="minorHAnsi" w:hAnsiTheme="minorHAnsi"/>
                <w:sz w:val="18"/>
                <w:szCs w:val="18"/>
              </w:rPr>
              <w:t>Insurance details</w:t>
            </w:r>
          </w:p>
        </w:tc>
        <w:tc>
          <w:tcPr>
            <w:tcW w:w="993" w:type="dxa"/>
          </w:tcPr>
          <w:p w:rsidR="00545A58" w:rsidRPr="00565E20" w:rsidRDefault="006951C3" w:rsidP="00E261BD">
            <w:pPr>
              <w:rPr>
                <w:rFonts w:asciiTheme="minorHAnsi" w:hAnsiTheme="minorHAnsi"/>
                <w:sz w:val="18"/>
                <w:szCs w:val="18"/>
              </w:rPr>
            </w:pPr>
            <w:r w:rsidRPr="00565E20">
              <w:rPr>
                <w:rFonts w:asciiTheme="minorHAnsi" w:hAnsiTheme="minorHAnsi"/>
                <w:sz w:val="18"/>
                <w:szCs w:val="18"/>
              </w:rPr>
              <w:t>Text</w:t>
            </w:r>
          </w:p>
        </w:tc>
        <w:tc>
          <w:tcPr>
            <w:tcW w:w="992" w:type="dxa"/>
          </w:tcPr>
          <w:p w:rsidR="00545A58" w:rsidRPr="00565E20" w:rsidRDefault="006951C3" w:rsidP="00E261BD">
            <w:pPr>
              <w:rPr>
                <w:rFonts w:asciiTheme="minorHAnsi" w:hAnsiTheme="minorHAnsi"/>
                <w:sz w:val="18"/>
                <w:szCs w:val="18"/>
              </w:rPr>
            </w:pPr>
            <w:r w:rsidRPr="00565E20">
              <w:rPr>
                <w:rFonts w:asciiTheme="minorHAnsi" w:hAnsiTheme="minorHAnsi"/>
                <w:sz w:val="18"/>
                <w:szCs w:val="18"/>
              </w:rPr>
              <w:t>Write</w:t>
            </w:r>
          </w:p>
        </w:tc>
        <w:tc>
          <w:tcPr>
            <w:tcW w:w="2126" w:type="dxa"/>
          </w:tcPr>
          <w:p w:rsidR="00545A58" w:rsidRPr="00565E20" w:rsidRDefault="006951C3" w:rsidP="00D83223">
            <w:pPr>
              <w:rPr>
                <w:rFonts w:asciiTheme="minorHAnsi" w:hAnsiTheme="minorHAnsi"/>
                <w:sz w:val="18"/>
                <w:szCs w:val="18"/>
              </w:rPr>
            </w:pPr>
            <w:r w:rsidRPr="00565E20">
              <w:rPr>
                <w:rFonts w:asciiTheme="minorHAnsi" w:hAnsiTheme="minorHAnsi"/>
                <w:sz w:val="18"/>
                <w:szCs w:val="18"/>
              </w:rPr>
              <w:t>Drop down</w:t>
            </w:r>
          </w:p>
        </w:tc>
        <w:tc>
          <w:tcPr>
            <w:tcW w:w="2461" w:type="dxa"/>
          </w:tcPr>
          <w:p w:rsidR="00545A58" w:rsidRPr="00565E20" w:rsidRDefault="006951C3" w:rsidP="00E261BD">
            <w:pPr>
              <w:rPr>
                <w:rFonts w:asciiTheme="minorHAnsi" w:hAnsiTheme="minorHAnsi"/>
                <w:sz w:val="18"/>
                <w:szCs w:val="18"/>
              </w:rPr>
            </w:pPr>
            <w:r w:rsidRPr="00565E20">
              <w:rPr>
                <w:rFonts w:asciiTheme="minorHAnsi" w:hAnsiTheme="minorHAnsi"/>
                <w:sz w:val="18"/>
                <w:szCs w:val="18"/>
              </w:rPr>
              <w:t>Family table</w:t>
            </w: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Guardian Details</w:t>
            </w:r>
          </w:p>
        </w:tc>
        <w:tc>
          <w:tcPr>
            <w:tcW w:w="1701" w:type="dxa"/>
          </w:tcPr>
          <w:p w:rsidR="006951C3" w:rsidRPr="00565E20" w:rsidRDefault="006951C3" w:rsidP="002626F1">
            <w:pPr>
              <w:rPr>
                <w:rFonts w:asciiTheme="minorHAnsi" w:hAnsiTheme="minorHAnsi"/>
                <w:sz w:val="18"/>
                <w:szCs w:val="18"/>
              </w:rPr>
            </w:pPr>
            <w:r w:rsidRPr="00565E20">
              <w:rPr>
                <w:rFonts w:asciiTheme="minorHAnsi" w:hAnsiTheme="minorHAnsi"/>
                <w:sz w:val="18"/>
                <w:szCs w:val="18"/>
              </w:rPr>
              <w:t>Insurance details</w:t>
            </w:r>
          </w:p>
        </w:tc>
        <w:tc>
          <w:tcPr>
            <w:tcW w:w="993" w:type="dxa"/>
          </w:tcPr>
          <w:p w:rsidR="006951C3" w:rsidRPr="00565E20" w:rsidRDefault="006951C3" w:rsidP="002626F1">
            <w:pPr>
              <w:rPr>
                <w:rFonts w:asciiTheme="minorHAnsi" w:hAnsiTheme="minorHAnsi"/>
                <w:sz w:val="18"/>
                <w:szCs w:val="18"/>
              </w:rPr>
            </w:pPr>
            <w:r w:rsidRPr="00565E20">
              <w:rPr>
                <w:rFonts w:asciiTheme="minorHAnsi" w:hAnsiTheme="minorHAnsi"/>
                <w:sz w:val="18"/>
                <w:szCs w:val="18"/>
              </w:rPr>
              <w:t>Text</w:t>
            </w:r>
          </w:p>
        </w:tc>
        <w:tc>
          <w:tcPr>
            <w:tcW w:w="992" w:type="dxa"/>
          </w:tcPr>
          <w:p w:rsidR="006951C3" w:rsidRPr="00565E20" w:rsidRDefault="006951C3" w:rsidP="002626F1">
            <w:pPr>
              <w:rPr>
                <w:rFonts w:asciiTheme="minorHAnsi" w:hAnsiTheme="minorHAnsi"/>
                <w:sz w:val="18"/>
                <w:szCs w:val="18"/>
              </w:rPr>
            </w:pPr>
            <w:r w:rsidRPr="00565E20">
              <w:rPr>
                <w:rFonts w:asciiTheme="minorHAnsi" w:hAnsiTheme="minorHAnsi"/>
                <w:sz w:val="18"/>
                <w:szCs w:val="18"/>
              </w:rPr>
              <w:t>Write</w:t>
            </w:r>
          </w:p>
        </w:tc>
        <w:tc>
          <w:tcPr>
            <w:tcW w:w="2126" w:type="dxa"/>
          </w:tcPr>
          <w:p w:rsidR="006951C3" w:rsidRPr="00565E20" w:rsidRDefault="006951C3" w:rsidP="002626F1">
            <w:pPr>
              <w:rPr>
                <w:rFonts w:asciiTheme="minorHAnsi" w:hAnsiTheme="minorHAnsi"/>
                <w:sz w:val="18"/>
                <w:szCs w:val="18"/>
              </w:rPr>
            </w:pPr>
            <w:r w:rsidRPr="00565E20">
              <w:rPr>
                <w:rFonts w:asciiTheme="minorHAnsi" w:hAnsiTheme="minorHAnsi"/>
                <w:sz w:val="18"/>
                <w:szCs w:val="18"/>
              </w:rPr>
              <w:t>Drop down – Only for minor nominee</w:t>
            </w:r>
          </w:p>
        </w:tc>
        <w:tc>
          <w:tcPr>
            <w:tcW w:w="2461" w:type="dxa"/>
          </w:tcPr>
          <w:p w:rsidR="006951C3" w:rsidRPr="00565E20" w:rsidRDefault="006951C3" w:rsidP="002626F1">
            <w:pPr>
              <w:rPr>
                <w:rFonts w:asciiTheme="minorHAnsi" w:hAnsiTheme="minorHAnsi"/>
                <w:sz w:val="18"/>
                <w:szCs w:val="18"/>
              </w:rPr>
            </w:pPr>
            <w:r w:rsidRPr="00565E20">
              <w:rPr>
                <w:rFonts w:asciiTheme="minorHAnsi" w:hAnsiTheme="minorHAnsi"/>
                <w:sz w:val="18"/>
                <w:szCs w:val="18"/>
              </w:rPr>
              <w:t>Family table</w:t>
            </w:r>
          </w:p>
        </w:tc>
      </w:tr>
      <w:tr w:rsidR="006951C3" w:rsidRPr="00565E20" w:rsidTr="00565E20">
        <w:tc>
          <w:tcPr>
            <w:tcW w:w="1242" w:type="dxa"/>
          </w:tcPr>
          <w:p w:rsidR="006951C3" w:rsidRPr="00565E20" w:rsidRDefault="006951C3" w:rsidP="002626F1">
            <w:pPr>
              <w:rPr>
                <w:rFonts w:asciiTheme="minorHAnsi" w:hAnsiTheme="minorHAnsi"/>
                <w:sz w:val="18"/>
                <w:szCs w:val="18"/>
              </w:rPr>
            </w:pPr>
            <w:r w:rsidRPr="00565E20">
              <w:rPr>
                <w:rFonts w:asciiTheme="minorHAnsi" w:hAnsiTheme="minorHAnsi"/>
                <w:sz w:val="18"/>
                <w:szCs w:val="18"/>
              </w:rPr>
              <w:t>Loan purpose Level 1</w:t>
            </w:r>
          </w:p>
        </w:tc>
        <w:tc>
          <w:tcPr>
            <w:tcW w:w="1701" w:type="dxa"/>
          </w:tcPr>
          <w:p w:rsidR="006951C3" w:rsidRPr="00565E20" w:rsidRDefault="006951C3" w:rsidP="002626F1">
            <w:pPr>
              <w:rPr>
                <w:rFonts w:asciiTheme="minorHAnsi" w:hAnsiTheme="minorHAnsi"/>
                <w:sz w:val="18"/>
                <w:szCs w:val="18"/>
              </w:rPr>
            </w:pPr>
            <w:r w:rsidRPr="00565E20">
              <w:rPr>
                <w:rFonts w:asciiTheme="minorHAnsi" w:hAnsiTheme="minorHAnsi"/>
                <w:sz w:val="18"/>
                <w:szCs w:val="18"/>
              </w:rPr>
              <w:t>Account Details</w:t>
            </w:r>
          </w:p>
        </w:tc>
        <w:tc>
          <w:tcPr>
            <w:tcW w:w="993" w:type="dxa"/>
          </w:tcPr>
          <w:p w:rsidR="006951C3" w:rsidRPr="00565E20" w:rsidRDefault="006951C3" w:rsidP="002626F1">
            <w:pPr>
              <w:rPr>
                <w:rFonts w:asciiTheme="minorHAnsi" w:hAnsiTheme="minorHAnsi"/>
                <w:sz w:val="18"/>
                <w:szCs w:val="18"/>
              </w:rPr>
            </w:pPr>
            <w:r w:rsidRPr="00565E20">
              <w:rPr>
                <w:rFonts w:asciiTheme="minorHAnsi" w:hAnsiTheme="minorHAnsi"/>
                <w:sz w:val="18"/>
                <w:szCs w:val="18"/>
              </w:rPr>
              <w:t>Text</w:t>
            </w:r>
          </w:p>
        </w:tc>
        <w:tc>
          <w:tcPr>
            <w:tcW w:w="992" w:type="dxa"/>
          </w:tcPr>
          <w:p w:rsidR="006951C3" w:rsidRPr="00565E20" w:rsidRDefault="006951C3" w:rsidP="002626F1">
            <w:pPr>
              <w:rPr>
                <w:rFonts w:asciiTheme="minorHAnsi" w:hAnsiTheme="minorHAnsi"/>
                <w:sz w:val="18"/>
                <w:szCs w:val="18"/>
              </w:rPr>
            </w:pPr>
            <w:r w:rsidRPr="00565E20">
              <w:rPr>
                <w:rFonts w:asciiTheme="minorHAnsi" w:hAnsiTheme="minorHAnsi"/>
                <w:sz w:val="18"/>
                <w:szCs w:val="18"/>
              </w:rPr>
              <w:t>Drop down</w:t>
            </w:r>
          </w:p>
        </w:tc>
        <w:tc>
          <w:tcPr>
            <w:tcW w:w="2126" w:type="dxa"/>
          </w:tcPr>
          <w:p w:rsidR="006951C3" w:rsidRPr="00565E20" w:rsidRDefault="006951C3" w:rsidP="002626F1">
            <w:pPr>
              <w:rPr>
                <w:rFonts w:asciiTheme="minorHAnsi" w:hAnsiTheme="minorHAnsi"/>
                <w:sz w:val="18"/>
                <w:szCs w:val="18"/>
              </w:rPr>
            </w:pPr>
            <w:r w:rsidRPr="00565E20">
              <w:rPr>
                <w:rFonts w:asciiTheme="minorHAnsi" w:hAnsiTheme="minorHAnsi"/>
                <w:sz w:val="18"/>
                <w:szCs w:val="18"/>
              </w:rPr>
              <w:t xml:space="preserve">Master table </w:t>
            </w:r>
          </w:p>
        </w:tc>
        <w:tc>
          <w:tcPr>
            <w:tcW w:w="2461" w:type="dxa"/>
          </w:tcPr>
          <w:p w:rsidR="006951C3" w:rsidRPr="00565E20" w:rsidRDefault="006951C3" w:rsidP="002626F1">
            <w:pPr>
              <w:rPr>
                <w:rFonts w:asciiTheme="minorHAnsi" w:hAnsiTheme="minorHAnsi"/>
                <w:sz w:val="18"/>
                <w:szCs w:val="18"/>
              </w:rPr>
            </w:pPr>
            <w:r w:rsidRPr="00565E20">
              <w:rPr>
                <w:rFonts w:asciiTheme="minorHAnsi" w:hAnsiTheme="minorHAnsi"/>
                <w:sz w:val="18"/>
                <w:szCs w:val="18"/>
              </w:rPr>
              <w:t>Master table</w:t>
            </w:r>
          </w:p>
        </w:tc>
      </w:tr>
      <w:tr w:rsidR="006951C3" w:rsidRPr="00565E20" w:rsidTr="00565E20">
        <w:tc>
          <w:tcPr>
            <w:tcW w:w="124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Loan purpose Level 2</w:t>
            </w:r>
          </w:p>
        </w:tc>
        <w:tc>
          <w:tcPr>
            <w:tcW w:w="1701" w:type="dxa"/>
          </w:tcPr>
          <w:p w:rsidR="006951C3" w:rsidRPr="00565E20" w:rsidRDefault="006951C3">
            <w:pPr>
              <w:rPr>
                <w:rFonts w:asciiTheme="minorHAnsi" w:hAnsiTheme="minorHAnsi"/>
                <w:sz w:val="18"/>
                <w:szCs w:val="18"/>
              </w:rPr>
            </w:pPr>
            <w:r w:rsidRPr="00565E20">
              <w:rPr>
                <w:rFonts w:asciiTheme="minorHAnsi" w:hAnsiTheme="minorHAnsi"/>
                <w:sz w:val="18"/>
                <w:szCs w:val="18"/>
              </w:rPr>
              <w:t>Account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Text</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Drop down</w:t>
            </w:r>
          </w:p>
        </w:tc>
        <w:tc>
          <w:tcPr>
            <w:tcW w:w="2126"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 xml:space="preserve">Master table </w:t>
            </w:r>
          </w:p>
        </w:tc>
        <w:tc>
          <w:tcPr>
            <w:tcW w:w="246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Master table</w:t>
            </w:r>
          </w:p>
        </w:tc>
      </w:tr>
      <w:tr w:rsidR="006951C3" w:rsidRPr="00565E20" w:rsidTr="00565E20">
        <w:tc>
          <w:tcPr>
            <w:tcW w:w="124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Loan purpose Level 3</w:t>
            </w:r>
          </w:p>
        </w:tc>
        <w:tc>
          <w:tcPr>
            <w:tcW w:w="1701" w:type="dxa"/>
          </w:tcPr>
          <w:p w:rsidR="006951C3" w:rsidRPr="00565E20" w:rsidRDefault="006951C3">
            <w:pPr>
              <w:rPr>
                <w:rFonts w:asciiTheme="minorHAnsi" w:hAnsiTheme="minorHAnsi"/>
                <w:sz w:val="18"/>
                <w:szCs w:val="18"/>
              </w:rPr>
            </w:pPr>
            <w:r w:rsidRPr="00565E20">
              <w:rPr>
                <w:rFonts w:asciiTheme="minorHAnsi" w:hAnsiTheme="minorHAnsi"/>
                <w:sz w:val="18"/>
                <w:szCs w:val="18"/>
              </w:rPr>
              <w:t>Account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Text</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Drop down</w:t>
            </w:r>
          </w:p>
        </w:tc>
        <w:tc>
          <w:tcPr>
            <w:tcW w:w="2126"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 xml:space="preserve">Master table </w:t>
            </w:r>
          </w:p>
        </w:tc>
        <w:tc>
          <w:tcPr>
            <w:tcW w:w="246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Master table</w:t>
            </w: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Centre Name</w:t>
            </w:r>
          </w:p>
        </w:tc>
        <w:tc>
          <w:tcPr>
            <w:tcW w:w="1701" w:type="dxa"/>
          </w:tcPr>
          <w:p w:rsidR="006951C3" w:rsidRPr="00565E20" w:rsidRDefault="006951C3">
            <w:pPr>
              <w:rPr>
                <w:rFonts w:asciiTheme="minorHAnsi" w:hAnsiTheme="minorHAnsi"/>
                <w:sz w:val="18"/>
                <w:szCs w:val="18"/>
              </w:rPr>
            </w:pPr>
            <w:r w:rsidRPr="00565E20">
              <w:rPr>
                <w:rFonts w:asciiTheme="minorHAnsi" w:hAnsiTheme="minorHAnsi"/>
                <w:sz w:val="18"/>
                <w:szCs w:val="18"/>
              </w:rPr>
              <w:t>Account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Text</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Drop down</w:t>
            </w:r>
          </w:p>
        </w:tc>
        <w:tc>
          <w:tcPr>
            <w:tcW w:w="2126"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 xml:space="preserve">Master table </w:t>
            </w:r>
          </w:p>
        </w:tc>
        <w:tc>
          <w:tcPr>
            <w:tcW w:w="2461"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Master table</w:t>
            </w: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lastRenderedPageBreak/>
              <w:t>Guarantor URN</w:t>
            </w:r>
          </w:p>
        </w:tc>
        <w:tc>
          <w:tcPr>
            <w:tcW w:w="1701"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Guarantor Details</w:t>
            </w:r>
          </w:p>
        </w:tc>
        <w:tc>
          <w:tcPr>
            <w:tcW w:w="993"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Numeric</w:t>
            </w:r>
          </w:p>
        </w:tc>
        <w:tc>
          <w:tcPr>
            <w:tcW w:w="99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Search from customer table</w:t>
            </w:r>
          </w:p>
        </w:tc>
        <w:tc>
          <w:tcPr>
            <w:tcW w:w="2126"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Customer table</w:t>
            </w:r>
          </w:p>
        </w:tc>
        <w:tc>
          <w:tcPr>
            <w:tcW w:w="2461"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Customer table</w:t>
            </w: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 xml:space="preserve">Guarantor DSC Override </w:t>
            </w:r>
          </w:p>
        </w:tc>
        <w:tc>
          <w:tcPr>
            <w:tcW w:w="1701" w:type="dxa"/>
          </w:tcPr>
          <w:p w:rsidR="006951C3" w:rsidRPr="00565E20" w:rsidRDefault="006951C3" w:rsidP="002F5200">
            <w:pPr>
              <w:rPr>
                <w:rFonts w:asciiTheme="minorHAnsi" w:hAnsiTheme="minorHAnsi"/>
                <w:sz w:val="18"/>
                <w:szCs w:val="18"/>
              </w:rPr>
            </w:pPr>
            <w:r w:rsidRPr="00565E20">
              <w:rPr>
                <w:rFonts w:asciiTheme="minorHAnsi" w:hAnsiTheme="minorHAnsi"/>
                <w:sz w:val="18"/>
                <w:szCs w:val="18"/>
              </w:rPr>
              <w:t>Guarantor Details</w:t>
            </w:r>
          </w:p>
        </w:tc>
        <w:tc>
          <w:tcPr>
            <w:tcW w:w="993" w:type="dxa"/>
          </w:tcPr>
          <w:p w:rsidR="006951C3" w:rsidRPr="00565E20" w:rsidRDefault="006951C3" w:rsidP="002F5200">
            <w:pPr>
              <w:rPr>
                <w:rFonts w:asciiTheme="minorHAnsi" w:hAnsiTheme="minorHAnsi"/>
                <w:sz w:val="18"/>
                <w:szCs w:val="18"/>
              </w:rPr>
            </w:pPr>
            <w:r w:rsidRPr="00565E20">
              <w:rPr>
                <w:rFonts w:asciiTheme="minorHAnsi" w:hAnsiTheme="minorHAnsi"/>
                <w:sz w:val="18"/>
                <w:szCs w:val="18"/>
              </w:rPr>
              <w:t>String</w:t>
            </w:r>
          </w:p>
        </w:tc>
        <w:tc>
          <w:tcPr>
            <w:tcW w:w="992" w:type="dxa"/>
          </w:tcPr>
          <w:p w:rsidR="006951C3" w:rsidRPr="00565E20" w:rsidRDefault="006951C3" w:rsidP="002F5200">
            <w:pPr>
              <w:rPr>
                <w:rFonts w:asciiTheme="minorHAnsi" w:hAnsiTheme="minorHAnsi"/>
                <w:sz w:val="18"/>
                <w:szCs w:val="18"/>
              </w:rPr>
            </w:pPr>
          </w:p>
        </w:tc>
        <w:tc>
          <w:tcPr>
            <w:tcW w:w="2126" w:type="dxa"/>
          </w:tcPr>
          <w:p w:rsidR="006951C3" w:rsidRPr="00565E20" w:rsidRDefault="006951C3" w:rsidP="002F5200">
            <w:pPr>
              <w:rPr>
                <w:rFonts w:asciiTheme="minorHAnsi" w:hAnsiTheme="minorHAnsi"/>
                <w:sz w:val="18"/>
                <w:szCs w:val="18"/>
              </w:rPr>
            </w:pPr>
            <w:r w:rsidRPr="00565E20">
              <w:rPr>
                <w:rFonts w:asciiTheme="minorHAnsi" w:hAnsiTheme="minorHAnsi"/>
                <w:sz w:val="18"/>
                <w:szCs w:val="18"/>
              </w:rPr>
              <w:t>Customer table</w:t>
            </w:r>
          </w:p>
        </w:tc>
        <w:tc>
          <w:tcPr>
            <w:tcW w:w="2461" w:type="dxa"/>
          </w:tcPr>
          <w:p w:rsidR="006951C3" w:rsidRPr="00565E20" w:rsidRDefault="006951C3" w:rsidP="002F5200">
            <w:pPr>
              <w:rPr>
                <w:rFonts w:asciiTheme="minorHAnsi" w:hAnsiTheme="minorHAnsi"/>
                <w:sz w:val="18"/>
                <w:szCs w:val="18"/>
              </w:rPr>
            </w:pPr>
            <w:r w:rsidRPr="00565E20">
              <w:rPr>
                <w:rFonts w:asciiTheme="minorHAnsi" w:hAnsiTheme="minorHAnsi"/>
                <w:sz w:val="18"/>
                <w:szCs w:val="18"/>
              </w:rPr>
              <w:t>Customer table</w:t>
            </w: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Guarantor DSC Remarks</w:t>
            </w:r>
          </w:p>
        </w:tc>
        <w:tc>
          <w:tcPr>
            <w:tcW w:w="1701" w:type="dxa"/>
          </w:tcPr>
          <w:p w:rsidR="006951C3" w:rsidRPr="00565E20" w:rsidRDefault="006951C3" w:rsidP="002F5200">
            <w:pPr>
              <w:rPr>
                <w:rFonts w:asciiTheme="minorHAnsi" w:hAnsiTheme="minorHAnsi"/>
                <w:sz w:val="18"/>
                <w:szCs w:val="18"/>
              </w:rPr>
            </w:pPr>
            <w:r w:rsidRPr="00565E20">
              <w:rPr>
                <w:rFonts w:asciiTheme="minorHAnsi" w:hAnsiTheme="minorHAnsi"/>
                <w:sz w:val="18"/>
                <w:szCs w:val="18"/>
              </w:rPr>
              <w:t>Guarantor Details</w:t>
            </w:r>
          </w:p>
        </w:tc>
        <w:tc>
          <w:tcPr>
            <w:tcW w:w="993" w:type="dxa"/>
          </w:tcPr>
          <w:p w:rsidR="006951C3" w:rsidRPr="00565E20" w:rsidRDefault="006951C3" w:rsidP="002F5200">
            <w:pPr>
              <w:rPr>
                <w:rFonts w:asciiTheme="minorHAnsi" w:hAnsiTheme="minorHAnsi"/>
                <w:sz w:val="18"/>
                <w:szCs w:val="18"/>
              </w:rPr>
            </w:pPr>
            <w:r w:rsidRPr="00565E20">
              <w:rPr>
                <w:rFonts w:asciiTheme="minorHAnsi" w:hAnsiTheme="minorHAnsi"/>
                <w:sz w:val="18"/>
                <w:szCs w:val="18"/>
              </w:rPr>
              <w:t>String</w:t>
            </w:r>
          </w:p>
        </w:tc>
        <w:tc>
          <w:tcPr>
            <w:tcW w:w="992" w:type="dxa"/>
          </w:tcPr>
          <w:p w:rsidR="006951C3" w:rsidRPr="00565E20" w:rsidRDefault="006951C3" w:rsidP="002F5200">
            <w:pPr>
              <w:rPr>
                <w:rFonts w:asciiTheme="minorHAnsi" w:hAnsiTheme="minorHAnsi"/>
                <w:sz w:val="18"/>
                <w:szCs w:val="18"/>
              </w:rPr>
            </w:pPr>
          </w:p>
        </w:tc>
        <w:tc>
          <w:tcPr>
            <w:tcW w:w="2126" w:type="dxa"/>
          </w:tcPr>
          <w:p w:rsidR="006951C3" w:rsidRPr="00565E20" w:rsidRDefault="006951C3" w:rsidP="002F5200">
            <w:pPr>
              <w:rPr>
                <w:rFonts w:asciiTheme="minorHAnsi" w:hAnsiTheme="minorHAnsi"/>
                <w:sz w:val="18"/>
                <w:szCs w:val="18"/>
              </w:rPr>
            </w:pPr>
            <w:r w:rsidRPr="00565E20">
              <w:rPr>
                <w:rFonts w:asciiTheme="minorHAnsi" w:hAnsiTheme="minorHAnsi"/>
                <w:sz w:val="18"/>
                <w:szCs w:val="18"/>
              </w:rPr>
              <w:t>Customer table</w:t>
            </w:r>
          </w:p>
        </w:tc>
        <w:tc>
          <w:tcPr>
            <w:tcW w:w="2461" w:type="dxa"/>
          </w:tcPr>
          <w:p w:rsidR="006951C3" w:rsidRPr="00565E20" w:rsidRDefault="006951C3" w:rsidP="002F5200">
            <w:pPr>
              <w:rPr>
                <w:rFonts w:asciiTheme="minorHAnsi" w:hAnsiTheme="minorHAnsi"/>
                <w:sz w:val="18"/>
                <w:szCs w:val="18"/>
              </w:rPr>
            </w:pPr>
            <w:r w:rsidRPr="00565E20">
              <w:rPr>
                <w:rFonts w:asciiTheme="minorHAnsi" w:hAnsiTheme="minorHAnsi"/>
                <w:sz w:val="18"/>
                <w:szCs w:val="18"/>
              </w:rPr>
              <w:t>Customer table</w:t>
            </w: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Guarantor Liabilities</w:t>
            </w:r>
          </w:p>
        </w:tc>
        <w:tc>
          <w:tcPr>
            <w:tcW w:w="1701" w:type="dxa"/>
          </w:tcPr>
          <w:p w:rsidR="006951C3" w:rsidRPr="00565E20" w:rsidRDefault="006951C3" w:rsidP="002F5200">
            <w:pPr>
              <w:rPr>
                <w:rFonts w:asciiTheme="minorHAnsi" w:hAnsiTheme="minorHAnsi"/>
                <w:sz w:val="18"/>
                <w:szCs w:val="18"/>
              </w:rPr>
            </w:pPr>
            <w:r w:rsidRPr="00565E20">
              <w:rPr>
                <w:rFonts w:asciiTheme="minorHAnsi" w:hAnsiTheme="minorHAnsi"/>
                <w:sz w:val="18"/>
                <w:szCs w:val="18"/>
              </w:rPr>
              <w:t>Guarantor Details</w:t>
            </w:r>
          </w:p>
        </w:tc>
        <w:tc>
          <w:tcPr>
            <w:tcW w:w="993" w:type="dxa"/>
          </w:tcPr>
          <w:p w:rsidR="006951C3" w:rsidRPr="00565E20" w:rsidRDefault="006951C3" w:rsidP="002F5200">
            <w:pPr>
              <w:rPr>
                <w:rFonts w:asciiTheme="minorHAnsi" w:hAnsiTheme="minorHAnsi"/>
                <w:sz w:val="18"/>
                <w:szCs w:val="18"/>
              </w:rPr>
            </w:pPr>
            <w:r w:rsidRPr="00565E20">
              <w:rPr>
                <w:rFonts w:asciiTheme="minorHAnsi" w:hAnsiTheme="minorHAnsi"/>
                <w:sz w:val="18"/>
                <w:szCs w:val="18"/>
              </w:rPr>
              <w:t>Numeric</w:t>
            </w:r>
          </w:p>
        </w:tc>
        <w:tc>
          <w:tcPr>
            <w:tcW w:w="992" w:type="dxa"/>
          </w:tcPr>
          <w:p w:rsidR="006951C3" w:rsidRPr="00565E20" w:rsidRDefault="006951C3" w:rsidP="002F5200">
            <w:pPr>
              <w:rPr>
                <w:rFonts w:asciiTheme="minorHAnsi" w:hAnsiTheme="minorHAnsi"/>
                <w:sz w:val="18"/>
                <w:szCs w:val="18"/>
              </w:rPr>
            </w:pPr>
            <w:r w:rsidRPr="00565E20">
              <w:rPr>
                <w:rFonts w:asciiTheme="minorHAnsi" w:hAnsiTheme="minorHAnsi"/>
                <w:sz w:val="18"/>
                <w:szCs w:val="18"/>
              </w:rPr>
              <w:t>Search from customer table</w:t>
            </w:r>
          </w:p>
        </w:tc>
        <w:tc>
          <w:tcPr>
            <w:tcW w:w="2126" w:type="dxa"/>
          </w:tcPr>
          <w:p w:rsidR="006951C3" w:rsidRPr="00565E20" w:rsidRDefault="006951C3" w:rsidP="002F5200">
            <w:pPr>
              <w:rPr>
                <w:rFonts w:asciiTheme="minorHAnsi" w:hAnsiTheme="minorHAnsi"/>
                <w:sz w:val="18"/>
                <w:szCs w:val="18"/>
              </w:rPr>
            </w:pPr>
            <w:r w:rsidRPr="00565E20">
              <w:rPr>
                <w:rFonts w:asciiTheme="minorHAnsi" w:hAnsiTheme="minorHAnsi"/>
                <w:sz w:val="18"/>
                <w:szCs w:val="18"/>
              </w:rPr>
              <w:t>Liabilities table</w:t>
            </w:r>
          </w:p>
        </w:tc>
        <w:tc>
          <w:tcPr>
            <w:tcW w:w="2461" w:type="dxa"/>
          </w:tcPr>
          <w:p w:rsidR="006951C3" w:rsidRPr="00565E20" w:rsidRDefault="006951C3" w:rsidP="002F5200">
            <w:pPr>
              <w:rPr>
                <w:rFonts w:asciiTheme="minorHAnsi" w:hAnsiTheme="minorHAnsi"/>
                <w:sz w:val="18"/>
                <w:szCs w:val="18"/>
              </w:rPr>
            </w:pPr>
            <w:r w:rsidRPr="00565E20">
              <w:rPr>
                <w:rFonts w:asciiTheme="minorHAnsi" w:hAnsiTheme="minorHAnsi"/>
                <w:sz w:val="18"/>
                <w:szCs w:val="18"/>
              </w:rPr>
              <w:t>Liabilities table</w:t>
            </w: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First name</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Guarantor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Numeric</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Search from customer table</w:t>
            </w:r>
          </w:p>
        </w:tc>
        <w:tc>
          <w:tcPr>
            <w:tcW w:w="2126"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Customer table</w:t>
            </w:r>
          </w:p>
        </w:tc>
        <w:tc>
          <w:tcPr>
            <w:tcW w:w="246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Customer table</w:t>
            </w: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Middle name</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Guarantor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Numeric</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Search from customer table</w:t>
            </w:r>
          </w:p>
        </w:tc>
        <w:tc>
          <w:tcPr>
            <w:tcW w:w="2126"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Customer table</w:t>
            </w:r>
          </w:p>
        </w:tc>
        <w:tc>
          <w:tcPr>
            <w:tcW w:w="246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Customer table</w:t>
            </w: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Date of Birth</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Guarantor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Numeric</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Search from customer table</w:t>
            </w:r>
          </w:p>
        </w:tc>
        <w:tc>
          <w:tcPr>
            <w:tcW w:w="2126"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Customer table</w:t>
            </w:r>
          </w:p>
        </w:tc>
        <w:tc>
          <w:tcPr>
            <w:tcW w:w="246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Customer table</w:t>
            </w: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Address</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Guarantor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Numeric</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Search from customer table</w:t>
            </w:r>
          </w:p>
        </w:tc>
        <w:tc>
          <w:tcPr>
            <w:tcW w:w="2126"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Customer table</w:t>
            </w:r>
          </w:p>
        </w:tc>
        <w:tc>
          <w:tcPr>
            <w:tcW w:w="246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Customer table</w:t>
            </w: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Assets</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Guarantor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Numeric</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Search from customer table</w:t>
            </w:r>
          </w:p>
        </w:tc>
        <w:tc>
          <w:tcPr>
            <w:tcW w:w="2126"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Customer table</w:t>
            </w:r>
          </w:p>
        </w:tc>
        <w:tc>
          <w:tcPr>
            <w:tcW w:w="246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Customer table</w:t>
            </w: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Liabilities</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Guarantor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Numeric</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Search from customer table</w:t>
            </w:r>
          </w:p>
        </w:tc>
        <w:tc>
          <w:tcPr>
            <w:tcW w:w="2126"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Customer table</w:t>
            </w:r>
          </w:p>
        </w:tc>
        <w:tc>
          <w:tcPr>
            <w:tcW w:w="246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Customer table</w:t>
            </w: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Collateral Type</w:t>
            </w:r>
          </w:p>
        </w:tc>
        <w:tc>
          <w:tcPr>
            <w:tcW w:w="1701"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Collateral Details</w:t>
            </w:r>
          </w:p>
        </w:tc>
        <w:tc>
          <w:tcPr>
            <w:tcW w:w="993"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Text</w:t>
            </w:r>
          </w:p>
        </w:tc>
        <w:tc>
          <w:tcPr>
            <w:tcW w:w="99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Drop down</w:t>
            </w:r>
          </w:p>
        </w:tc>
        <w:tc>
          <w:tcPr>
            <w:tcW w:w="2126"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Master table</w:t>
            </w:r>
          </w:p>
        </w:tc>
        <w:tc>
          <w:tcPr>
            <w:tcW w:w="2461"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Master table</w:t>
            </w: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Collateral Description</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Collateral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Text</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Write</w:t>
            </w:r>
          </w:p>
        </w:tc>
        <w:tc>
          <w:tcPr>
            <w:tcW w:w="2126" w:type="dxa"/>
          </w:tcPr>
          <w:p w:rsidR="006951C3" w:rsidRPr="00565E20" w:rsidRDefault="006951C3" w:rsidP="00E1611F">
            <w:pPr>
              <w:rPr>
                <w:rFonts w:asciiTheme="minorHAnsi" w:hAnsiTheme="minorHAnsi"/>
                <w:sz w:val="18"/>
                <w:szCs w:val="18"/>
              </w:rPr>
            </w:pPr>
            <w:proofErr w:type="spellStart"/>
            <w:r w:rsidRPr="00565E20">
              <w:rPr>
                <w:rFonts w:asciiTheme="minorHAnsi" w:hAnsiTheme="minorHAnsi"/>
                <w:sz w:val="18"/>
                <w:szCs w:val="18"/>
              </w:rPr>
              <w:t>Upto</w:t>
            </w:r>
            <w:proofErr w:type="spellEnd"/>
            <w:r w:rsidRPr="00565E20">
              <w:rPr>
                <w:rFonts w:asciiTheme="minorHAnsi" w:hAnsiTheme="minorHAnsi"/>
                <w:sz w:val="18"/>
                <w:szCs w:val="18"/>
              </w:rPr>
              <w:t xml:space="preserve"> 200 characters</w:t>
            </w:r>
          </w:p>
        </w:tc>
        <w:tc>
          <w:tcPr>
            <w:tcW w:w="2461" w:type="dxa"/>
          </w:tcPr>
          <w:p w:rsidR="006951C3" w:rsidRPr="00565E20" w:rsidRDefault="006951C3" w:rsidP="00E1611F">
            <w:pPr>
              <w:rPr>
                <w:rFonts w:asciiTheme="minorHAnsi" w:hAnsiTheme="minorHAnsi"/>
                <w:sz w:val="18"/>
                <w:szCs w:val="18"/>
              </w:rPr>
            </w:pP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Collateral Value</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Collateral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Numeric</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Write</w:t>
            </w:r>
          </w:p>
        </w:tc>
        <w:tc>
          <w:tcPr>
            <w:tcW w:w="2126" w:type="dxa"/>
          </w:tcPr>
          <w:p w:rsidR="006951C3" w:rsidRPr="00565E20" w:rsidRDefault="006951C3" w:rsidP="008566CA">
            <w:pPr>
              <w:rPr>
                <w:rFonts w:asciiTheme="minorHAnsi" w:hAnsiTheme="minorHAnsi"/>
                <w:sz w:val="18"/>
                <w:szCs w:val="18"/>
              </w:rPr>
            </w:pPr>
            <w:proofErr w:type="spellStart"/>
            <w:r w:rsidRPr="00565E20">
              <w:rPr>
                <w:rFonts w:asciiTheme="minorHAnsi" w:hAnsiTheme="minorHAnsi"/>
                <w:sz w:val="18"/>
                <w:szCs w:val="18"/>
              </w:rPr>
              <w:t>Upto</w:t>
            </w:r>
            <w:proofErr w:type="spellEnd"/>
            <w:r w:rsidRPr="00565E20">
              <w:rPr>
                <w:rFonts w:asciiTheme="minorHAnsi" w:hAnsiTheme="minorHAnsi"/>
                <w:sz w:val="18"/>
                <w:szCs w:val="18"/>
              </w:rPr>
              <w:t xml:space="preserve"> 15 digits</w:t>
            </w:r>
          </w:p>
        </w:tc>
        <w:tc>
          <w:tcPr>
            <w:tcW w:w="2461" w:type="dxa"/>
          </w:tcPr>
          <w:p w:rsidR="006951C3" w:rsidRPr="00565E20" w:rsidRDefault="006951C3" w:rsidP="00E1611F">
            <w:pPr>
              <w:rPr>
                <w:rFonts w:asciiTheme="minorHAnsi" w:hAnsiTheme="minorHAnsi"/>
                <w:sz w:val="18"/>
                <w:szCs w:val="18"/>
              </w:rPr>
            </w:pP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lastRenderedPageBreak/>
              <w:t>Document 1</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Collateral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Pdf/jpg</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Upload</w:t>
            </w:r>
          </w:p>
        </w:tc>
        <w:tc>
          <w:tcPr>
            <w:tcW w:w="2126" w:type="dxa"/>
          </w:tcPr>
          <w:p w:rsidR="006951C3" w:rsidRPr="00565E20" w:rsidRDefault="006951C3" w:rsidP="008566CA">
            <w:pPr>
              <w:rPr>
                <w:rFonts w:asciiTheme="minorHAnsi" w:hAnsiTheme="minorHAnsi"/>
                <w:sz w:val="18"/>
                <w:szCs w:val="18"/>
              </w:rPr>
            </w:pPr>
            <w:r w:rsidRPr="00565E20">
              <w:rPr>
                <w:rFonts w:asciiTheme="minorHAnsi" w:hAnsiTheme="minorHAnsi"/>
                <w:sz w:val="18"/>
                <w:szCs w:val="18"/>
              </w:rPr>
              <w:t>Less than 1 MB</w:t>
            </w:r>
          </w:p>
        </w:tc>
        <w:tc>
          <w:tcPr>
            <w:tcW w:w="246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Based on Product configuration masters</w:t>
            </w:r>
          </w:p>
        </w:tc>
      </w:tr>
      <w:tr w:rsidR="006951C3" w:rsidRPr="00565E20" w:rsidTr="00565E20">
        <w:tc>
          <w:tcPr>
            <w:tcW w:w="124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Document 2</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Collateral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Pdf/jpg</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Upload</w:t>
            </w:r>
          </w:p>
        </w:tc>
        <w:tc>
          <w:tcPr>
            <w:tcW w:w="2126"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Less than 1 MB</w:t>
            </w:r>
          </w:p>
        </w:tc>
        <w:tc>
          <w:tcPr>
            <w:tcW w:w="246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Based on Product configuration masters</w:t>
            </w:r>
          </w:p>
        </w:tc>
      </w:tr>
      <w:tr w:rsidR="006951C3" w:rsidRPr="00565E20" w:rsidTr="00565E20">
        <w:tc>
          <w:tcPr>
            <w:tcW w:w="124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Document 3</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Collateral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Pdf/jpg</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Upload</w:t>
            </w:r>
          </w:p>
        </w:tc>
        <w:tc>
          <w:tcPr>
            <w:tcW w:w="2126"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Less than 1 MB</w:t>
            </w:r>
          </w:p>
        </w:tc>
        <w:tc>
          <w:tcPr>
            <w:tcW w:w="246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Based on Product configuration masters</w:t>
            </w:r>
          </w:p>
        </w:tc>
      </w:tr>
      <w:tr w:rsidR="006951C3" w:rsidRPr="00565E20" w:rsidTr="00565E20">
        <w:tc>
          <w:tcPr>
            <w:tcW w:w="124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Photo</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Collateral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Pdf/jpg</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Upload</w:t>
            </w:r>
          </w:p>
        </w:tc>
        <w:tc>
          <w:tcPr>
            <w:tcW w:w="2126"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Less than 1 MB</w:t>
            </w:r>
          </w:p>
        </w:tc>
        <w:tc>
          <w:tcPr>
            <w:tcW w:w="246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Based on Product configuration masters</w:t>
            </w:r>
          </w:p>
        </w:tc>
      </w:tr>
      <w:tr w:rsidR="006951C3" w:rsidRPr="00565E20" w:rsidTr="00565E20">
        <w:tc>
          <w:tcPr>
            <w:tcW w:w="124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Interest Rate</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Sanction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Numeric -Decimals</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Write</w:t>
            </w:r>
          </w:p>
        </w:tc>
        <w:tc>
          <w:tcPr>
            <w:tcW w:w="2126" w:type="dxa"/>
          </w:tcPr>
          <w:p w:rsidR="006951C3" w:rsidRPr="00565E20" w:rsidRDefault="006951C3" w:rsidP="00E1611F">
            <w:pPr>
              <w:rPr>
                <w:rFonts w:asciiTheme="minorHAnsi" w:hAnsiTheme="minorHAnsi"/>
                <w:sz w:val="18"/>
                <w:szCs w:val="18"/>
              </w:rPr>
            </w:pPr>
            <w:proofErr w:type="spellStart"/>
            <w:r w:rsidRPr="00565E20">
              <w:rPr>
                <w:rFonts w:asciiTheme="minorHAnsi" w:hAnsiTheme="minorHAnsi"/>
                <w:sz w:val="18"/>
                <w:szCs w:val="18"/>
              </w:rPr>
              <w:t>Upto</w:t>
            </w:r>
            <w:proofErr w:type="spellEnd"/>
            <w:r w:rsidRPr="00565E20">
              <w:rPr>
                <w:rFonts w:asciiTheme="minorHAnsi" w:hAnsiTheme="minorHAnsi"/>
                <w:sz w:val="18"/>
                <w:szCs w:val="18"/>
              </w:rPr>
              <w:t xml:space="preserve"> 3 digits.</w:t>
            </w:r>
            <w:r w:rsidR="00EB4DEA">
              <w:rPr>
                <w:rFonts w:asciiTheme="minorHAnsi" w:hAnsiTheme="minorHAnsi"/>
                <w:sz w:val="18"/>
                <w:szCs w:val="18"/>
              </w:rPr>
              <w:t xml:space="preserve"> </w:t>
            </w:r>
            <w:proofErr w:type="gramStart"/>
            <w:r w:rsidRPr="00565E20">
              <w:rPr>
                <w:rFonts w:asciiTheme="minorHAnsi" w:hAnsiTheme="minorHAnsi"/>
                <w:sz w:val="18"/>
                <w:szCs w:val="18"/>
              </w:rPr>
              <w:t>check</w:t>
            </w:r>
            <w:proofErr w:type="gramEnd"/>
            <w:r w:rsidRPr="00565E20">
              <w:rPr>
                <w:rFonts w:asciiTheme="minorHAnsi" w:hAnsiTheme="minorHAnsi"/>
                <w:sz w:val="18"/>
                <w:szCs w:val="18"/>
              </w:rPr>
              <w:t xml:space="preserve"> with Product configuration Interest rate range.</w:t>
            </w:r>
          </w:p>
        </w:tc>
        <w:tc>
          <w:tcPr>
            <w:tcW w:w="2461" w:type="dxa"/>
          </w:tcPr>
          <w:p w:rsidR="006951C3" w:rsidRPr="00565E20" w:rsidRDefault="006951C3" w:rsidP="00E1611F">
            <w:pPr>
              <w:rPr>
                <w:rFonts w:asciiTheme="minorHAnsi" w:hAnsiTheme="minorHAnsi"/>
                <w:sz w:val="18"/>
                <w:szCs w:val="18"/>
              </w:rPr>
            </w:pPr>
          </w:p>
        </w:tc>
      </w:tr>
      <w:tr w:rsidR="006951C3" w:rsidRPr="00565E20" w:rsidTr="00565E20">
        <w:tc>
          <w:tcPr>
            <w:tcW w:w="124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Processing Fees</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Sanction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Numeric -Decimals</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Write</w:t>
            </w:r>
          </w:p>
        </w:tc>
        <w:tc>
          <w:tcPr>
            <w:tcW w:w="2126" w:type="dxa"/>
          </w:tcPr>
          <w:p w:rsidR="006951C3" w:rsidRPr="00565E20" w:rsidRDefault="006951C3" w:rsidP="00545A58">
            <w:pPr>
              <w:rPr>
                <w:rFonts w:asciiTheme="minorHAnsi" w:hAnsiTheme="minorHAnsi"/>
                <w:sz w:val="18"/>
                <w:szCs w:val="18"/>
              </w:rPr>
            </w:pPr>
            <w:proofErr w:type="spellStart"/>
            <w:r w:rsidRPr="00565E20">
              <w:rPr>
                <w:rFonts w:asciiTheme="minorHAnsi" w:hAnsiTheme="minorHAnsi"/>
                <w:sz w:val="18"/>
                <w:szCs w:val="18"/>
              </w:rPr>
              <w:t>Upto</w:t>
            </w:r>
            <w:proofErr w:type="spellEnd"/>
            <w:r w:rsidRPr="00565E20">
              <w:rPr>
                <w:rFonts w:asciiTheme="minorHAnsi" w:hAnsiTheme="minorHAnsi"/>
                <w:sz w:val="18"/>
                <w:szCs w:val="18"/>
              </w:rPr>
              <w:t xml:space="preserve"> 3 digits.</w:t>
            </w:r>
            <w:r w:rsidR="00EB4DEA">
              <w:rPr>
                <w:rFonts w:asciiTheme="minorHAnsi" w:hAnsiTheme="minorHAnsi"/>
                <w:sz w:val="18"/>
                <w:szCs w:val="18"/>
              </w:rPr>
              <w:t xml:space="preserve"> </w:t>
            </w:r>
            <w:proofErr w:type="gramStart"/>
            <w:r w:rsidRPr="00565E20">
              <w:rPr>
                <w:rFonts w:asciiTheme="minorHAnsi" w:hAnsiTheme="minorHAnsi"/>
                <w:sz w:val="18"/>
                <w:szCs w:val="18"/>
              </w:rPr>
              <w:t>check</w:t>
            </w:r>
            <w:proofErr w:type="gramEnd"/>
            <w:r w:rsidRPr="00565E20">
              <w:rPr>
                <w:rFonts w:asciiTheme="minorHAnsi" w:hAnsiTheme="minorHAnsi"/>
                <w:sz w:val="18"/>
                <w:szCs w:val="18"/>
              </w:rPr>
              <w:t xml:space="preserve"> with Product configuration Processing fee range.</w:t>
            </w:r>
          </w:p>
        </w:tc>
        <w:tc>
          <w:tcPr>
            <w:tcW w:w="2461" w:type="dxa"/>
          </w:tcPr>
          <w:p w:rsidR="006951C3" w:rsidRPr="00565E20" w:rsidRDefault="006951C3" w:rsidP="00E1611F">
            <w:pPr>
              <w:rPr>
                <w:rFonts w:asciiTheme="minorHAnsi" w:hAnsiTheme="minorHAnsi"/>
                <w:sz w:val="18"/>
                <w:szCs w:val="18"/>
              </w:rPr>
            </w:pPr>
          </w:p>
        </w:tc>
      </w:tr>
      <w:tr w:rsidR="006951C3" w:rsidRPr="00565E20" w:rsidTr="00565E20">
        <w:tc>
          <w:tcPr>
            <w:tcW w:w="124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CIBIL Charges</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Sanction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Numeric –Decimals</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Write</w:t>
            </w:r>
          </w:p>
        </w:tc>
        <w:tc>
          <w:tcPr>
            <w:tcW w:w="2126" w:type="dxa"/>
          </w:tcPr>
          <w:p w:rsidR="006951C3" w:rsidRPr="00565E20" w:rsidRDefault="006951C3" w:rsidP="00545A58">
            <w:pPr>
              <w:rPr>
                <w:rFonts w:asciiTheme="minorHAnsi" w:hAnsiTheme="minorHAnsi"/>
                <w:sz w:val="18"/>
                <w:szCs w:val="18"/>
              </w:rPr>
            </w:pPr>
            <w:proofErr w:type="spellStart"/>
            <w:r w:rsidRPr="00565E20">
              <w:rPr>
                <w:rFonts w:asciiTheme="minorHAnsi" w:hAnsiTheme="minorHAnsi"/>
                <w:sz w:val="18"/>
                <w:szCs w:val="18"/>
              </w:rPr>
              <w:t>Upto</w:t>
            </w:r>
            <w:proofErr w:type="spellEnd"/>
            <w:r w:rsidRPr="00565E20">
              <w:rPr>
                <w:rFonts w:asciiTheme="minorHAnsi" w:hAnsiTheme="minorHAnsi"/>
                <w:sz w:val="18"/>
                <w:szCs w:val="18"/>
              </w:rPr>
              <w:t xml:space="preserve"> 4 digits.</w:t>
            </w:r>
          </w:p>
        </w:tc>
        <w:tc>
          <w:tcPr>
            <w:tcW w:w="2461" w:type="dxa"/>
          </w:tcPr>
          <w:p w:rsidR="006951C3" w:rsidRPr="00565E20" w:rsidRDefault="006951C3" w:rsidP="00E1611F">
            <w:pPr>
              <w:rPr>
                <w:rFonts w:asciiTheme="minorHAnsi" w:hAnsiTheme="minorHAnsi"/>
                <w:sz w:val="18"/>
                <w:szCs w:val="18"/>
              </w:rPr>
            </w:pPr>
          </w:p>
        </w:tc>
      </w:tr>
      <w:tr w:rsidR="006951C3" w:rsidRPr="00565E20" w:rsidTr="00565E20">
        <w:tc>
          <w:tcPr>
            <w:tcW w:w="124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Repayment mode</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Sanction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Text</w:t>
            </w:r>
          </w:p>
        </w:tc>
        <w:tc>
          <w:tcPr>
            <w:tcW w:w="992"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Write</w:t>
            </w:r>
          </w:p>
        </w:tc>
        <w:tc>
          <w:tcPr>
            <w:tcW w:w="2126"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Drop down - master</w:t>
            </w:r>
          </w:p>
        </w:tc>
        <w:tc>
          <w:tcPr>
            <w:tcW w:w="246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Master table – 2 fields- ACH/PDC</w:t>
            </w: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Sanction amount</w:t>
            </w:r>
          </w:p>
        </w:tc>
        <w:tc>
          <w:tcPr>
            <w:tcW w:w="1701"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Sanction details</w:t>
            </w:r>
          </w:p>
        </w:tc>
        <w:tc>
          <w:tcPr>
            <w:tcW w:w="993"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Numeric</w:t>
            </w:r>
          </w:p>
        </w:tc>
        <w:tc>
          <w:tcPr>
            <w:tcW w:w="99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Write</w:t>
            </w:r>
          </w:p>
        </w:tc>
        <w:tc>
          <w:tcPr>
            <w:tcW w:w="2126" w:type="dxa"/>
          </w:tcPr>
          <w:p w:rsidR="006951C3" w:rsidRPr="00565E20" w:rsidRDefault="006951C3" w:rsidP="00E1611F">
            <w:pPr>
              <w:rPr>
                <w:rFonts w:asciiTheme="minorHAnsi" w:hAnsiTheme="minorHAnsi"/>
                <w:sz w:val="18"/>
                <w:szCs w:val="18"/>
              </w:rPr>
            </w:pPr>
            <w:proofErr w:type="spellStart"/>
            <w:r w:rsidRPr="00565E20">
              <w:rPr>
                <w:rFonts w:asciiTheme="minorHAnsi" w:hAnsiTheme="minorHAnsi"/>
                <w:sz w:val="18"/>
                <w:szCs w:val="18"/>
              </w:rPr>
              <w:t>Upto</w:t>
            </w:r>
            <w:proofErr w:type="spellEnd"/>
            <w:r w:rsidRPr="00565E20">
              <w:rPr>
                <w:rFonts w:asciiTheme="minorHAnsi" w:hAnsiTheme="minorHAnsi"/>
                <w:sz w:val="18"/>
                <w:szCs w:val="18"/>
              </w:rPr>
              <w:t xml:space="preserve"> 15 digits</w:t>
            </w:r>
          </w:p>
        </w:tc>
        <w:tc>
          <w:tcPr>
            <w:tcW w:w="2461" w:type="dxa"/>
          </w:tcPr>
          <w:p w:rsidR="006951C3" w:rsidRPr="00565E20" w:rsidRDefault="006951C3" w:rsidP="00E261BD">
            <w:pPr>
              <w:rPr>
                <w:rFonts w:asciiTheme="minorHAnsi" w:hAnsiTheme="minorHAnsi"/>
                <w:sz w:val="18"/>
                <w:szCs w:val="18"/>
              </w:rPr>
            </w:pPr>
          </w:p>
        </w:tc>
      </w:tr>
      <w:tr w:rsidR="006951C3" w:rsidRPr="00565E20" w:rsidTr="00565E20">
        <w:tc>
          <w:tcPr>
            <w:tcW w:w="1242" w:type="dxa"/>
          </w:tcPr>
          <w:p w:rsidR="006951C3" w:rsidRPr="00565E20" w:rsidRDefault="006951C3" w:rsidP="00E261BD">
            <w:pPr>
              <w:rPr>
                <w:rFonts w:asciiTheme="minorHAnsi" w:hAnsiTheme="minorHAnsi"/>
                <w:sz w:val="18"/>
                <w:szCs w:val="18"/>
              </w:rPr>
            </w:pPr>
            <w:r w:rsidRPr="00565E20">
              <w:rPr>
                <w:rFonts w:asciiTheme="minorHAnsi" w:hAnsiTheme="minorHAnsi"/>
                <w:sz w:val="18"/>
                <w:szCs w:val="18"/>
              </w:rPr>
              <w:t>Sanction date</w:t>
            </w:r>
          </w:p>
        </w:tc>
        <w:tc>
          <w:tcPr>
            <w:tcW w:w="170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Sanction details</w:t>
            </w:r>
          </w:p>
        </w:tc>
        <w:tc>
          <w:tcPr>
            <w:tcW w:w="993"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Date</w:t>
            </w:r>
          </w:p>
        </w:tc>
        <w:tc>
          <w:tcPr>
            <w:tcW w:w="992" w:type="dxa"/>
          </w:tcPr>
          <w:p w:rsidR="006951C3" w:rsidRPr="00565E20" w:rsidRDefault="006951C3" w:rsidP="00E1611F">
            <w:pPr>
              <w:rPr>
                <w:rFonts w:asciiTheme="minorHAnsi" w:hAnsiTheme="minorHAnsi"/>
                <w:sz w:val="18"/>
                <w:szCs w:val="18"/>
              </w:rPr>
            </w:pPr>
          </w:p>
        </w:tc>
        <w:tc>
          <w:tcPr>
            <w:tcW w:w="2126"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Not previous date</w:t>
            </w:r>
          </w:p>
        </w:tc>
        <w:tc>
          <w:tcPr>
            <w:tcW w:w="2461" w:type="dxa"/>
          </w:tcPr>
          <w:p w:rsidR="006951C3" w:rsidRPr="00565E20" w:rsidRDefault="006951C3" w:rsidP="00E1611F">
            <w:pPr>
              <w:rPr>
                <w:rFonts w:asciiTheme="minorHAnsi" w:hAnsiTheme="minorHAnsi"/>
                <w:sz w:val="18"/>
                <w:szCs w:val="18"/>
              </w:rPr>
            </w:pPr>
            <w:r w:rsidRPr="00565E20">
              <w:rPr>
                <w:rFonts w:asciiTheme="minorHAnsi" w:hAnsiTheme="minorHAnsi"/>
                <w:sz w:val="18"/>
                <w:szCs w:val="18"/>
              </w:rPr>
              <w:t>&gt;=Today date</w:t>
            </w:r>
          </w:p>
        </w:tc>
      </w:tr>
      <w:tr w:rsidR="005F58D0" w:rsidRPr="00565E20" w:rsidTr="00565E20">
        <w:tc>
          <w:tcPr>
            <w:tcW w:w="1242" w:type="dxa"/>
          </w:tcPr>
          <w:p w:rsidR="005F58D0" w:rsidRPr="00565E20" w:rsidRDefault="005F58D0" w:rsidP="00E261BD">
            <w:pPr>
              <w:rPr>
                <w:rFonts w:asciiTheme="minorHAnsi" w:hAnsiTheme="minorHAnsi"/>
                <w:sz w:val="18"/>
                <w:szCs w:val="18"/>
              </w:rPr>
            </w:pPr>
            <w:r w:rsidRPr="00565E20">
              <w:rPr>
                <w:rFonts w:asciiTheme="minorHAnsi" w:hAnsiTheme="minorHAnsi"/>
                <w:sz w:val="18"/>
                <w:szCs w:val="18"/>
              </w:rPr>
              <w:t>Multi tranche</w:t>
            </w:r>
          </w:p>
        </w:tc>
        <w:tc>
          <w:tcPr>
            <w:tcW w:w="1701" w:type="dxa"/>
          </w:tcPr>
          <w:p w:rsidR="005F58D0" w:rsidRPr="00565E20" w:rsidRDefault="005F58D0" w:rsidP="004E6056">
            <w:pPr>
              <w:rPr>
                <w:rFonts w:asciiTheme="minorHAnsi" w:hAnsiTheme="minorHAnsi"/>
                <w:sz w:val="18"/>
                <w:szCs w:val="18"/>
              </w:rPr>
            </w:pPr>
            <w:r w:rsidRPr="00565E20">
              <w:rPr>
                <w:rFonts w:asciiTheme="minorHAnsi" w:hAnsiTheme="minorHAnsi"/>
                <w:sz w:val="18"/>
                <w:szCs w:val="18"/>
              </w:rPr>
              <w:t>Sanction details</w:t>
            </w:r>
          </w:p>
        </w:tc>
        <w:tc>
          <w:tcPr>
            <w:tcW w:w="993" w:type="dxa"/>
          </w:tcPr>
          <w:p w:rsidR="005F58D0" w:rsidRPr="00565E20" w:rsidRDefault="005F58D0" w:rsidP="00E1611F">
            <w:pPr>
              <w:rPr>
                <w:rFonts w:asciiTheme="minorHAnsi" w:hAnsiTheme="minorHAnsi"/>
                <w:sz w:val="18"/>
                <w:szCs w:val="18"/>
              </w:rPr>
            </w:pPr>
            <w:r w:rsidRPr="00565E20">
              <w:rPr>
                <w:rFonts w:asciiTheme="minorHAnsi" w:hAnsiTheme="minorHAnsi"/>
                <w:sz w:val="18"/>
                <w:szCs w:val="18"/>
              </w:rPr>
              <w:t>Radio</w:t>
            </w:r>
          </w:p>
        </w:tc>
        <w:tc>
          <w:tcPr>
            <w:tcW w:w="992" w:type="dxa"/>
          </w:tcPr>
          <w:p w:rsidR="005F58D0" w:rsidRPr="00565E20" w:rsidRDefault="005F58D0" w:rsidP="00E1611F">
            <w:pPr>
              <w:rPr>
                <w:rFonts w:asciiTheme="minorHAnsi" w:hAnsiTheme="minorHAnsi"/>
                <w:sz w:val="18"/>
                <w:szCs w:val="18"/>
              </w:rPr>
            </w:pPr>
            <w:r w:rsidRPr="00565E20">
              <w:rPr>
                <w:rFonts w:asciiTheme="minorHAnsi" w:hAnsiTheme="minorHAnsi"/>
                <w:sz w:val="18"/>
                <w:szCs w:val="18"/>
              </w:rPr>
              <w:t>Write</w:t>
            </w:r>
          </w:p>
        </w:tc>
        <w:tc>
          <w:tcPr>
            <w:tcW w:w="2126" w:type="dxa"/>
          </w:tcPr>
          <w:p w:rsidR="005F58D0" w:rsidRPr="00565E20" w:rsidRDefault="005F58D0" w:rsidP="00E1611F">
            <w:pPr>
              <w:rPr>
                <w:rFonts w:asciiTheme="minorHAnsi" w:hAnsiTheme="minorHAnsi"/>
                <w:sz w:val="18"/>
                <w:szCs w:val="18"/>
              </w:rPr>
            </w:pPr>
            <w:r w:rsidRPr="00565E20">
              <w:rPr>
                <w:rFonts w:asciiTheme="minorHAnsi" w:hAnsiTheme="minorHAnsi"/>
                <w:sz w:val="18"/>
                <w:szCs w:val="18"/>
              </w:rPr>
              <w:t>Yes/No</w:t>
            </w:r>
          </w:p>
        </w:tc>
        <w:tc>
          <w:tcPr>
            <w:tcW w:w="2461" w:type="dxa"/>
          </w:tcPr>
          <w:p w:rsidR="005F58D0" w:rsidRPr="00565E20" w:rsidRDefault="005F58D0" w:rsidP="00E1611F">
            <w:pPr>
              <w:rPr>
                <w:rFonts w:asciiTheme="minorHAnsi" w:hAnsiTheme="minorHAnsi"/>
                <w:sz w:val="18"/>
                <w:szCs w:val="18"/>
              </w:rPr>
            </w:pPr>
            <w:r w:rsidRPr="00565E20">
              <w:rPr>
                <w:rFonts w:asciiTheme="minorHAnsi" w:hAnsiTheme="minorHAnsi"/>
                <w:sz w:val="18"/>
                <w:szCs w:val="18"/>
              </w:rPr>
              <w:t>IF yes then populate the tranche fields.</w:t>
            </w:r>
          </w:p>
        </w:tc>
      </w:tr>
      <w:tr w:rsidR="005F58D0" w:rsidRPr="00565E20" w:rsidTr="00565E20">
        <w:tc>
          <w:tcPr>
            <w:tcW w:w="1242" w:type="dxa"/>
          </w:tcPr>
          <w:p w:rsidR="005F58D0" w:rsidRPr="00565E20" w:rsidRDefault="005F58D0" w:rsidP="00E261BD">
            <w:pPr>
              <w:rPr>
                <w:rFonts w:asciiTheme="minorHAnsi" w:hAnsiTheme="minorHAnsi"/>
                <w:sz w:val="18"/>
                <w:szCs w:val="18"/>
              </w:rPr>
            </w:pPr>
            <w:r w:rsidRPr="00565E20">
              <w:rPr>
                <w:rFonts w:asciiTheme="minorHAnsi" w:hAnsiTheme="minorHAnsi"/>
                <w:sz w:val="18"/>
                <w:szCs w:val="18"/>
              </w:rPr>
              <w:t>Tranche details</w:t>
            </w:r>
          </w:p>
        </w:tc>
        <w:tc>
          <w:tcPr>
            <w:tcW w:w="1701" w:type="dxa"/>
          </w:tcPr>
          <w:p w:rsidR="005F58D0" w:rsidRPr="00565E20" w:rsidRDefault="005F58D0" w:rsidP="004E6056">
            <w:pPr>
              <w:rPr>
                <w:rFonts w:asciiTheme="minorHAnsi" w:hAnsiTheme="minorHAnsi"/>
                <w:sz w:val="18"/>
                <w:szCs w:val="18"/>
              </w:rPr>
            </w:pPr>
            <w:r w:rsidRPr="00565E20">
              <w:rPr>
                <w:rFonts w:asciiTheme="minorHAnsi" w:hAnsiTheme="minorHAnsi"/>
                <w:sz w:val="18"/>
                <w:szCs w:val="18"/>
              </w:rPr>
              <w:t>Sanction details</w:t>
            </w:r>
          </w:p>
        </w:tc>
        <w:tc>
          <w:tcPr>
            <w:tcW w:w="993" w:type="dxa"/>
          </w:tcPr>
          <w:p w:rsidR="005F58D0" w:rsidRPr="00565E20" w:rsidRDefault="005F58D0" w:rsidP="004E6056">
            <w:pPr>
              <w:rPr>
                <w:rFonts w:asciiTheme="minorHAnsi" w:hAnsiTheme="minorHAnsi"/>
                <w:sz w:val="18"/>
                <w:szCs w:val="18"/>
              </w:rPr>
            </w:pPr>
            <w:r w:rsidRPr="00565E20">
              <w:rPr>
                <w:rFonts w:asciiTheme="minorHAnsi" w:hAnsiTheme="minorHAnsi"/>
                <w:sz w:val="18"/>
                <w:szCs w:val="18"/>
              </w:rPr>
              <w:t>Text</w:t>
            </w:r>
          </w:p>
        </w:tc>
        <w:tc>
          <w:tcPr>
            <w:tcW w:w="992" w:type="dxa"/>
          </w:tcPr>
          <w:p w:rsidR="005F58D0" w:rsidRPr="00565E20" w:rsidRDefault="005F58D0" w:rsidP="004E6056">
            <w:pPr>
              <w:rPr>
                <w:rFonts w:asciiTheme="minorHAnsi" w:hAnsiTheme="minorHAnsi"/>
                <w:sz w:val="18"/>
                <w:szCs w:val="18"/>
              </w:rPr>
            </w:pPr>
            <w:r w:rsidRPr="00565E20">
              <w:rPr>
                <w:rFonts w:asciiTheme="minorHAnsi" w:hAnsiTheme="minorHAnsi"/>
                <w:sz w:val="18"/>
                <w:szCs w:val="18"/>
              </w:rPr>
              <w:t>Read</w:t>
            </w:r>
          </w:p>
        </w:tc>
        <w:tc>
          <w:tcPr>
            <w:tcW w:w="2126" w:type="dxa"/>
          </w:tcPr>
          <w:p w:rsidR="005F58D0" w:rsidRPr="00565E20" w:rsidRDefault="005F58D0" w:rsidP="004E6056">
            <w:pPr>
              <w:rPr>
                <w:rFonts w:asciiTheme="minorHAnsi" w:hAnsiTheme="minorHAnsi"/>
                <w:sz w:val="18"/>
                <w:szCs w:val="18"/>
              </w:rPr>
            </w:pPr>
          </w:p>
        </w:tc>
        <w:tc>
          <w:tcPr>
            <w:tcW w:w="2461" w:type="dxa"/>
          </w:tcPr>
          <w:p w:rsidR="005F58D0" w:rsidRPr="00565E20" w:rsidRDefault="005F58D0" w:rsidP="004E6056">
            <w:pPr>
              <w:rPr>
                <w:rFonts w:asciiTheme="minorHAnsi" w:hAnsiTheme="minorHAnsi"/>
                <w:sz w:val="18"/>
                <w:szCs w:val="18"/>
              </w:rPr>
            </w:pPr>
            <w:r w:rsidRPr="00565E20">
              <w:rPr>
                <w:rFonts w:asciiTheme="minorHAnsi" w:hAnsiTheme="minorHAnsi"/>
                <w:sz w:val="18"/>
                <w:szCs w:val="18"/>
              </w:rPr>
              <w:t>Sample as below:</w:t>
            </w:r>
          </w:p>
          <w:p w:rsidR="005F58D0" w:rsidRPr="00565E20" w:rsidRDefault="005F58D0" w:rsidP="004E6056">
            <w:pPr>
              <w:rPr>
                <w:rFonts w:asciiTheme="minorHAnsi" w:hAnsiTheme="minorHAnsi"/>
                <w:sz w:val="18"/>
                <w:szCs w:val="18"/>
              </w:rPr>
            </w:pPr>
            <w:r w:rsidRPr="00565E20">
              <w:rPr>
                <w:rFonts w:asciiTheme="minorHAnsi" w:hAnsiTheme="minorHAnsi"/>
                <w:sz w:val="18"/>
                <w:szCs w:val="18"/>
              </w:rPr>
              <w:t>1</w:t>
            </w:r>
            <w:r w:rsidRPr="00565E20">
              <w:rPr>
                <w:rFonts w:asciiTheme="minorHAnsi" w:hAnsiTheme="minorHAnsi"/>
                <w:sz w:val="18"/>
                <w:szCs w:val="18"/>
                <w:vertAlign w:val="superscript"/>
              </w:rPr>
              <w:t>st</w:t>
            </w:r>
            <w:r w:rsidRPr="00565E20">
              <w:rPr>
                <w:rFonts w:asciiTheme="minorHAnsi" w:hAnsiTheme="minorHAnsi"/>
                <w:sz w:val="18"/>
                <w:szCs w:val="18"/>
              </w:rPr>
              <w:t xml:space="preserve"> tranche – 50%</w:t>
            </w:r>
          </w:p>
          <w:p w:rsidR="005F58D0" w:rsidRPr="00565E20" w:rsidRDefault="005F58D0" w:rsidP="004E6056">
            <w:pPr>
              <w:rPr>
                <w:rFonts w:asciiTheme="minorHAnsi" w:hAnsiTheme="minorHAnsi"/>
                <w:sz w:val="18"/>
                <w:szCs w:val="18"/>
              </w:rPr>
            </w:pPr>
            <w:r w:rsidRPr="00565E20">
              <w:rPr>
                <w:rFonts w:asciiTheme="minorHAnsi" w:hAnsiTheme="minorHAnsi"/>
                <w:sz w:val="18"/>
                <w:szCs w:val="18"/>
              </w:rPr>
              <w:t>2</w:t>
            </w:r>
            <w:r w:rsidRPr="00565E20">
              <w:rPr>
                <w:rFonts w:asciiTheme="minorHAnsi" w:hAnsiTheme="minorHAnsi"/>
                <w:sz w:val="18"/>
                <w:szCs w:val="18"/>
                <w:vertAlign w:val="superscript"/>
              </w:rPr>
              <w:t>nd</w:t>
            </w:r>
            <w:r w:rsidRPr="00565E20">
              <w:rPr>
                <w:rFonts w:asciiTheme="minorHAnsi" w:hAnsiTheme="minorHAnsi"/>
                <w:sz w:val="18"/>
                <w:szCs w:val="18"/>
              </w:rPr>
              <w:t xml:space="preserve"> tranche – 30%</w:t>
            </w:r>
          </w:p>
          <w:p w:rsidR="005F58D0" w:rsidRPr="00565E20" w:rsidRDefault="005F58D0" w:rsidP="004E6056">
            <w:pPr>
              <w:rPr>
                <w:rFonts w:asciiTheme="minorHAnsi" w:hAnsiTheme="minorHAnsi"/>
                <w:sz w:val="18"/>
                <w:szCs w:val="18"/>
              </w:rPr>
            </w:pPr>
            <w:r w:rsidRPr="00565E20">
              <w:rPr>
                <w:rFonts w:asciiTheme="minorHAnsi" w:hAnsiTheme="minorHAnsi"/>
                <w:sz w:val="18"/>
                <w:szCs w:val="18"/>
              </w:rPr>
              <w:t>3</w:t>
            </w:r>
            <w:r w:rsidRPr="00565E20">
              <w:rPr>
                <w:rFonts w:asciiTheme="minorHAnsi" w:hAnsiTheme="minorHAnsi"/>
                <w:sz w:val="18"/>
                <w:szCs w:val="18"/>
                <w:vertAlign w:val="superscript"/>
              </w:rPr>
              <w:t>rd</w:t>
            </w:r>
            <w:r w:rsidRPr="00565E20">
              <w:rPr>
                <w:rFonts w:asciiTheme="minorHAnsi" w:hAnsiTheme="minorHAnsi"/>
                <w:sz w:val="18"/>
                <w:szCs w:val="18"/>
              </w:rPr>
              <w:t xml:space="preserve"> tranche – 20%</w:t>
            </w:r>
          </w:p>
          <w:p w:rsidR="005F58D0" w:rsidRPr="00565E20" w:rsidRDefault="005F58D0" w:rsidP="004E6056">
            <w:pPr>
              <w:rPr>
                <w:rFonts w:asciiTheme="minorHAnsi" w:hAnsiTheme="minorHAnsi"/>
                <w:sz w:val="18"/>
                <w:szCs w:val="18"/>
              </w:rPr>
            </w:pPr>
            <w:r w:rsidRPr="00565E20">
              <w:rPr>
                <w:rFonts w:asciiTheme="minorHAnsi" w:hAnsiTheme="minorHAnsi"/>
                <w:sz w:val="18"/>
                <w:szCs w:val="18"/>
              </w:rPr>
              <w:t>Remarks will be mentioned at the time of sanction example – second tranche to be disbursed only after machinery is purchased.</w:t>
            </w:r>
          </w:p>
          <w:p w:rsidR="005F58D0" w:rsidRPr="00565E20" w:rsidRDefault="005F58D0" w:rsidP="004E6056">
            <w:pPr>
              <w:rPr>
                <w:rFonts w:asciiTheme="minorHAnsi" w:hAnsiTheme="minorHAnsi"/>
                <w:sz w:val="18"/>
                <w:szCs w:val="18"/>
              </w:rPr>
            </w:pPr>
          </w:p>
        </w:tc>
      </w:tr>
    </w:tbl>
    <w:p w:rsidR="00A84B72" w:rsidRPr="00565E20" w:rsidRDefault="00A84B72" w:rsidP="00565E20">
      <w:pPr>
        <w:rPr>
          <w:rFonts w:asciiTheme="minorHAnsi" w:hAnsiTheme="minorHAnsi"/>
          <w:color w:val="FF0000"/>
          <w:sz w:val="28"/>
          <w:szCs w:val="28"/>
        </w:rPr>
      </w:pPr>
    </w:p>
    <w:p w:rsidR="0024055C" w:rsidRDefault="0024055C">
      <w:pPr>
        <w:rPr>
          <w:smallCaps/>
          <w:sz w:val="28"/>
          <w:szCs w:val="28"/>
        </w:rPr>
      </w:pPr>
      <w:r>
        <w:br w:type="page"/>
      </w:r>
    </w:p>
    <w:p w:rsidR="0088568F" w:rsidRDefault="00EE572D" w:rsidP="002F2393">
      <w:pPr>
        <w:pStyle w:val="Heading2"/>
        <w:numPr>
          <w:ilvl w:val="1"/>
          <w:numId w:val="11"/>
        </w:numPr>
      </w:pPr>
      <w:bookmarkStart w:id="505" w:name="_Toc459219411"/>
      <w:r w:rsidRPr="00565E20">
        <w:lastRenderedPageBreak/>
        <w:t>Screenshot</w:t>
      </w:r>
      <w:bookmarkEnd w:id="505"/>
    </w:p>
    <w:p w:rsidR="006348C0" w:rsidRPr="007D1759" w:rsidRDefault="00DD7766" w:rsidP="006348C0">
      <w:pPr>
        <w:rPr>
          <w:color w:val="FF0000"/>
        </w:rPr>
      </w:pPr>
      <w:r w:rsidRPr="007D1759">
        <w:rPr>
          <w:rFonts w:ascii="Trebuchet MS" w:hAnsi="Trebuchet MS"/>
          <w:noProof/>
          <w:color w:val="FF0000"/>
          <w:sz w:val="20"/>
          <w:szCs w:val="20"/>
          <w:lang w:val="en-IN" w:eastAsia="en-IN"/>
        </w:rPr>
        <w:drawing>
          <wp:inline distT="0" distB="0" distL="0" distR="0" wp14:anchorId="2F445F61" wp14:editId="6D0BCAE1">
            <wp:extent cx="5755005" cy="6632127"/>
            <wp:effectExtent l="0" t="0" r="0" b="0"/>
            <wp:docPr id="7" name="Picture 7" descr="cid:image002.png@01D1F3D4.62FC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1F3D4.62FC190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755005" cy="6632127"/>
                    </a:xfrm>
                    <a:prstGeom prst="rect">
                      <a:avLst/>
                    </a:prstGeom>
                    <a:noFill/>
                    <a:ln>
                      <a:noFill/>
                    </a:ln>
                  </pic:spPr>
                </pic:pic>
              </a:graphicData>
            </a:graphic>
          </wp:inline>
        </w:drawing>
      </w:r>
    </w:p>
    <w:p w:rsidR="00EE572D" w:rsidRDefault="00A84B72" w:rsidP="002F2393">
      <w:pPr>
        <w:pStyle w:val="Heading2"/>
        <w:numPr>
          <w:ilvl w:val="1"/>
          <w:numId w:val="11"/>
        </w:numPr>
      </w:pPr>
      <w:bookmarkStart w:id="506" w:name="_Toc459219412"/>
      <w:r w:rsidRPr="00565E20">
        <w:t>Functional</w:t>
      </w:r>
      <w:r w:rsidR="00D46FB7" w:rsidRPr="00565E20">
        <w:t xml:space="preserve"> Requirements</w:t>
      </w:r>
      <w:bookmarkEnd w:id="506"/>
    </w:p>
    <w:p w:rsidR="002F2393" w:rsidRDefault="002F2393" w:rsidP="002F2393">
      <w:pPr>
        <w:spacing w:after="0"/>
        <w:rPr>
          <w:rFonts w:asciiTheme="minorHAnsi" w:hAnsiTheme="minorHAnsi"/>
          <w:sz w:val="24"/>
          <w:szCs w:val="24"/>
        </w:rPr>
      </w:pPr>
    </w:p>
    <w:p w:rsidR="009C4F64" w:rsidRPr="002F2393" w:rsidRDefault="009C4F64" w:rsidP="0024055C">
      <w:pPr>
        <w:ind w:firstLine="360"/>
        <w:rPr>
          <w:rFonts w:asciiTheme="minorHAnsi" w:hAnsiTheme="minorHAnsi"/>
          <w:sz w:val="24"/>
          <w:szCs w:val="24"/>
        </w:rPr>
      </w:pPr>
      <w:r w:rsidRPr="002F2393">
        <w:rPr>
          <w:rFonts w:asciiTheme="minorHAnsi" w:hAnsiTheme="minorHAnsi"/>
          <w:sz w:val="24"/>
          <w:szCs w:val="24"/>
        </w:rPr>
        <w:t>MIS Team log in:</w:t>
      </w:r>
    </w:p>
    <w:p w:rsidR="00B90220" w:rsidRPr="00565E20" w:rsidRDefault="00B90220" w:rsidP="0077411B">
      <w:pPr>
        <w:pStyle w:val="ListParagraph"/>
        <w:numPr>
          <w:ilvl w:val="1"/>
          <w:numId w:val="1"/>
        </w:numPr>
        <w:rPr>
          <w:rFonts w:asciiTheme="minorHAnsi" w:hAnsiTheme="minorHAnsi"/>
          <w:sz w:val="24"/>
          <w:szCs w:val="24"/>
        </w:rPr>
      </w:pPr>
      <w:r w:rsidRPr="00565E20">
        <w:rPr>
          <w:rFonts w:asciiTheme="minorHAnsi" w:hAnsiTheme="minorHAnsi"/>
          <w:sz w:val="24"/>
          <w:szCs w:val="24"/>
        </w:rPr>
        <w:t>Manual entry of the loan details to be done.</w:t>
      </w:r>
    </w:p>
    <w:p w:rsidR="002F2393" w:rsidRPr="002F2393" w:rsidRDefault="00A84B72" w:rsidP="00124E15">
      <w:pPr>
        <w:pStyle w:val="ListParagraph"/>
        <w:numPr>
          <w:ilvl w:val="1"/>
          <w:numId w:val="1"/>
        </w:numPr>
        <w:rPr>
          <w:rFonts w:asciiTheme="minorHAnsi" w:hAnsiTheme="minorHAnsi"/>
          <w:sz w:val="24"/>
          <w:szCs w:val="24"/>
        </w:rPr>
      </w:pPr>
      <w:r w:rsidRPr="00565E20">
        <w:rPr>
          <w:rFonts w:asciiTheme="minorHAnsi" w:hAnsiTheme="minorHAnsi"/>
          <w:sz w:val="24"/>
          <w:szCs w:val="24"/>
        </w:rPr>
        <w:t>On submit</w:t>
      </w:r>
      <w:proofErr w:type="gramStart"/>
      <w:r w:rsidRPr="00565E20">
        <w:rPr>
          <w:rFonts w:asciiTheme="minorHAnsi" w:hAnsiTheme="minorHAnsi"/>
          <w:sz w:val="24"/>
          <w:szCs w:val="24"/>
        </w:rPr>
        <w:t>,</w:t>
      </w:r>
      <w:proofErr w:type="gramEnd"/>
      <w:r w:rsidRPr="00565E20">
        <w:rPr>
          <w:rFonts w:asciiTheme="minorHAnsi" w:hAnsiTheme="minorHAnsi"/>
          <w:sz w:val="24"/>
          <w:szCs w:val="24"/>
        </w:rPr>
        <w:t xml:space="preserve"> </w:t>
      </w:r>
      <w:r w:rsidR="002F2393">
        <w:rPr>
          <w:rFonts w:asciiTheme="minorHAnsi" w:hAnsiTheme="minorHAnsi"/>
          <w:sz w:val="24"/>
          <w:szCs w:val="24"/>
        </w:rPr>
        <w:t xml:space="preserve">Loan </w:t>
      </w:r>
      <w:r w:rsidRPr="00565E20">
        <w:rPr>
          <w:rFonts w:asciiTheme="minorHAnsi" w:hAnsiTheme="minorHAnsi"/>
          <w:sz w:val="24"/>
          <w:szCs w:val="24"/>
        </w:rPr>
        <w:t>will go to</w:t>
      </w:r>
      <w:r w:rsidR="00FD2818">
        <w:rPr>
          <w:rFonts w:asciiTheme="minorHAnsi" w:hAnsiTheme="minorHAnsi"/>
          <w:sz w:val="24"/>
          <w:szCs w:val="24"/>
        </w:rPr>
        <w:t xml:space="preserve"> “Pending for Loan Booking” Stage</w:t>
      </w:r>
      <w:r w:rsidRPr="00565E20">
        <w:rPr>
          <w:rFonts w:asciiTheme="minorHAnsi" w:hAnsiTheme="minorHAnsi"/>
          <w:sz w:val="24"/>
          <w:szCs w:val="24"/>
        </w:rPr>
        <w:t>.</w:t>
      </w:r>
    </w:p>
    <w:p w:rsidR="00E147B9" w:rsidRDefault="00E147B9" w:rsidP="00E147B9">
      <w:pPr>
        <w:pStyle w:val="Heading2"/>
        <w:numPr>
          <w:ilvl w:val="1"/>
          <w:numId w:val="11"/>
        </w:numPr>
      </w:pPr>
      <w:bookmarkStart w:id="507" w:name="_Toc459219413"/>
      <w:r w:rsidRPr="002F2393">
        <w:t>Uploads</w:t>
      </w:r>
      <w:bookmarkEnd w:id="507"/>
    </w:p>
    <w:p w:rsidR="00E147B9" w:rsidRPr="00FD2818" w:rsidRDefault="00E147B9" w:rsidP="00FD2818">
      <w:pPr>
        <w:pStyle w:val="ListParagraph"/>
        <w:numPr>
          <w:ilvl w:val="0"/>
          <w:numId w:val="31"/>
        </w:numPr>
        <w:spacing w:after="0" w:line="240" w:lineRule="auto"/>
        <w:rPr>
          <w:rFonts w:asciiTheme="minorHAnsi" w:hAnsiTheme="minorHAnsi"/>
          <w:sz w:val="24"/>
          <w:szCs w:val="24"/>
        </w:rPr>
      </w:pPr>
      <w:r w:rsidRPr="00FD2818">
        <w:rPr>
          <w:rFonts w:asciiTheme="minorHAnsi" w:hAnsiTheme="minorHAnsi"/>
          <w:sz w:val="24"/>
          <w:szCs w:val="24"/>
        </w:rPr>
        <w:lastRenderedPageBreak/>
        <w:t>Excel template to upload the Loan Details.</w:t>
      </w:r>
    </w:p>
    <w:p w:rsidR="00FD2818" w:rsidRPr="00FD2818" w:rsidRDefault="00FD2818" w:rsidP="00FD2818">
      <w:pPr>
        <w:pStyle w:val="ListParagraph"/>
        <w:numPr>
          <w:ilvl w:val="0"/>
          <w:numId w:val="31"/>
        </w:numPr>
        <w:spacing w:after="0" w:line="240" w:lineRule="auto"/>
        <w:rPr>
          <w:rFonts w:asciiTheme="minorHAnsi" w:hAnsiTheme="minorHAnsi"/>
          <w:sz w:val="24"/>
          <w:szCs w:val="24"/>
        </w:rPr>
      </w:pPr>
      <w:r w:rsidRPr="00FD2818">
        <w:rPr>
          <w:rFonts w:asciiTheme="minorHAnsi" w:hAnsiTheme="minorHAnsi"/>
          <w:sz w:val="24"/>
          <w:szCs w:val="24"/>
        </w:rPr>
        <w:t>Excel template to upload the Entities</w:t>
      </w:r>
    </w:p>
    <w:p w:rsidR="00E147B9" w:rsidRDefault="00E147B9" w:rsidP="00E147B9">
      <w:pPr>
        <w:pStyle w:val="Heading2"/>
        <w:numPr>
          <w:ilvl w:val="1"/>
          <w:numId w:val="11"/>
        </w:numPr>
      </w:pPr>
      <w:bookmarkStart w:id="508" w:name="_Toc459219414"/>
      <w:r w:rsidRPr="002F2393">
        <w:t>Downloads</w:t>
      </w:r>
      <w:bookmarkEnd w:id="508"/>
    </w:p>
    <w:p w:rsidR="003E458C" w:rsidRPr="003E458C" w:rsidRDefault="003E458C" w:rsidP="003E458C">
      <w:pPr>
        <w:pStyle w:val="ListParagraph"/>
        <w:spacing w:after="0" w:line="240" w:lineRule="auto"/>
        <w:ind w:left="0"/>
        <w:rPr>
          <w:rFonts w:asciiTheme="minorHAnsi" w:hAnsiTheme="minorHAnsi"/>
          <w:sz w:val="24"/>
          <w:szCs w:val="24"/>
        </w:rPr>
      </w:pPr>
      <w:r w:rsidRPr="003E458C">
        <w:rPr>
          <w:rFonts w:asciiTheme="minorHAnsi" w:hAnsiTheme="minorHAnsi"/>
          <w:sz w:val="24"/>
          <w:szCs w:val="24"/>
        </w:rPr>
        <w:t>-NA-</w:t>
      </w:r>
    </w:p>
    <w:p w:rsidR="00E147B9" w:rsidRPr="002F2393" w:rsidRDefault="00E147B9" w:rsidP="00E147B9">
      <w:pPr>
        <w:pStyle w:val="Heading2"/>
        <w:numPr>
          <w:ilvl w:val="1"/>
          <w:numId w:val="11"/>
        </w:numPr>
      </w:pPr>
      <w:bookmarkStart w:id="509" w:name="_Toc459219415"/>
      <w:r w:rsidRPr="002F2393">
        <w:t>Reports</w:t>
      </w:r>
      <w:bookmarkEnd w:id="509"/>
    </w:p>
    <w:p w:rsidR="003E458C" w:rsidRPr="003E458C" w:rsidRDefault="003E458C" w:rsidP="003E458C">
      <w:pPr>
        <w:pStyle w:val="ListParagraph"/>
        <w:spacing w:after="0" w:line="240" w:lineRule="auto"/>
        <w:ind w:left="0"/>
        <w:rPr>
          <w:rFonts w:asciiTheme="minorHAnsi" w:hAnsiTheme="minorHAnsi"/>
          <w:sz w:val="24"/>
          <w:szCs w:val="24"/>
        </w:rPr>
      </w:pPr>
      <w:r w:rsidRPr="003E458C">
        <w:rPr>
          <w:rFonts w:asciiTheme="minorHAnsi" w:hAnsiTheme="minorHAnsi"/>
          <w:sz w:val="24"/>
          <w:szCs w:val="24"/>
        </w:rPr>
        <w:t>-NA-</w:t>
      </w:r>
    </w:p>
    <w:p w:rsidR="00E147B9" w:rsidRDefault="00E147B9">
      <w:pPr>
        <w:rPr>
          <w:smallCaps/>
          <w:spacing w:val="5"/>
          <w:sz w:val="36"/>
          <w:szCs w:val="36"/>
        </w:rPr>
      </w:pPr>
    </w:p>
    <w:p w:rsidR="003E458C" w:rsidRDefault="003E458C">
      <w:pPr>
        <w:rPr>
          <w:smallCaps/>
          <w:spacing w:val="5"/>
          <w:sz w:val="36"/>
          <w:szCs w:val="36"/>
        </w:rPr>
      </w:pPr>
      <w:r>
        <w:br w:type="page"/>
      </w:r>
    </w:p>
    <w:p w:rsidR="00E261BD" w:rsidRPr="00124E15" w:rsidRDefault="00E261BD" w:rsidP="002F2393">
      <w:pPr>
        <w:pStyle w:val="Heading1"/>
        <w:numPr>
          <w:ilvl w:val="0"/>
          <w:numId w:val="11"/>
        </w:numPr>
      </w:pPr>
      <w:bookmarkStart w:id="510" w:name="_Toc459219416"/>
      <w:r w:rsidRPr="00124E15">
        <w:lastRenderedPageBreak/>
        <w:t>Pending for loan Booking</w:t>
      </w:r>
      <w:bookmarkEnd w:id="510"/>
    </w:p>
    <w:p w:rsidR="00545A58" w:rsidRDefault="00545A58" w:rsidP="002F2393">
      <w:pPr>
        <w:pStyle w:val="Heading2"/>
        <w:numPr>
          <w:ilvl w:val="1"/>
          <w:numId w:val="11"/>
        </w:numPr>
      </w:pPr>
      <w:bookmarkStart w:id="511" w:name="_Toc459219417"/>
      <w:r w:rsidRPr="002F2393">
        <w:t>UI Requirements</w:t>
      </w:r>
      <w:bookmarkEnd w:id="511"/>
    </w:p>
    <w:p w:rsidR="002F2393" w:rsidRPr="002F2393" w:rsidRDefault="002F2393" w:rsidP="002F2393"/>
    <w:tbl>
      <w:tblPr>
        <w:tblStyle w:val="TableGrid"/>
        <w:tblW w:w="0" w:type="auto"/>
        <w:tblLayout w:type="fixed"/>
        <w:tblLook w:val="04A0" w:firstRow="1" w:lastRow="0" w:firstColumn="1" w:lastColumn="0" w:noHBand="0" w:noVBand="1"/>
      </w:tblPr>
      <w:tblGrid>
        <w:gridCol w:w="1526"/>
        <w:gridCol w:w="1276"/>
        <w:gridCol w:w="992"/>
        <w:gridCol w:w="1276"/>
        <w:gridCol w:w="2268"/>
        <w:gridCol w:w="1941"/>
      </w:tblGrid>
      <w:tr w:rsidR="00545A58" w:rsidRPr="002F2393" w:rsidTr="002F2393">
        <w:tc>
          <w:tcPr>
            <w:tcW w:w="1526" w:type="dxa"/>
          </w:tcPr>
          <w:p w:rsidR="00545A58" w:rsidRPr="002F2393" w:rsidRDefault="00545A58" w:rsidP="00E1611F">
            <w:pPr>
              <w:rPr>
                <w:rFonts w:asciiTheme="minorHAnsi" w:hAnsiTheme="minorHAnsi"/>
                <w:b/>
                <w:sz w:val="18"/>
                <w:szCs w:val="18"/>
              </w:rPr>
            </w:pPr>
            <w:r w:rsidRPr="002F2393">
              <w:rPr>
                <w:rFonts w:asciiTheme="minorHAnsi" w:hAnsiTheme="minorHAnsi"/>
                <w:b/>
                <w:sz w:val="18"/>
                <w:szCs w:val="18"/>
              </w:rPr>
              <w:t>Field name</w:t>
            </w:r>
          </w:p>
        </w:tc>
        <w:tc>
          <w:tcPr>
            <w:tcW w:w="1276" w:type="dxa"/>
          </w:tcPr>
          <w:p w:rsidR="00545A58" w:rsidRPr="002F2393" w:rsidRDefault="00545A58" w:rsidP="00E1611F">
            <w:pPr>
              <w:rPr>
                <w:rFonts w:asciiTheme="minorHAnsi" w:hAnsiTheme="minorHAnsi"/>
                <w:b/>
                <w:sz w:val="18"/>
                <w:szCs w:val="18"/>
              </w:rPr>
            </w:pPr>
            <w:r w:rsidRPr="002F2393">
              <w:rPr>
                <w:rFonts w:asciiTheme="minorHAnsi" w:hAnsiTheme="minorHAnsi"/>
                <w:b/>
                <w:sz w:val="18"/>
                <w:szCs w:val="18"/>
              </w:rPr>
              <w:t>Section</w:t>
            </w:r>
          </w:p>
        </w:tc>
        <w:tc>
          <w:tcPr>
            <w:tcW w:w="992" w:type="dxa"/>
          </w:tcPr>
          <w:p w:rsidR="00545A58" w:rsidRPr="002F2393" w:rsidRDefault="00545A58" w:rsidP="00E1611F">
            <w:pPr>
              <w:rPr>
                <w:rFonts w:asciiTheme="minorHAnsi" w:hAnsiTheme="minorHAnsi"/>
                <w:b/>
                <w:sz w:val="18"/>
                <w:szCs w:val="18"/>
              </w:rPr>
            </w:pPr>
            <w:r w:rsidRPr="002F2393">
              <w:rPr>
                <w:rFonts w:asciiTheme="minorHAnsi" w:hAnsiTheme="minorHAnsi"/>
                <w:b/>
                <w:sz w:val="18"/>
                <w:szCs w:val="18"/>
              </w:rPr>
              <w:t xml:space="preserve">Data Type </w:t>
            </w:r>
          </w:p>
        </w:tc>
        <w:tc>
          <w:tcPr>
            <w:tcW w:w="1276" w:type="dxa"/>
          </w:tcPr>
          <w:p w:rsidR="00545A58" w:rsidRPr="002F2393" w:rsidRDefault="00545A58" w:rsidP="00E1611F">
            <w:pPr>
              <w:rPr>
                <w:rFonts w:asciiTheme="minorHAnsi" w:hAnsiTheme="minorHAnsi"/>
                <w:b/>
                <w:sz w:val="18"/>
                <w:szCs w:val="18"/>
              </w:rPr>
            </w:pPr>
            <w:r w:rsidRPr="002F2393">
              <w:rPr>
                <w:rFonts w:asciiTheme="minorHAnsi" w:hAnsiTheme="minorHAnsi"/>
                <w:b/>
                <w:sz w:val="18"/>
                <w:szCs w:val="18"/>
              </w:rPr>
              <w:t>Attribute</w:t>
            </w:r>
          </w:p>
        </w:tc>
        <w:tc>
          <w:tcPr>
            <w:tcW w:w="2268" w:type="dxa"/>
          </w:tcPr>
          <w:p w:rsidR="00545A58" w:rsidRPr="002F2393" w:rsidRDefault="00545A58" w:rsidP="00E1611F">
            <w:pPr>
              <w:rPr>
                <w:rFonts w:asciiTheme="minorHAnsi" w:hAnsiTheme="minorHAnsi"/>
                <w:b/>
                <w:sz w:val="18"/>
                <w:szCs w:val="18"/>
              </w:rPr>
            </w:pPr>
            <w:r w:rsidRPr="002F2393">
              <w:rPr>
                <w:rFonts w:asciiTheme="minorHAnsi" w:hAnsiTheme="minorHAnsi"/>
                <w:b/>
                <w:sz w:val="18"/>
                <w:szCs w:val="18"/>
              </w:rPr>
              <w:t>Validations/Restrictions</w:t>
            </w:r>
          </w:p>
        </w:tc>
        <w:tc>
          <w:tcPr>
            <w:tcW w:w="1941" w:type="dxa"/>
          </w:tcPr>
          <w:p w:rsidR="00545A58" w:rsidRPr="002F2393" w:rsidRDefault="00545A58" w:rsidP="00E1611F">
            <w:pPr>
              <w:rPr>
                <w:rFonts w:asciiTheme="minorHAnsi" w:hAnsiTheme="minorHAnsi"/>
                <w:b/>
                <w:sz w:val="18"/>
                <w:szCs w:val="18"/>
              </w:rPr>
            </w:pPr>
            <w:r w:rsidRPr="002F2393">
              <w:rPr>
                <w:rFonts w:asciiTheme="minorHAnsi" w:hAnsiTheme="minorHAnsi"/>
                <w:b/>
                <w:sz w:val="18"/>
                <w:szCs w:val="18"/>
              </w:rPr>
              <w:t>Population logic</w:t>
            </w:r>
          </w:p>
        </w:tc>
      </w:tr>
      <w:tr w:rsidR="00545A58" w:rsidRPr="002F2393" w:rsidTr="002F2393">
        <w:tc>
          <w:tcPr>
            <w:tcW w:w="1526" w:type="dxa"/>
          </w:tcPr>
          <w:p w:rsidR="00545A58" w:rsidRPr="002F2393" w:rsidRDefault="00545A58" w:rsidP="00E1611F">
            <w:pPr>
              <w:rPr>
                <w:rFonts w:asciiTheme="minorHAnsi" w:hAnsiTheme="minorHAnsi"/>
                <w:sz w:val="18"/>
                <w:szCs w:val="18"/>
              </w:rPr>
            </w:pPr>
            <w:r w:rsidRPr="002F2393">
              <w:rPr>
                <w:rFonts w:asciiTheme="minorHAnsi" w:hAnsiTheme="minorHAnsi"/>
                <w:sz w:val="18"/>
                <w:szCs w:val="18"/>
              </w:rPr>
              <w:t>Customer Sign Date</w:t>
            </w:r>
          </w:p>
        </w:tc>
        <w:tc>
          <w:tcPr>
            <w:tcW w:w="1276" w:type="dxa"/>
          </w:tcPr>
          <w:p w:rsidR="00545A58" w:rsidRPr="002F2393" w:rsidRDefault="00545A58" w:rsidP="00E1611F">
            <w:pPr>
              <w:rPr>
                <w:rFonts w:asciiTheme="minorHAnsi" w:hAnsiTheme="minorHAnsi"/>
                <w:sz w:val="18"/>
                <w:szCs w:val="18"/>
              </w:rPr>
            </w:pPr>
            <w:r w:rsidRPr="002F2393">
              <w:rPr>
                <w:rFonts w:asciiTheme="minorHAnsi" w:hAnsiTheme="minorHAnsi"/>
                <w:sz w:val="18"/>
                <w:szCs w:val="18"/>
              </w:rPr>
              <w:t>Booking details</w:t>
            </w:r>
          </w:p>
        </w:tc>
        <w:tc>
          <w:tcPr>
            <w:tcW w:w="992" w:type="dxa"/>
          </w:tcPr>
          <w:p w:rsidR="00545A58" w:rsidRPr="002F2393" w:rsidRDefault="00545A58" w:rsidP="00E1611F">
            <w:pPr>
              <w:rPr>
                <w:rFonts w:asciiTheme="minorHAnsi" w:hAnsiTheme="minorHAnsi"/>
                <w:sz w:val="18"/>
                <w:szCs w:val="18"/>
              </w:rPr>
            </w:pPr>
            <w:r w:rsidRPr="002F2393">
              <w:rPr>
                <w:rFonts w:asciiTheme="minorHAnsi" w:hAnsiTheme="minorHAnsi"/>
                <w:sz w:val="18"/>
                <w:szCs w:val="18"/>
              </w:rPr>
              <w:t>Date</w:t>
            </w:r>
          </w:p>
        </w:tc>
        <w:tc>
          <w:tcPr>
            <w:tcW w:w="1276" w:type="dxa"/>
          </w:tcPr>
          <w:p w:rsidR="00545A58" w:rsidRPr="002F2393" w:rsidRDefault="00545A58" w:rsidP="00E1611F">
            <w:pPr>
              <w:rPr>
                <w:rFonts w:asciiTheme="minorHAnsi" w:hAnsiTheme="minorHAnsi"/>
                <w:sz w:val="18"/>
                <w:szCs w:val="18"/>
              </w:rPr>
            </w:pPr>
            <w:r w:rsidRPr="002F2393">
              <w:rPr>
                <w:rFonts w:asciiTheme="minorHAnsi" w:hAnsiTheme="minorHAnsi"/>
                <w:sz w:val="18"/>
                <w:szCs w:val="18"/>
              </w:rPr>
              <w:t>Write</w:t>
            </w:r>
          </w:p>
        </w:tc>
        <w:tc>
          <w:tcPr>
            <w:tcW w:w="2268" w:type="dxa"/>
          </w:tcPr>
          <w:p w:rsidR="00545A58" w:rsidRPr="002F2393" w:rsidRDefault="00545A58" w:rsidP="00E1611F">
            <w:pPr>
              <w:rPr>
                <w:rFonts w:asciiTheme="minorHAnsi" w:hAnsiTheme="minorHAnsi"/>
                <w:sz w:val="18"/>
                <w:szCs w:val="18"/>
              </w:rPr>
            </w:pPr>
            <w:r w:rsidRPr="002F2393">
              <w:rPr>
                <w:rFonts w:asciiTheme="minorHAnsi" w:hAnsiTheme="minorHAnsi"/>
                <w:sz w:val="18"/>
                <w:szCs w:val="18"/>
              </w:rPr>
              <w:t>a. Date &gt;= today</w:t>
            </w:r>
          </w:p>
        </w:tc>
        <w:tc>
          <w:tcPr>
            <w:tcW w:w="1941" w:type="dxa"/>
          </w:tcPr>
          <w:p w:rsidR="00545A58" w:rsidRPr="002F2393" w:rsidRDefault="00545A58" w:rsidP="00E1611F">
            <w:pPr>
              <w:rPr>
                <w:rFonts w:asciiTheme="minorHAnsi" w:hAnsiTheme="minorHAnsi"/>
                <w:sz w:val="18"/>
                <w:szCs w:val="18"/>
              </w:rPr>
            </w:pPr>
            <w:r w:rsidRPr="002F2393">
              <w:rPr>
                <w:rFonts w:asciiTheme="minorHAnsi" w:hAnsiTheme="minorHAnsi"/>
                <w:sz w:val="18"/>
                <w:szCs w:val="18"/>
              </w:rPr>
              <w:t>Date format (DD/MM/YY)</w:t>
            </w:r>
          </w:p>
        </w:tc>
      </w:tr>
      <w:tr w:rsidR="00545A58" w:rsidRPr="002F2393" w:rsidTr="002F2393">
        <w:tc>
          <w:tcPr>
            <w:tcW w:w="1526" w:type="dxa"/>
          </w:tcPr>
          <w:p w:rsidR="00545A58" w:rsidRPr="002F2393" w:rsidRDefault="00545A58" w:rsidP="00E1611F">
            <w:pPr>
              <w:rPr>
                <w:rFonts w:asciiTheme="minorHAnsi" w:hAnsiTheme="minorHAnsi"/>
                <w:sz w:val="18"/>
                <w:szCs w:val="18"/>
              </w:rPr>
            </w:pPr>
            <w:r w:rsidRPr="002F2393">
              <w:rPr>
                <w:rFonts w:asciiTheme="minorHAnsi" w:hAnsiTheme="minorHAnsi"/>
                <w:sz w:val="18"/>
                <w:szCs w:val="18"/>
              </w:rPr>
              <w:t>Expected Disbursement Date</w:t>
            </w:r>
          </w:p>
        </w:tc>
        <w:tc>
          <w:tcPr>
            <w:tcW w:w="1276" w:type="dxa"/>
          </w:tcPr>
          <w:p w:rsidR="00545A58" w:rsidRPr="002F2393" w:rsidRDefault="00545A58" w:rsidP="00E1611F">
            <w:pPr>
              <w:rPr>
                <w:rFonts w:asciiTheme="minorHAnsi" w:hAnsiTheme="minorHAnsi"/>
                <w:sz w:val="18"/>
                <w:szCs w:val="18"/>
              </w:rPr>
            </w:pPr>
            <w:r w:rsidRPr="002F2393">
              <w:rPr>
                <w:rFonts w:asciiTheme="minorHAnsi" w:hAnsiTheme="minorHAnsi"/>
                <w:sz w:val="18"/>
                <w:szCs w:val="18"/>
              </w:rPr>
              <w:t>Booking details</w:t>
            </w:r>
          </w:p>
        </w:tc>
        <w:tc>
          <w:tcPr>
            <w:tcW w:w="992" w:type="dxa"/>
          </w:tcPr>
          <w:p w:rsidR="00545A58" w:rsidRPr="002F2393" w:rsidRDefault="00545A58" w:rsidP="00E1611F">
            <w:pPr>
              <w:rPr>
                <w:rFonts w:asciiTheme="minorHAnsi" w:hAnsiTheme="minorHAnsi"/>
                <w:sz w:val="18"/>
                <w:szCs w:val="18"/>
              </w:rPr>
            </w:pPr>
            <w:r w:rsidRPr="002F2393">
              <w:rPr>
                <w:rFonts w:asciiTheme="minorHAnsi" w:hAnsiTheme="minorHAnsi"/>
                <w:sz w:val="18"/>
                <w:szCs w:val="18"/>
              </w:rPr>
              <w:t>Date</w:t>
            </w:r>
          </w:p>
        </w:tc>
        <w:tc>
          <w:tcPr>
            <w:tcW w:w="1276" w:type="dxa"/>
          </w:tcPr>
          <w:p w:rsidR="00545A58" w:rsidRPr="002F2393" w:rsidRDefault="00545A58" w:rsidP="00E1611F">
            <w:pPr>
              <w:rPr>
                <w:rFonts w:asciiTheme="minorHAnsi" w:hAnsiTheme="minorHAnsi"/>
                <w:sz w:val="18"/>
                <w:szCs w:val="18"/>
              </w:rPr>
            </w:pPr>
            <w:r w:rsidRPr="002F2393">
              <w:rPr>
                <w:rFonts w:asciiTheme="minorHAnsi" w:hAnsiTheme="minorHAnsi"/>
                <w:sz w:val="18"/>
                <w:szCs w:val="18"/>
              </w:rPr>
              <w:t>Read/Write</w:t>
            </w:r>
          </w:p>
        </w:tc>
        <w:tc>
          <w:tcPr>
            <w:tcW w:w="2268" w:type="dxa"/>
          </w:tcPr>
          <w:p w:rsidR="00545A58" w:rsidRPr="002F2393" w:rsidRDefault="00545A58" w:rsidP="00E1611F">
            <w:pPr>
              <w:rPr>
                <w:rFonts w:asciiTheme="minorHAnsi" w:hAnsiTheme="minorHAnsi"/>
                <w:sz w:val="18"/>
                <w:szCs w:val="18"/>
              </w:rPr>
            </w:pPr>
            <w:proofErr w:type="spellStart"/>
            <w:r w:rsidRPr="002F2393">
              <w:rPr>
                <w:rFonts w:asciiTheme="minorHAnsi" w:hAnsiTheme="minorHAnsi"/>
                <w:sz w:val="18"/>
                <w:szCs w:val="18"/>
              </w:rPr>
              <w:t>a.Date</w:t>
            </w:r>
            <w:proofErr w:type="spellEnd"/>
            <w:r w:rsidRPr="002F2393">
              <w:rPr>
                <w:rFonts w:asciiTheme="minorHAnsi" w:hAnsiTheme="minorHAnsi"/>
                <w:sz w:val="18"/>
                <w:szCs w:val="18"/>
              </w:rPr>
              <w:t xml:space="preserve"> – Auto Populate (Customer sign date+ 2)</w:t>
            </w:r>
          </w:p>
          <w:p w:rsidR="00545A58" w:rsidRPr="002F2393" w:rsidRDefault="00545A58" w:rsidP="00E1611F">
            <w:pPr>
              <w:rPr>
                <w:rFonts w:asciiTheme="minorHAnsi" w:hAnsiTheme="minorHAnsi"/>
                <w:sz w:val="18"/>
                <w:szCs w:val="18"/>
              </w:rPr>
            </w:pPr>
            <w:proofErr w:type="spellStart"/>
            <w:r w:rsidRPr="002F2393">
              <w:rPr>
                <w:rFonts w:asciiTheme="minorHAnsi" w:hAnsiTheme="minorHAnsi"/>
                <w:sz w:val="18"/>
                <w:szCs w:val="18"/>
              </w:rPr>
              <w:t>b.Provision</w:t>
            </w:r>
            <w:proofErr w:type="spellEnd"/>
            <w:r w:rsidRPr="002F2393">
              <w:rPr>
                <w:rFonts w:asciiTheme="minorHAnsi" w:hAnsiTheme="minorHAnsi"/>
                <w:sz w:val="18"/>
                <w:szCs w:val="18"/>
              </w:rPr>
              <w:t xml:space="preserve"> to change to any future date – which is greater than (customer sign date+2)</w:t>
            </w:r>
          </w:p>
        </w:tc>
        <w:tc>
          <w:tcPr>
            <w:tcW w:w="1941" w:type="dxa"/>
          </w:tcPr>
          <w:p w:rsidR="00545A58" w:rsidRPr="002F2393" w:rsidRDefault="00545A58" w:rsidP="00E1611F">
            <w:pPr>
              <w:rPr>
                <w:rFonts w:asciiTheme="minorHAnsi" w:hAnsiTheme="minorHAnsi"/>
                <w:sz w:val="18"/>
                <w:szCs w:val="18"/>
              </w:rPr>
            </w:pPr>
            <w:r w:rsidRPr="002F2393">
              <w:rPr>
                <w:rFonts w:asciiTheme="minorHAnsi" w:hAnsiTheme="minorHAnsi"/>
                <w:sz w:val="18"/>
                <w:szCs w:val="18"/>
              </w:rPr>
              <w:t>Date format (DD/MM/YY)</w:t>
            </w:r>
          </w:p>
        </w:tc>
      </w:tr>
      <w:tr w:rsidR="000209B5" w:rsidRPr="002F2393" w:rsidTr="002F2393">
        <w:tc>
          <w:tcPr>
            <w:tcW w:w="1526" w:type="dxa"/>
          </w:tcPr>
          <w:p w:rsidR="000209B5" w:rsidRPr="002F2393" w:rsidRDefault="000209B5" w:rsidP="00E1611F">
            <w:pPr>
              <w:rPr>
                <w:rFonts w:asciiTheme="minorHAnsi" w:hAnsiTheme="minorHAnsi"/>
                <w:sz w:val="18"/>
                <w:szCs w:val="18"/>
              </w:rPr>
            </w:pPr>
            <w:r w:rsidRPr="002F2393">
              <w:rPr>
                <w:rFonts w:asciiTheme="minorHAnsi" w:hAnsiTheme="minorHAnsi"/>
                <w:sz w:val="18"/>
                <w:szCs w:val="18"/>
              </w:rPr>
              <w:t xml:space="preserve">Account number </w:t>
            </w:r>
          </w:p>
        </w:tc>
        <w:tc>
          <w:tcPr>
            <w:tcW w:w="1276" w:type="dxa"/>
          </w:tcPr>
          <w:p w:rsidR="000209B5" w:rsidRPr="002F2393" w:rsidRDefault="000209B5" w:rsidP="00E1611F">
            <w:pPr>
              <w:rPr>
                <w:rFonts w:asciiTheme="minorHAnsi" w:hAnsiTheme="minorHAnsi"/>
                <w:sz w:val="18"/>
                <w:szCs w:val="18"/>
              </w:rPr>
            </w:pPr>
            <w:r w:rsidRPr="002F2393">
              <w:rPr>
                <w:rFonts w:asciiTheme="minorHAnsi" w:hAnsiTheme="minorHAnsi"/>
                <w:sz w:val="18"/>
                <w:szCs w:val="18"/>
              </w:rPr>
              <w:t>Booking details</w:t>
            </w:r>
          </w:p>
        </w:tc>
        <w:tc>
          <w:tcPr>
            <w:tcW w:w="992" w:type="dxa"/>
          </w:tcPr>
          <w:p w:rsidR="000209B5" w:rsidRPr="002F2393" w:rsidRDefault="000209B5" w:rsidP="00E1611F">
            <w:pPr>
              <w:rPr>
                <w:rFonts w:asciiTheme="minorHAnsi" w:hAnsiTheme="minorHAnsi"/>
                <w:sz w:val="18"/>
                <w:szCs w:val="18"/>
              </w:rPr>
            </w:pPr>
            <w:r w:rsidRPr="002F2393">
              <w:rPr>
                <w:rFonts w:asciiTheme="minorHAnsi" w:hAnsiTheme="minorHAnsi"/>
                <w:sz w:val="18"/>
                <w:szCs w:val="18"/>
              </w:rPr>
              <w:t>Numeric</w:t>
            </w:r>
          </w:p>
        </w:tc>
        <w:tc>
          <w:tcPr>
            <w:tcW w:w="1276" w:type="dxa"/>
          </w:tcPr>
          <w:p w:rsidR="000209B5" w:rsidRPr="002F2393" w:rsidRDefault="000209B5" w:rsidP="00E1611F">
            <w:pPr>
              <w:rPr>
                <w:rFonts w:asciiTheme="minorHAnsi" w:hAnsiTheme="minorHAnsi"/>
                <w:sz w:val="18"/>
                <w:szCs w:val="18"/>
              </w:rPr>
            </w:pPr>
            <w:r w:rsidRPr="002F2393">
              <w:rPr>
                <w:rFonts w:asciiTheme="minorHAnsi" w:hAnsiTheme="minorHAnsi"/>
                <w:sz w:val="18"/>
                <w:szCs w:val="18"/>
              </w:rPr>
              <w:t>Auto generate</w:t>
            </w:r>
          </w:p>
        </w:tc>
        <w:tc>
          <w:tcPr>
            <w:tcW w:w="2268" w:type="dxa"/>
          </w:tcPr>
          <w:p w:rsidR="000209B5" w:rsidRPr="002F2393" w:rsidRDefault="000209B5" w:rsidP="00E1611F">
            <w:pPr>
              <w:rPr>
                <w:rFonts w:asciiTheme="minorHAnsi" w:hAnsiTheme="minorHAnsi"/>
                <w:sz w:val="18"/>
                <w:szCs w:val="18"/>
              </w:rPr>
            </w:pPr>
          </w:p>
        </w:tc>
        <w:tc>
          <w:tcPr>
            <w:tcW w:w="1941" w:type="dxa"/>
          </w:tcPr>
          <w:p w:rsidR="000209B5" w:rsidRPr="002F2393" w:rsidRDefault="000209B5" w:rsidP="00E1611F">
            <w:pPr>
              <w:rPr>
                <w:rFonts w:asciiTheme="minorHAnsi" w:hAnsiTheme="minorHAnsi"/>
                <w:sz w:val="18"/>
                <w:szCs w:val="18"/>
              </w:rPr>
            </w:pPr>
            <w:r w:rsidRPr="002F2393">
              <w:rPr>
                <w:rFonts w:asciiTheme="minorHAnsi" w:hAnsiTheme="minorHAnsi"/>
                <w:sz w:val="18"/>
                <w:szCs w:val="18"/>
              </w:rPr>
              <w:t xml:space="preserve">Based on logic defined by </w:t>
            </w:r>
            <w:proofErr w:type="spellStart"/>
            <w:r w:rsidRPr="002F2393">
              <w:rPr>
                <w:rFonts w:asciiTheme="minorHAnsi" w:hAnsiTheme="minorHAnsi"/>
                <w:sz w:val="18"/>
                <w:szCs w:val="18"/>
              </w:rPr>
              <w:t>Kinara</w:t>
            </w:r>
            <w:proofErr w:type="spellEnd"/>
          </w:p>
        </w:tc>
      </w:tr>
    </w:tbl>
    <w:p w:rsidR="00545A58" w:rsidRDefault="00545A58" w:rsidP="00545A58">
      <w:pPr>
        <w:ind w:left="360"/>
        <w:rPr>
          <w:rFonts w:asciiTheme="minorHAnsi" w:hAnsiTheme="minorHAnsi"/>
          <w:sz w:val="28"/>
          <w:szCs w:val="28"/>
        </w:rPr>
      </w:pPr>
    </w:p>
    <w:p w:rsidR="00E1611F" w:rsidRDefault="00E1611F" w:rsidP="002F2393">
      <w:pPr>
        <w:pStyle w:val="Heading2"/>
        <w:numPr>
          <w:ilvl w:val="1"/>
          <w:numId w:val="11"/>
        </w:numPr>
      </w:pPr>
      <w:bookmarkStart w:id="512" w:name="_Toc459219418"/>
      <w:r w:rsidRPr="002F2393">
        <w:t>Screenshots</w:t>
      </w:r>
      <w:bookmarkEnd w:id="512"/>
    </w:p>
    <w:p w:rsidR="008E081C" w:rsidRDefault="008E081C" w:rsidP="008E081C"/>
    <w:p w:rsidR="008E081C" w:rsidRDefault="008E081C" w:rsidP="008E081C">
      <w:del w:id="513" w:author="karthik Anandan | IFMR Rural Finance" w:date="2016-08-17T14:55:00Z">
        <w:r w:rsidDel="00767E55">
          <w:rPr>
            <w:noProof/>
            <w:lang w:val="en-IN" w:eastAsia="en-IN"/>
          </w:rPr>
          <w:drawing>
            <wp:inline distT="0" distB="0" distL="0" distR="0" wp14:anchorId="1DCB2952" wp14:editId="15FCE33E">
              <wp:extent cx="5989580" cy="2886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14">
                        <a:extLst>
                          <a:ext uri="{28A0092B-C50C-407E-A947-70E740481C1C}">
                            <a14:useLocalDpi xmlns:a14="http://schemas.microsoft.com/office/drawing/2010/main" val="0"/>
                          </a:ext>
                        </a:extLst>
                      </a:blip>
                      <a:stretch>
                        <a:fillRect/>
                      </a:stretch>
                    </pic:blipFill>
                    <pic:spPr>
                      <a:xfrm>
                        <a:off x="0" y="0"/>
                        <a:ext cx="5992324" cy="2887397"/>
                      </a:xfrm>
                      <a:prstGeom prst="rect">
                        <a:avLst/>
                      </a:prstGeom>
                    </pic:spPr>
                  </pic:pic>
                </a:graphicData>
              </a:graphic>
            </wp:inline>
          </w:drawing>
        </w:r>
      </w:del>
      <w:ins w:id="514" w:author="karthik Anandan | IFMR Rural Finance" w:date="2016-08-17T14:55:00Z">
        <w:r w:rsidR="00767E55" w:rsidRPr="00767E55">
          <w:rPr>
            <w:noProof/>
            <w:lang w:val="en-IN" w:eastAsia="en-IN"/>
          </w:rPr>
          <w:t xml:space="preserve"> </w:t>
        </w:r>
      </w:ins>
      <w:ins w:id="515" w:author="karthik Anandan | IFMR Rural Finance" w:date="2016-08-17T15:15:00Z">
        <w:r w:rsidR="00337C6D">
          <w:rPr>
            <w:noProof/>
            <w:lang w:val="en-IN" w:eastAsia="en-IN"/>
          </w:rPr>
          <w:drawing>
            <wp:inline distT="0" distB="0" distL="0" distR="0" wp14:anchorId="5D3A2BC7" wp14:editId="0A795286">
              <wp:extent cx="5985762" cy="2695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8541" b="11356"/>
                      <a:stretch/>
                    </pic:blipFill>
                    <pic:spPr bwMode="auto">
                      <a:xfrm>
                        <a:off x="0" y="0"/>
                        <a:ext cx="5987744" cy="2696468"/>
                      </a:xfrm>
                      <a:prstGeom prst="rect">
                        <a:avLst/>
                      </a:prstGeom>
                      <a:ln>
                        <a:noFill/>
                      </a:ln>
                      <a:extLst>
                        <a:ext uri="{53640926-AAD7-44D8-BBD7-CCE9431645EC}">
                          <a14:shadowObscured xmlns:a14="http://schemas.microsoft.com/office/drawing/2010/main"/>
                        </a:ext>
                      </a:extLst>
                    </pic:spPr>
                  </pic:pic>
                </a:graphicData>
              </a:graphic>
            </wp:inline>
          </w:drawing>
        </w:r>
      </w:ins>
    </w:p>
    <w:p w:rsidR="008E081C" w:rsidRPr="008E081C" w:rsidRDefault="008E081C" w:rsidP="008E081C"/>
    <w:p w:rsidR="00E1611F" w:rsidRPr="00E1611F" w:rsidRDefault="008E081C" w:rsidP="00E1611F">
      <w:del w:id="516" w:author="karthik Anandan | IFMR Rural Finance" w:date="2016-08-17T15:00:00Z">
        <w:r w:rsidDel="00767E55">
          <w:rPr>
            <w:noProof/>
            <w:lang w:val="en-IN" w:eastAsia="en-IN"/>
          </w:rPr>
          <w:lastRenderedPageBreak/>
          <w:drawing>
            <wp:inline distT="0" distB="0" distL="0" distR="0" wp14:anchorId="4E446A9A" wp14:editId="31BA7854">
              <wp:extent cx="5755005" cy="2773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16">
                        <a:extLst>
                          <a:ext uri="{28A0092B-C50C-407E-A947-70E740481C1C}">
                            <a14:useLocalDpi xmlns:a14="http://schemas.microsoft.com/office/drawing/2010/main" val="0"/>
                          </a:ext>
                        </a:extLst>
                      </a:blip>
                      <a:stretch>
                        <a:fillRect/>
                      </a:stretch>
                    </pic:blipFill>
                    <pic:spPr>
                      <a:xfrm>
                        <a:off x="0" y="0"/>
                        <a:ext cx="5755005" cy="2773045"/>
                      </a:xfrm>
                      <a:prstGeom prst="rect">
                        <a:avLst/>
                      </a:prstGeom>
                    </pic:spPr>
                  </pic:pic>
                </a:graphicData>
              </a:graphic>
            </wp:inline>
          </w:drawing>
        </w:r>
      </w:del>
      <w:ins w:id="517" w:author="karthik Anandan | IFMR Rural Finance" w:date="2016-08-17T15:00:00Z">
        <w:r w:rsidR="00767E55" w:rsidRPr="00767E55">
          <w:rPr>
            <w:noProof/>
            <w:lang w:val="en-IN" w:eastAsia="en-IN"/>
          </w:rPr>
          <w:t xml:space="preserve"> </w:t>
        </w:r>
        <w:r w:rsidR="00767E55">
          <w:rPr>
            <w:noProof/>
            <w:lang w:val="en-IN" w:eastAsia="en-IN"/>
          </w:rPr>
          <w:drawing>
            <wp:inline distT="0" distB="0" distL="0" distR="0" wp14:anchorId="65C35902" wp14:editId="6D158822">
              <wp:extent cx="5755005" cy="196076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5005" cy="1960760"/>
                      </a:xfrm>
                      <a:prstGeom prst="rect">
                        <a:avLst/>
                      </a:prstGeom>
                    </pic:spPr>
                  </pic:pic>
                </a:graphicData>
              </a:graphic>
            </wp:inline>
          </w:drawing>
        </w:r>
      </w:ins>
    </w:p>
    <w:p w:rsidR="00545A58" w:rsidRDefault="00545A58" w:rsidP="002F2393">
      <w:pPr>
        <w:pStyle w:val="Heading2"/>
        <w:numPr>
          <w:ilvl w:val="1"/>
          <w:numId w:val="11"/>
        </w:numPr>
      </w:pPr>
      <w:bookmarkStart w:id="518" w:name="_Toc459219419"/>
      <w:r w:rsidRPr="002F2393">
        <w:t>Functional Requirements</w:t>
      </w:r>
      <w:bookmarkEnd w:id="518"/>
    </w:p>
    <w:p w:rsidR="002F2393" w:rsidRPr="002F2393" w:rsidRDefault="002F2393" w:rsidP="002F2393">
      <w:pPr>
        <w:spacing w:after="0"/>
      </w:pPr>
    </w:p>
    <w:p w:rsidR="00122223" w:rsidRPr="002F2393" w:rsidRDefault="00D22BEF" w:rsidP="00545A58">
      <w:pPr>
        <w:ind w:left="360"/>
        <w:rPr>
          <w:rFonts w:asciiTheme="minorHAnsi" w:hAnsiTheme="minorHAnsi"/>
          <w:sz w:val="24"/>
          <w:szCs w:val="24"/>
        </w:rPr>
      </w:pPr>
      <w:r>
        <w:rPr>
          <w:rFonts w:asciiTheme="minorHAnsi" w:hAnsiTheme="minorHAnsi"/>
          <w:sz w:val="24"/>
          <w:szCs w:val="24"/>
        </w:rPr>
        <w:t>Loan Booking Queue</w:t>
      </w:r>
      <w:r w:rsidR="00122223" w:rsidRPr="002F2393">
        <w:rPr>
          <w:rFonts w:asciiTheme="minorHAnsi" w:hAnsiTheme="minorHAnsi"/>
          <w:sz w:val="24"/>
          <w:szCs w:val="24"/>
        </w:rPr>
        <w:t>:</w:t>
      </w:r>
    </w:p>
    <w:p w:rsidR="00122223" w:rsidRPr="002F2393" w:rsidRDefault="00D22BEF" w:rsidP="00D22BEF">
      <w:pPr>
        <w:pStyle w:val="ListParagraph"/>
        <w:numPr>
          <w:ilvl w:val="0"/>
          <w:numId w:val="32"/>
        </w:numPr>
        <w:rPr>
          <w:rFonts w:asciiTheme="minorHAnsi" w:hAnsiTheme="minorHAnsi"/>
          <w:sz w:val="24"/>
          <w:szCs w:val="24"/>
        </w:rPr>
      </w:pPr>
      <w:r>
        <w:rPr>
          <w:rFonts w:asciiTheme="minorHAnsi" w:hAnsiTheme="minorHAnsi"/>
          <w:sz w:val="24"/>
          <w:szCs w:val="24"/>
        </w:rPr>
        <w:t xml:space="preserve">List </w:t>
      </w:r>
      <w:r w:rsidR="00122223" w:rsidRPr="002F2393">
        <w:rPr>
          <w:rFonts w:asciiTheme="minorHAnsi" w:hAnsiTheme="minorHAnsi"/>
          <w:sz w:val="24"/>
          <w:szCs w:val="24"/>
        </w:rPr>
        <w:t>all the loans pending for loan booking.</w:t>
      </w:r>
    </w:p>
    <w:p w:rsidR="00122223" w:rsidRPr="002F2393" w:rsidRDefault="00122223" w:rsidP="00D22BEF">
      <w:pPr>
        <w:pStyle w:val="ListParagraph"/>
        <w:numPr>
          <w:ilvl w:val="0"/>
          <w:numId w:val="32"/>
        </w:numPr>
        <w:rPr>
          <w:rFonts w:asciiTheme="minorHAnsi" w:hAnsiTheme="minorHAnsi"/>
          <w:sz w:val="24"/>
          <w:szCs w:val="24"/>
        </w:rPr>
      </w:pPr>
      <w:r w:rsidRPr="002F2393">
        <w:rPr>
          <w:rFonts w:asciiTheme="minorHAnsi" w:hAnsiTheme="minorHAnsi"/>
          <w:sz w:val="24"/>
          <w:szCs w:val="24"/>
        </w:rPr>
        <w:t>Conditions: All loans which have been sanctioned and not booked will be displayed in this screen.</w:t>
      </w:r>
      <w:r w:rsidR="00D22BEF">
        <w:rPr>
          <w:rFonts w:asciiTheme="minorHAnsi" w:hAnsiTheme="minorHAnsi"/>
          <w:sz w:val="24"/>
          <w:szCs w:val="24"/>
        </w:rPr>
        <w:t xml:space="preserve"> For Phase I, all loans booked via Excel upload will get listed in this queue.</w:t>
      </w:r>
    </w:p>
    <w:p w:rsidR="00122223" w:rsidRPr="002F2393" w:rsidRDefault="00122223" w:rsidP="00CF3D14">
      <w:pPr>
        <w:pStyle w:val="ListParagraph"/>
        <w:numPr>
          <w:ilvl w:val="0"/>
          <w:numId w:val="32"/>
        </w:numPr>
        <w:rPr>
          <w:rFonts w:asciiTheme="minorHAnsi" w:hAnsiTheme="minorHAnsi"/>
          <w:sz w:val="24"/>
          <w:szCs w:val="24"/>
        </w:rPr>
      </w:pPr>
      <w:r w:rsidRPr="002F2393">
        <w:rPr>
          <w:rFonts w:asciiTheme="minorHAnsi" w:hAnsiTheme="minorHAnsi"/>
          <w:sz w:val="24"/>
          <w:szCs w:val="24"/>
        </w:rPr>
        <w:t>All the loans will be displayed with basic details like</w:t>
      </w:r>
    </w:p>
    <w:p w:rsidR="00122223" w:rsidRPr="002F2393" w:rsidRDefault="00122223" w:rsidP="0077411B">
      <w:pPr>
        <w:pStyle w:val="ListParagraph"/>
        <w:numPr>
          <w:ilvl w:val="2"/>
          <w:numId w:val="6"/>
        </w:numPr>
        <w:rPr>
          <w:rFonts w:asciiTheme="minorHAnsi" w:hAnsiTheme="minorHAnsi"/>
          <w:sz w:val="24"/>
          <w:szCs w:val="24"/>
        </w:rPr>
      </w:pPr>
      <w:r w:rsidRPr="002F2393">
        <w:rPr>
          <w:rFonts w:asciiTheme="minorHAnsi" w:hAnsiTheme="minorHAnsi"/>
          <w:sz w:val="24"/>
          <w:szCs w:val="24"/>
        </w:rPr>
        <w:t>Loan ID</w:t>
      </w:r>
    </w:p>
    <w:p w:rsidR="00122223" w:rsidRPr="002F2393" w:rsidRDefault="00122223" w:rsidP="0077411B">
      <w:pPr>
        <w:pStyle w:val="ListParagraph"/>
        <w:numPr>
          <w:ilvl w:val="2"/>
          <w:numId w:val="6"/>
        </w:numPr>
        <w:rPr>
          <w:rFonts w:asciiTheme="minorHAnsi" w:hAnsiTheme="minorHAnsi"/>
          <w:sz w:val="24"/>
          <w:szCs w:val="24"/>
        </w:rPr>
      </w:pPr>
      <w:r w:rsidRPr="002F2393">
        <w:rPr>
          <w:rFonts w:asciiTheme="minorHAnsi" w:hAnsiTheme="minorHAnsi"/>
          <w:sz w:val="24"/>
          <w:szCs w:val="24"/>
        </w:rPr>
        <w:t>Entity Name</w:t>
      </w:r>
    </w:p>
    <w:p w:rsidR="00122223" w:rsidRPr="002F2393" w:rsidRDefault="00122223" w:rsidP="0077411B">
      <w:pPr>
        <w:pStyle w:val="ListParagraph"/>
        <w:numPr>
          <w:ilvl w:val="2"/>
          <w:numId w:val="6"/>
        </w:numPr>
        <w:rPr>
          <w:rFonts w:asciiTheme="minorHAnsi" w:hAnsiTheme="minorHAnsi"/>
          <w:sz w:val="24"/>
          <w:szCs w:val="24"/>
        </w:rPr>
      </w:pPr>
      <w:r w:rsidRPr="002F2393">
        <w:rPr>
          <w:rFonts w:asciiTheme="minorHAnsi" w:hAnsiTheme="minorHAnsi"/>
          <w:sz w:val="24"/>
          <w:szCs w:val="24"/>
        </w:rPr>
        <w:t>Branch Name</w:t>
      </w:r>
    </w:p>
    <w:p w:rsidR="00122223" w:rsidRPr="002F2393" w:rsidRDefault="00122223" w:rsidP="0077411B">
      <w:pPr>
        <w:pStyle w:val="ListParagraph"/>
        <w:numPr>
          <w:ilvl w:val="2"/>
          <w:numId w:val="6"/>
        </w:numPr>
        <w:rPr>
          <w:rFonts w:asciiTheme="minorHAnsi" w:hAnsiTheme="minorHAnsi"/>
          <w:sz w:val="24"/>
          <w:szCs w:val="24"/>
        </w:rPr>
      </w:pPr>
      <w:r w:rsidRPr="002F2393">
        <w:rPr>
          <w:rFonts w:asciiTheme="minorHAnsi" w:hAnsiTheme="minorHAnsi"/>
          <w:sz w:val="24"/>
          <w:szCs w:val="24"/>
        </w:rPr>
        <w:t>Sanction Date</w:t>
      </w:r>
    </w:p>
    <w:p w:rsidR="00122223" w:rsidRPr="002F2393" w:rsidRDefault="00122223" w:rsidP="0077411B">
      <w:pPr>
        <w:pStyle w:val="ListParagraph"/>
        <w:numPr>
          <w:ilvl w:val="2"/>
          <w:numId w:val="6"/>
        </w:numPr>
        <w:rPr>
          <w:rFonts w:asciiTheme="minorHAnsi" w:hAnsiTheme="minorHAnsi"/>
          <w:sz w:val="24"/>
          <w:szCs w:val="24"/>
        </w:rPr>
      </w:pPr>
      <w:r w:rsidRPr="002F2393">
        <w:rPr>
          <w:rFonts w:asciiTheme="minorHAnsi" w:hAnsiTheme="minorHAnsi"/>
          <w:sz w:val="24"/>
          <w:szCs w:val="24"/>
        </w:rPr>
        <w:t>Loan Officer Name</w:t>
      </w:r>
    </w:p>
    <w:p w:rsidR="00122223" w:rsidRPr="002F2393" w:rsidRDefault="00122223" w:rsidP="0077411B">
      <w:pPr>
        <w:pStyle w:val="ListParagraph"/>
        <w:numPr>
          <w:ilvl w:val="2"/>
          <w:numId w:val="6"/>
        </w:numPr>
        <w:rPr>
          <w:rFonts w:asciiTheme="minorHAnsi" w:hAnsiTheme="minorHAnsi"/>
          <w:sz w:val="24"/>
          <w:szCs w:val="24"/>
        </w:rPr>
      </w:pPr>
      <w:r w:rsidRPr="002F2393">
        <w:rPr>
          <w:rFonts w:asciiTheme="minorHAnsi" w:hAnsiTheme="minorHAnsi"/>
          <w:sz w:val="24"/>
          <w:szCs w:val="24"/>
        </w:rPr>
        <w:t>Spoke Name</w:t>
      </w:r>
    </w:p>
    <w:p w:rsidR="00122223" w:rsidRPr="002F2393" w:rsidRDefault="00122223" w:rsidP="0077411B">
      <w:pPr>
        <w:pStyle w:val="ListParagraph"/>
        <w:numPr>
          <w:ilvl w:val="2"/>
          <w:numId w:val="6"/>
        </w:numPr>
        <w:rPr>
          <w:rFonts w:asciiTheme="minorHAnsi" w:hAnsiTheme="minorHAnsi"/>
          <w:sz w:val="24"/>
          <w:szCs w:val="24"/>
        </w:rPr>
      </w:pPr>
      <w:r w:rsidRPr="002F2393">
        <w:rPr>
          <w:rFonts w:asciiTheme="minorHAnsi" w:hAnsiTheme="minorHAnsi"/>
          <w:sz w:val="24"/>
          <w:szCs w:val="24"/>
        </w:rPr>
        <w:t>Hub Name</w:t>
      </w:r>
    </w:p>
    <w:p w:rsidR="00122223" w:rsidRPr="002F2393" w:rsidRDefault="00122223" w:rsidP="00CF3D14">
      <w:pPr>
        <w:pStyle w:val="ListParagraph"/>
        <w:numPr>
          <w:ilvl w:val="0"/>
          <w:numId w:val="32"/>
        </w:numPr>
        <w:rPr>
          <w:rFonts w:asciiTheme="minorHAnsi" w:hAnsiTheme="minorHAnsi"/>
          <w:sz w:val="24"/>
          <w:szCs w:val="24"/>
        </w:rPr>
      </w:pPr>
      <w:r w:rsidRPr="002F2393">
        <w:rPr>
          <w:rFonts w:asciiTheme="minorHAnsi" w:hAnsiTheme="minorHAnsi"/>
          <w:sz w:val="24"/>
          <w:szCs w:val="24"/>
        </w:rPr>
        <w:t>Search Option to be provided with Customer Name, Entity Name, and Branch Name.</w:t>
      </w:r>
    </w:p>
    <w:p w:rsidR="00122223" w:rsidRPr="002F2393" w:rsidRDefault="00122223" w:rsidP="00CF3D14">
      <w:pPr>
        <w:pStyle w:val="ListParagraph"/>
        <w:numPr>
          <w:ilvl w:val="0"/>
          <w:numId w:val="32"/>
        </w:numPr>
        <w:rPr>
          <w:rFonts w:asciiTheme="minorHAnsi" w:hAnsiTheme="minorHAnsi"/>
          <w:sz w:val="24"/>
          <w:szCs w:val="24"/>
        </w:rPr>
      </w:pPr>
      <w:r w:rsidRPr="002F2393">
        <w:rPr>
          <w:rFonts w:asciiTheme="minorHAnsi" w:hAnsiTheme="minorHAnsi"/>
          <w:sz w:val="24"/>
          <w:szCs w:val="24"/>
        </w:rPr>
        <w:t>Sorting can be done based on the above 7 fields.</w:t>
      </w:r>
    </w:p>
    <w:p w:rsidR="00CF3D14" w:rsidRPr="00CF3D14" w:rsidRDefault="00CF3D14" w:rsidP="00CF3D14">
      <w:pPr>
        <w:ind w:left="360"/>
        <w:rPr>
          <w:rFonts w:asciiTheme="minorHAnsi" w:hAnsiTheme="minorHAnsi"/>
          <w:sz w:val="24"/>
          <w:szCs w:val="24"/>
        </w:rPr>
      </w:pPr>
      <w:r>
        <w:rPr>
          <w:rFonts w:asciiTheme="minorHAnsi" w:hAnsiTheme="minorHAnsi"/>
          <w:sz w:val="24"/>
          <w:szCs w:val="24"/>
        </w:rPr>
        <w:t>Capture Details</w:t>
      </w:r>
    </w:p>
    <w:p w:rsidR="00122223" w:rsidRDefault="0073203E" w:rsidP="00CF3D14">
      <w:pPr>
        <w:pStyle w:val="ListParagraph"/>
        <w:numPr>
          <w:ilvl w:val="0"/>
          <w:numId w:val="33"/>
        </w:numPr>
        <w:rPr>
          <w:rFonts w:asciiTheme="minorHAnsi" w:hAnsiTheme="minorHAnsi"/>
          <w:sz w:val="24"/>
          <w:szCs w:val="24"/>
        </w:rPr>
      </w:pPr>
      <w:r w:rsidRPr="002F2393">
        <w:rPr>
          <w:rFonts w:asciiTheme="minorHAnsi" w:hAnsiTheme="minorHAnsi"/>
          <w:sz w:val="24"/>
          <w:szCs w:val="24"/>
        </w:rPr>
        <w:t>Click on the loan account</w:t>
      </w:r>
      <w:r w:rsidR="00122223" w:rsidRPr="002F2393">
        <w:rPr>
          <w:rFonts w:asciiTheme="minorHAnsi" w:hAnsiTheme="minorHAnsi"/>
          <w:sz w:val="24"/>
          <w:szCs w:val="24"/>
        </w:rPr>
        <w:t xml:space="preserve"> </w:t>
      </w:r>
      <w:r w:rsidR="00CF3D14">
        <w:rPr>
          <w:rFonts w:asciiTheme="minorHAnsi" w:hAnsiTheme="minorHAnsi"/>
          <w:sz w:val="24"/>
          <w:szCs w:val="24"/>
        </w:rPr>
        <w:t xml:space="preserve">will open a new screen to capture the </w:t>
      </w:r>
      <w:r w:rsidR="007D7C09">
        <w:rPr>
          <w:rFonts w:asciiTheme="minorHAnsi" w:hAnsiTheme="minorHAnsi"/>
          <w:sz w:val="24"/>
          <w:szCs w:val="24"/>
        </w:rPr>
        <w:t>capture the customer sign date and expected disbursement date</w:t>
      </w:r>
      <w:r w:rsidR="00122223" w:rsidRPr="002F2393">
        <w:rPr>
          <w:rFonts w:asciiTheme="minorHAnsi" w:hAnsiTheme="minorHAnsi"/>
          <w:sz w:val="24"/>
          <w:szCs w:val="24"/>
        </w:rPr>
        <w:t>.</w:t>
      </w:r>
    </w:p>
    <w:p w:rsidR="00CF3D14" w:rsidRDefault="00CF3D14" w:rsidP="00CF3D14">
      <w:pPr>
        <w:pStyle w:val="ListParagraph"/>
        <w:numPr>
          <w:ilvl w:val="0"/>
          <w:numId w:val="33"/>
        </w:numPr>
        <w:rPr>
          <w:rFonts w:asciiTheme="minorHAnsi" w:hAnsiTheme="minorHAnsi"/>
          <w:sz w:val="24"/>
          <w:szCs w:val="24"/>
        </w:rPr>
      </w:pPr>
      <w:r>
        <w:rPr>
          <w:rFonts w:asciiTheme="minorHAnsi" w:hAnsiTheme="minorHAnsi"/>
          <w:sz w:val="24"/>
          <w:szCs w:val="24"/>
        </w:rPr>
        <w:t>On save following validations required:</w:t>
      </w:r>
    </w:p>
    <w:p w:rsidR="00122223" w:rsidRPr="002F2393" w:rsidRDefault="007D7C09" w:rsidP="00CF3D14">
      <w:pPr>
        <w:pStyle w:val="ListParagraph"/>
        <w:numPr>
          <w:ilvl w:val="1"/>
          <w:numId w:val="33"/>
        </w:numPr>
        <w:rPr>
          <w:rFonts w:asciiTheme="minorHAnsi" w:hAnsiTheme="minorHAnsi"/>
          <w:sz w:val="24"/>
          <w:szCs w:val="24"/>
        </w:rPr>
      </w:pPr>
      <w:r>
        <w:rPr>
          <w:rFonts w:asciiTheme="minorHAnsi" w:hAnsiTheme="minorHAnsi"/>
          <w:sz w:val="24"/>
          <w:szCs w:val="24"/>
        </w:rPr>
        <w:t>Condition</w:t>
      </w:r>
      <w:r w:rsidR="00CF3D14">
        <w:rPr>
          <w:rFonts w:asciiTheme="minorHAnsi" w:hAnsiTheme="minorHAnsi"/>
          <w:sz w:val="24"/>
          <w:szCs w:val="24"/>
        </w:rPr>
        <w:t xml:space="preserve"> 1</w:t>
      </w:r>
      <w:r w:rsidR="00122223" w:rsidRPr="002F2393">
        <w:rPr>
          <w:rFonts w:asciiTheme="minorHAnsi" w:hAnsiTheme="minorHAnsi"/>
          <w:sz w:val="24"/>
          <w:szCs w:val="24"/>
        </w:rPr>
        <w:t xml:space="preserve">: If the </w:t>
      </w:r>
      <w:r>
        <w:rPr>
          <w:rFonts w:asciiTheme="minorHAnsi" w:hAnsiTheme="minorHAnsi"/>
          <w:sz w:val="24"/>
          <w:szCs w:val="24"/>
        </w:rPr>
        <w:t xml:space="preserve">difference between the </w:t>
      </w:r>
      <w:r w:rsidR="00122223" w:rsidRPr="002F2393">
        <w:rPr>
          <w:rFonts w:asciiTheme="minorHAnsi" w:hAnsiTheme="minorHAnsi"/>
          <w:sz w:val="24"/>
          <w:szCs w:val="24"/>
        </w:rPr>
        <w:t xml:space="preserve">disbursement date </w:t>
      </w:r>
      <w:r>
        <w:rPr>
          <w:rFonts w:asciiTheme="minorHAnsi" w:hAnsiTheme="minorHAnsi"/>
          <w:sz w:val="24"/>
          <w:szCs w:val="24"/>
        </w:rPr>
        <w:t xml:space="preserve">and </w:t>
      </w:r>
      <w:r w:rsidR="00122223" w:rsidRPr="002F2393">
        <w:rPr>
          <w:rFonts w:asciiTheme="minorHAnsi" w:hAnsiTheme="minorHAnsi"/>
          <w:sz w:val="24"/>
          <w:szCs w:val="24"/>
        </w:rPr>
        <w:t xml:space="preserve">sanction date </w:t>
      </w:r>
      <w:r>
        <w:rPr>
          <w:rFonts w:asciiTheme="minorHAnsi" w:hAnsiTheme="minorHAnsi"/>
          <w:sz w:val="24"/>
          <w:szCs w:val="24"/>
        </w:rPr>
        <w:t xml:space="preserve">is greater than </w:t>
      </w:r>
      <w:r w:rsidR="00CF3D14">
        <w:rPr>
          <w:rFonts w:asciiTheme="minorHAnsi" w:hAnsiTheme="minorHAnsi"/>
          <w:sz w:val="24"/>
          <w:szCs w:val="24"/>
        </w:rPr>
        <w:t>30</w:t>
      </w:r>
      <w:r w:rsidR="00122223" w:rsidRPr="002F2393">
        <w:rPr>
          <w:rFonts w:asciiTheme="minorHAnsi" w:hAnsiTheme="minorHAnsi"/>
          <w:sz w:val="24"/>
          <w:szCs w:val="24"/>
        </w:rPr>
        <w:t>,</w:t>
      </w:r>
    </w:p>
    <w:p w:rsidR="00122223" w:rsidRPr="002F2393" w:rsidRDefault="00122223" w:rsidP="00CF3D14">
      <w:pPr>
        <w:pStyle w:val="ListParagraph"/>
        <w:numPr>
          <w:ilvl w:val="2"/>
          <w:numId w:val="33"/>
        </w:numPr>
        <w:rPr>
          <w:rFonts w:asciiTheme="minorHAnsi" w:hAnsiTheme="minorHAnsi"/>
          <w:sz w:val="24"/>
          <w:szCs w:val="24"/>
        </w:rPr>
      </w:pPr>
      <w:r w:rsidRPr="002F2393">
        <w:rPr>
          <w:rFonts w:asciiTheme="minorHAnsi" w:hAnsiTheme="minorHAnsi"/>
          <w:sz w:val="24"/>
          <w:szCs w:val="24"/>
        </w:rPr>
        <w:t xml:space="preserve"> </w:t>
      </w:r>
      <w:r w:rsidR="007D7C09">
        <w:rPr>
          <w:rFonts w:asciiTheme="minorHAnsi" w:hAnsiTheme="minorHAnsi"/>
          <w:sz w:val="24"/>
          <w:szCs w:val="24"/>
        </w:rPr>
        <w:t>Then, system will not allow booking this loan. Loan cannot be disbursed after 30 days from sanction.</w:t>
      </w:r>
    </w:p>
    <w:p w:rsidR="00B90220" w:rsidRPr="002F2393" w:rsidRDefault="007D7C09" w:rsidP="00CF3D14">
      <w:pPr>
        <w:pStyle w:val="ListParagraph"/>
        <w:numPr>
          <w:ilvl w:val="2"/>
          <w:numId w:val="33"/>
        </w:numPr>
        <w:rPr>
          <w:rFonts w:asciiTheme="minorHAnsi" w:hAnsiTheme="minorHAnsi"/>
          <w:sz w:val="24"/>
          <w:szCs w:val="24"/>
        </w:rPr>
      </w:pPr>
      <w:r>
        <w:rPr>
          <w:rFonts w:asciiTheme="minorHAnsi" w:hAnsiTheme="minorHAnsi"/>
          <w:sz w:val="24"/>
          <w:szCs w:val="24"/>
        </w:rPr>
        <w:t>During phase II release, the task will be routed back to again perform sanction on the Loan.</w:t>
      </w:r>
    </w:p>
    <w:p w:rsidR="00122223" w:rsidRPr="002F2393" w:rsidRDefault="007D7C09" w:rsidP="00CF3D14">
      <w:pPr>
        <w:pStyle w:val="ListParagraph"/>
        <w:numPr>
          <w:ilvl w:val="1"/>
          <w:numId w:val="33"/>
        </w:numPr>
        <w:rPr>
          <w:rFonts w:asciiTheme="minorHAnsi" w:hAnsiTheme="minorHAnsi"/>
          <w:sz w:val="24"/>
          <w:szCs w:val="24"/>
        </w:rPr>
      </w:pPr>
      <w:r>
        <w:rPr>
          <w:rFonts w:asciiTheme="minorHAnsi" w:hAnsiTheme="minorHAnsi"/>
          <w:sz w:val="24"/>
          <w:szCs w:val="24"/>
        </w:rPr>
        <w:lastRenderedPageBreak/>
        <w:t>Condition</w:t>
      </w:r>
      <w:r w:rsidR="00CF3D14">
        <w:rPr>
          <w:rFonts w:asciiTheme="minorHAnsi" w:hAnsiTheme="minorHAnsi"/>
          <w:sz w:val="24"/>
          <w:szCs w:val="24"/>
        </w:rPr>
        <w:t xml:space="preserve"> 2</w:t>
      </w:r>
      <w:r>
        <w:rPr>
          <w:rFonts w:asciiTheme="minorHAnsi" w:hAnsiTheme="minorHAnsi"/>
          <w:sz w:val="24"/>
          <w:szCs w:val="24"/>
        </w:rPr>
        <w:t xml:space="preserve">: </w:t>
      </w:r>
      <w:r w:rsidR="009C4F64" w:rsidRPr="002F2393">
        <w:rPr>
          <w:rFonts w:asciiTheme="minorHAnsi" w:hAnsiTheme="minorHAnsi"/>
          <w:sz w:val="24"/>
          <w:szCs w:val="24"/>
        </w:rPr>
        <w:t>If</w:t>
      </w:r>
      <w:r w:rsidR="00122223" w:rsidRPr="002F2393">
        <w:rPr>
          <w:rFonts w:asciiTheme="minorHAnsi" w:hAnsiTheme="minorHAnsi"/>
          <w:sz w:val="24"/>
          <w:szCs w:val="24"/>
        </w:rPr>
        <w:t xml:space="preserve"> </w:t>
      </w:r>
      <w:r>
        <w:rPr>
          <w:rFonts w:asciiTheme="minorHAnsi" w:hAnsiTheme="minorHAnsi"/>
          <w:sz w:val="24"/>
          <w:szCs w:val="24"/>
        </w:rPr>
        <w:t xml:space="preserve">the difference between </w:t>
      </w:r>
      <w:r w:rsidR="00122223" w:rsidRPr="002F2393">
        <w:rPr>
          <w:rFonts w:asciiTheme="minorHAnsi" w:hAnsiTheme="minorHAnsi"/>
          <w:sz w:val="24"/>
          <w:szCs w:val="24"/>
        </w:rPr>
        <w:t>disbursement date</w:t>
      </w:r>
      <w:r>
        <w:rPr>
          <w:rFonts w:asciiTheme="minorHAnsi" w:hAnsiTheme="minorHAnsi"/>
          <w:sz w:val="24"/>
          <w:szCs w:val="24"/>
        </w:rPr>
        <w:t xml:space="preserve"> and </w:t>
      </w:r>
      <w:r w:rsidR="00122223" w:rsidRPr="002F2393">
        <w:rPr>
          <w:rFonts w:asciiTheme="minorHAnsi" w:hAnsiTheme="minorHAnsi"/>
          <w:sz w:val="24"/>
          <w:szCs w:val="24"/>
        </w:rPr>
        <w:t xml:space="preserve">sanction date </w:t>
      </w:r>
      <w:r>
        <w:rPr>
          <w:rFonts w:asciiTheme="minorHAnsi" w:hAnsiTheme="minorHAnsi"/>
          <w:sz w:val="24"/>
          <w:szCs w:val="24"/>
        </w:rPr>
        <w:t xml:space="preserve"> is less than 30</w:t>
      </w:r>
      <w:r w:rsidR="00122223" w:rsidRPr="002F2393">
        <w:rPr>
          <w:rFonts w:asciiTheme="minorHAnsi" w:hAnsiTheme="minorHAnsi"/>
          <w:sz w:val="24"/>
          <w:szCs w:val="24"/>
        </w:rPr>
        <w:t xml:space="preserve">, </w:t>
      </w:r>
    </w:p>
    <w:p w:rsidR="00122223" w:rsidRPr="002F2393" w:rsidRDefault="007D7C09" w:rsidP="00CF3D14">
      <w:pPr>
        <w:pStyle w:val="ListParagraph"/>
        <w:numPr>
          <w:ilvl w:val="2"/>
          <w:numId w:val="33"/>
        </w:numPr>
        <w:rPr>
          <w:rFonts w:asciiTheme="minorHAnsi" w:hAnsiTheme="minorHAnsi"/>
          <w:sz w:val="24"/>
          <w:szCs w:val="24"/>
        </w:rPr>
      </w:pPr>
      <w:r>
        <w:rPr>
          <w:rFonts w:asciiTheme="minorHAnsi" w:hAnsiTheme="minorHAnsi"/>
          <w:sz w:val="24"/>
          <w:szCs w:val="24"/>
        </w:rPr>
        <w:t>Then, o</w:t>
      </w:r>
      <w:r w:rsidR="00122223" w:rsidRPr="002F2393">
        <w:rPr>
          <w:rFonts w:asciiTheme="minorHAnsi" w:hAnsiTheme="minorHAnsi"/>
          <w:sz w:val="24"/>
          <w:szCs w:val="24"/>
        </w:rPr>
        <w:t xml:space="preserve">n submit, </w:t>
      </w:r>
      <w:r w:rsidR="00DE2C6E">
        <w:rPr>
          <w:rFonts w:asciiTheme="minorHAnsi" w:hAnsiTheme="minorHAnsi"/>
          <w:sz w:val="24"/>
          <w:szCs w:val="24"/>
        </w:rPr>
        <w:t>t</w:t>
      </w:r>
      <w:r>
        <w:rPr>
          <w:rFonts w:asciiTheme="minorHAnsi" w:hAnsiTheme="minorHAnsi"/>
          <w:sz w:val="24"/>
          <w:szCs w:val="24"/>
        </w:rPr>
        <w:t xml:space="preserve">he task will move </w:t>
      </w:r>
      <w:r w:rsidR="00122223" w:rsidRPr="002F2393">
        <w:rPr>
          <w:rFonts w:asciiTheme="minorHAnsi" w:hAnsiTheme="minorHAnsi"/>
          <w:sz w:val="24"/>
          <w:szCs w:val="24"/>
        </w:rPr>
        <w:t xml:space="preserve">to </w:t>
      </w:r>
      <w:r>
        <w:rPr>
          <w:rFonts w:asciiTheme="minorHAnsi" w:hAnsiTheme="minorHAnsi"/>
          <w:sz w:val="24"/>
          <w:szCs w:val="24"/>
        </w:rPr>
        <w:t xml:space="preserve">“Document Generation &amp; Upload” </w:t>
      </w:r>
      <w:r w:rsidR="00122223" w:rsidRPr="002F2393">
        <w:rPr>
          <w:rFonts w:asciiTheme="minorHAnsi" w:hAnsiTheme="minorHAnsi"/>
          <w:sz w:val="24"/>
          <w:szCs w:val="24"/>
        </w:rPr>
        <w:t>stage.</w:t>
      </w:r>
    </w:p>
    <w:p w:rsidR="00052E2A" w:rsidRDefault="00EE572D" w:rsidP="002F2393">
      <w:pPr>
        <w:pStyle w:val="Heading2"/>
        <w:numPr>
          <w:ilvl w:val="1"/>
          <w:numId w:val="11"/>
        </w:numPr>
      </w:pPr>
      <w:bookmarkStart w:id="519" w:name="_Toc459219420"/>
      <w:r w:rsidRPr="002F2393">
        <w:t>Uploads</w:t>
      </w:r>
      <w:bookmarkEnd w:id="519"/>
    </w:p>
    <w:p w:rsidR="003E458C" w:rsidRPr="003E458C" w:rsidRDefault="003E458C" w:rsidP="001927B7">
      <w:pPr>
        <w:spacing w:after="0" w:line="240" w:lineRule="auto"/>
        <w:rPr>
          <w:rFonts w:asciiTheme="minorHAnsi" w:hAnsiTheme="minorHAnsi"/>
          <w:sz w:val="24"/>
          <w:szCs w:val="24"/>
        </w:rPr>
      </w:pPr>
      <w:r w:rsidRPr="003E458C">
        <w:rPr>
          <w:rFonts w:asciiTheme="minorHAnsi" w:hAnsiTheme="minorHAnsi"/>
          <w:sz w:val="24"/>
          <w:szCs w:val="24"/>
        </w:rPr>
        <w:t>-NA-</w:t>
      </w:r>
    </w:p>
    <w:p w:rsidR="00EE572D" w:rsidRDefault="00EE572D" w:rsidP="002F2393">
      <w:pPr>
        <w:pStyle w:val="Heading2"/>
        <w:numPr>
          <w:ilvl w:val="1"/>
          <w:numId w:val="11"/>
        </w:numPr>
      </w:pPr>
      <w:bookmarkStart w:id="520" w:name="_Toc459219421"/>
      <w:r w:rsidRPr="002F2393">
        <w:t>Downloads</w:t>
      </w:r>
      <w:bookmarkEnd w:id="520"/>
    </w:p>
    <w:p w:rsidR="001927B7" w:rsidRPr="001927B7" w:rsidRDefault="001927B7" w:rsidP="001927B7">
      <w:pPr>
        <w:pStyle w:val="ListParagraph"/>
        <w:spacing w:after="0" w:line="240" w:lineRule="auto"/>
        <w:ind w:left="0"/>
      </w:pPr>
      <w:r w:rsidRPr="001927B7">
        <w:rPr>
          <w:rFonts w:asciiTheme="minorHAnsi" w:hAnsiTheme="minorHAnsi"/>
          <w:sz w:val="24"/>
          <w:szCs w:val="24"/>
        </w:rPr>
        <w:t>-NA-</w:t>
      </w:r>
    </w:p>
    <w:p w:rsidR="00EE572D" w:rsidRDefault="00D83223" w:rsidP="002F2393">
      <w:pPr>
        <w:pStyle w:val="Heading2"/>
        <w:numPr>
          <w:ilvl w:val="1"/>
          <w:numId w:val="11"/>
        </w:numPr>
      </w:pPr>
      <w:bookmarkStart w:id="521" w:name="_Toc459219422"/>
      <w:r w:rsidRPr="002F2393">
        <w:t>Reports</w:t>
      </w:r>
      <w:bookmarkEnd w:id="521"/>
    </w:p>
    <w:p w:rsidR="001927B7" w:rsidRPr="001927B7" w:rsidRDefault="001927B7" w:rsidP="001927B7">
      <w:pPr>
        <w:pStyle w:val="ListParagraph"/>
        <w:spacing w:after="0" w:line="240" w:lineRule="auto"/>
        <w:ind w:left="0"/>
        <w:rPr>
          <w:rFonts w:asciiTheme="minorHAnsi" w:hAnsiTheme="minorHAnsi"/>
          <w:sz w:val="24"/>
          <w:szCs w:val="24"/>
        </w:rPr>
      </w:pPr>
      <w:r w:rsidRPr="001927B7">
        <w:rPr>
          <w:rFonts w:asciiTheme="minorHAnsi" w:hAnsiTheme="minorHAnsi"/>
          <w:sz w:val="24"/>
          <w:szCs w:val="24"/>
        </w:rPr>
        <w:t>-NA-</w:t>
      </w:r>
    </w:p>
    <w:p w:rsidR="002F2393" w:rsidRDefault="002F2393">
      <w:pPr>
        <w:rPr>
          <w:smallCaps/>
          <w:spacing w:val="5"/>
          <w:sz w:val="36"/>
          <w:szCs w:val="36"/>
        </w:rPr>
      </w:pPr>
      <w:r>
        <w:br w:type="page"/>
      </w:r>
    </w:p>
    <w:p w:rsidR="002F2393" w:rsidRPr="00124E15" w:rsidRDefault="002F2393" w:rsidP="002F2393">
      <w:pPr>
        <w:pStyle w:val="Heading1"/>
        <w:numPr>
          <w:ilvl w:val="0"/>
          <w:numId w:val="11"/>
        </w:numPr>
      </w:pPr>
      <w:bookmarkStart w:id="522" w:name="_Toc459219423"/>
      <w:r>
        <w:lastRenderedPageBreak/>
        <w:t xml:space="preserve">Document </w:t>
      </w:r>
      <w:del w:id="523" w:author="karthik Anandan | IFMR Rural Finance" w:date="2016-08-17T15:00:00Z">
        <w:r w:rsidDel="00767E55">
          <w:delText xml:space="preserve">generation </w:delText>
        </w:r>
        <w:r w:rsidR="00F56D9E" w:rsidDel="00767E55">
          <w:delText>&amp;</w:delText>
        </w:r>
        <w:r w:rsidDel="00767E55">
          <w:delText xml:space="preserve"> upload</w:delText>
        </w:r>
      </w:del>
      <w:ins w:id="524" w:author="karthik Anandan | IFMR Rural Finance" w:date="2016-08-17T15:00:00Z">
        <w:r w:rsidR="00767E55">
          <w:t>Execution</w:t>
        </w:r>
      </w:ins>
      <w:bookmarkEnd w:id="522"/>
    </w:p>
    <w:p w:rsidR="002F2393" w:rsidRDefault="00545A58" w:rsidP="002F2393">
      <w:pPr>
        <w:pStyle w:val="Heading2"/>
        <w:numPr>
          <w:ilvl w:val="1"/>
          <w:numId w:val="11"/>
        </w:numPr>
      </w:pPr>
      <w:bookmarkStart w:id="525" w:name="_Toc459219424"/>
      <w:r w:rsidRPr="002F2393">
        <w:t>UI Requirements</w:t>
      </w:r>
      <w:bookmarkEnd w:id="525"/>
    </w:p>
    <w:p w:rsidR="0045418B" w:rsidRPr="0045418B" w:rsidRDefault="0045418B" w:rsidP="0045418B">
      <w:pPr>
        <w:spacing w:after="0"/>
        <w:ind w:firstLine="720"/>
        <w:rPr>
          <w:rFonts w:asciiTheme="minorHAnsi" w:hAnsiTheme="minorHAnsi"/>
          <w:sz w:val="24"/>
          <w:szCs w:val="24"/>
        </w:rPr>
      </w:pPr>
      <w:r w:rsidRPr="0045418B">
        <w:rPr>
          <w:rFonts w:asciiTheme="minorHAnsi" w:hAnsiTheme="minorHAnsi"/>
          <w:sz w:val="24"/>
          <w:szCs w:val="24"/>
        </w:rPr>
        <w:t>Following artifacts are required for generation and upload in this stage.</w:t>
      </w:r>
    </w:p>
    <w:p w:rsidR="00AB6928" w:rsidRPr="002F2393" w:rsidRDefault="00AB6928" w:rsidP="002F2393">
      <w:pPr>
        <w:pStyle w:val="Heading2"/>
        <w:numPr>
          <w:ilvl w:val="2"/>
          <w:numId w:val="11"/>
        </w:numPr>
        <w:rPr>
          <w:sz w:val="26"/>
          <w:szCs w:val="26"/>
        </w:rPr>
      </w:pPr>
      <w:bookmarkStart w:id="526" w:name="_Toc459219425"/>
      <w:r w:rsidRPr="002F2393">
        <w:rPr>
          <w:sz w:val="26"/>
          <w:szCs w:val="26"/>
        </w:rPr>
        <w:t>Document Generation artifacts</w:t>
      </w:r>
      <w:bookmarkEnd w:id="526"/>
    </w:p>
    <w:p w:rsidR="00545A58" w:rsidRPr="0045418B" w:rsidRDefault="00545A58" w:rsidP="0003680C">
      <w:pPr>
        <w:rPr>
          <w:rFonts w:asciiTheme="minorHAnsi" w:hAnsiTheme="minorHAnsi"/>
          <w:sz w:val="24"/>
          <w:szCs w:val="28"/>
        </w:rPr>
      </w:pPr>
    </w:p>
    <w:tbl>
      <w:tblPr>
        <w:tblW w:w="0" w:type="auto"/>
        <w:tblInd w:w="93" w:type="dxa"/>
        <w:tblLayout w:type="fixed"/>
        <w:tblLook w:val="04A0" w:firstRow="1" w:lastRow="0" w:firstColumn="1" w:lastColumn="0" w:noHBand="0" w:noVBand="1"/>
      </w:tblPr>
      <w:tblGrid>
        <w:gridCol w:w="565"/>
        <w:gridCol w:w="1718"/>
        <w:gridCol w:w="4395"/>
        <w:gridCol w:w="2503"/>
      </w:tblGrid>
      <w:tr w:rsidR="00545A58" w:rsidRPr="002F2393" w:rsidTr="002F2393">
        <w:trPr>
          <w:trHeight w:val="300"/>
        </w:trPr>
        <w:tc>
          <w:tcPr>
            <w:tcW w:w="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5A58" w:rsidRPr="002F2393" w:rsidRDefault="00545A58" w:rsidP="00E1611F">
            <w:pPr>
              <w:rPr>
                <w:rFonts w:ascii="Calibri" w:hAnsi="Calibri"/>
                <w:b/>
                <w:bCs/>
                <w:color w:val="000000"/>
                <w:sz w:val="18"/>
                <w:szCs w:val="18"/>
                <w:lang w:val="en-IN" w:eastAsia="en-IN"/>
              </w:rPr>
            </w:pPr>
            <w:proofErr w:type="spellStart"/>
            <w:r w:rsidRPr="002F2393">
              <w:rPr>
                <w:rFonts w:ascii="Calibri" w:hAnsi="Calibri"/>
                <w:b/>
                <w:bCs/>
                <w:color w:val="000000"/>
                <w:sz w:val="18"/>
                <w:szCs w:val="18"/>
                <w:lang w:val="en-IN" w:eastAsia="en-IN"/>
              </w:rPr>
              <w:t>S.No</w:t>
            </w:r>
            <w:proofErr w:type="spellEnd"/>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545A58" w:rsidRPr="002F2393" w:rsidRDefault="00545A58" w:rsidP="00E1611F">
            <w:pPr>
              <w:rPr>
                <w:rFonts w:ascii="Calibri" w:hAnsi="Calibri"/>
                <w:b/>
                <w:bCs/>
                <w:color w:val="000000"/>
                <w:sz w:val="18"/>
                <w:szCs w:val="18"/>
                <w:lang w:val="en-IN" w:eastAsia="en-IN"/>
              </w:rPr>
            </w:pPr>
            <w:proofErr w:type="spellStart"/>
            <w:r w:rsidRPr="002F2393">
              <w:rPr>
                <w:rFonts w:ascii="Calibri" w:hAnsi="Calibri"/>
                <w:b/>
                <w:bCs/>
                <w:color w:val="000000"/>
                <w:sz w:val="18"/>
                <w:szCs w:val="18"/>
                <w:lang w:val="en-IN" w:eastAsia="en-IN"/>
              </w:rPr>
              <w:t>Artifact</w:t>
            </w:r>
            <w:proofErr w:type="spellEnd"/>
            <w:r w:rsidRPr="002F2393">
              <w:rPr>
                <w:rFonts w:ascii="Calibri" w:hAnsi="Calibri"/>
                <w:b/>
                <w:bCs/>
                <w:color w:val="000000"/>
                <w:sz w:val="18"/>
                <w:szCs w:val="18"/>
                <w:lang w:val="en-IN" w:eastAsia="en-IN"/>
              </w:rPr>
              <w:t xml:space="preserve"> name</w:t>
            </w:r>
          </w:p>
        </w:tc>
        <w:tc>
          <w:tcPr>
            <w:tcW w:w="4395" w:type="dxa"/>
            <w:tcBorders>
              <w:top w:val="single" w:sz="4" w:space="0" w:color="auto"/>
              <w:left w:val="nil"/>
              <w:bottom w:val="single" w:sz="4" w:space="0" w:color="auto"/>
              <w:right w:val="single" w:sz="4" w:space="0" w:color="auto"/>
            </w:tcBorders>
            <w:shd w:val="clear" w:color="auto" w:fill="auto"/>
            <w:noWrap/>
            <w:vAlign w:val="bottom"/>
            <w:hideMark/>
          </w:tcPr>
          <w:p w:rsidR="00545A58" w:rsidRPr="002F2393" w:rsidRDefault="00545A58" w:rsidP="00E1611F">
            <w:pPr>
              <w:rPr>
                <w:rFonts w:ascii="Calibri" w:hAnsi="Calibri"/>
                <w:b/>
                <w:bCs/>
                <w:color w:val="000000"/>
                <w:sz w:val="18"/>
                <w:szCs w:val="18"/>
                <w:lang w:val="en-IN" w:eastAsia="en-IN"/>
              </w:rPr>
            </w:pPr>
            <w:r w:rsidRPr="002F2393">
              <w:rPr>
                <w:rFonts w:ascii="Calibri" w:hAnsi="Calibri"/>
                <w:b/>
                <w:bCs/>
                <w:color w:val="000000"/>
                <w:sz w:val="18"/>
                <w:szCs w:val="18"/>
                <w:lang w:val="en-IN" w:eastAsia="en-IN"/>
              </w:rPr>
              <w:t xml:space="preserve">Document bundled in the </w:t>
            </w:r>
            <w:proofErr w:type="spellStart"/>
            <w:r w:rsidRPr="002F2393">
              <w:rPr>
                <w:rFonts w:ascii="Calibri" w:hAnsi="Calibri"/>
                <w:b/>
                <w:bCs/>
                <w:color w:val="000000"/>
                <w:sz w:val="18"/>
                <w:szCs w:val="18"/>
                <w:lang w:val="en-IN" w:eastAsia="en-IN"/>
              </w:rPr>
              <w:t>artifact</w:t>
            </w:r>
            <w:proofErr w:type="spellEnd"/>
          </w:p>
        </w:tc>
        <w:tc>
          <w:tcPr>
            <w:tcW w:w="2503" w:type="dxa"/>
            <w:tcBorders>
              <w:top w:val="single" w:sz="4" w:space="0" w:color="auto"/>
              <w:left w:val="nil"/>
              <w:bottom w:val="single" w:sz="4" w:space="0" w:color="auto"/>
              <w:right w:val="single" w:sz="4" w:space="0" w:color="auto"/>
            </w:tcBorders>
            <w:shd w:val="clear" w:color="auto" w:fill="auto"/>
            <w:noWrap/>
            <w:vAlign w:val="bottom"/>
            <w:hideMark/>
          </w:tcPr>
          <w:p w:rsidR="00545A58" w:rsidRPr="002F2393" w:rsidRDefault="00545A58" w:rsidP="00E1611F">
            <w:pPr>
              <w:rPr>
                <w:rFonts w:ascii="Calibri" w:hAnsi="Calibri"/>
                <w:b/>
                <w:bCs/>
                <w:color w:val="000000"/>
                <w:sz w:val="18"/>
                <w:szCs w:val="18"/>
                <w:lang w:val="en-IN" w:eastAsia="en-IN"/>
              </w:rPr>
            </w:pPr>
            <w:r w:rsidRPr="002F2393">
              <w:rPr>
                <w:rFonts w:ascii="Calibri" w:hAnsi="Calibri"/>
                <w:b/>
                <w:bCs/>
                <w:color w:val="000000"/>
                <w:sz w:val="18"/>
                <w:szCs w:val="18"/>
                <w:lang w:val="en-IN" w:eastAsia="en-IN"/>
              </w:rPr>
              <w:t>Download/Upload or both</w:t>
            </w:r>
          </w:p>
        </w:tc>
      </w:tr>
      <w:tr w:rsidR="00545A58" w:rsidRPr="002F2393" w:rsidTr="002F2393">
        <w:trPr>
          <w:trHeight w:val="900"/>
        </w:trPr>
        <w:tc>
          <w:tcPr>
            <w:tcW w:w="565" w:type="dxa"/>
            <w:tcBorders>
              <w:top w:val="nil"/>
              <w:left w:val="single" w:sz="4" w:space="0" w:color="auto"/>
              <w:bottom w:val="single" w:sz="4" w:space="0" w:color="auto"/>
              <w:right w:val="single" w:sz="4" w:space="0" w:color="auto"/>
            </w:tcBorders>
            <w:shd w:val="clear" w:color="auto" w:fill="auto"/>
            <w:noWrap/>
            <w:vAlign w:val="bottom"/>
            <w:hideMark/>
          </w:tcPr>
          <w:p w:rsidR="00545A58" w:rsidRPr="002F2393" w:rsidRDefault="00545A58" w:rsidP="00E1611F">
            <w:pPr>
              <w:jc w:val="right"/>
              <w:rPr>
                <w:rFonts w:ascii="Calibri" w:hAnsi="Calibri"/>
                <w:color w:val="000000"/>
                <w:sz w:val="18"/>
                <w:szCs w:val="18"/>
                <w:lang w:val="en-IN" w:eastAsia="en-IN"/>
              </w:rPr>
            </w:pPr>
            <w:r w:rsidRPr="002F2393">
              <w:rPr>
                <w:rFonts w:ascii="Calibri" w:hAnsi="Calibri"/>
                <w:color w:val="000000"/>
                <w:sz w:val="18"/>
                <w:szCs w:val="18"/>
                <w:lang w:val="en-IN" w:eastAsia="en-IN"/>
              </w:rPr>
              <w:t>1</w:t>
            </w:r>
          </w:p>
        </w:tc>
        <w:tc>
          <w:tcPr>
            <w:tcW w:w="1718" w:type="dxa"/>
            <w:tcBorders>
              <w:top w:val="nil"/>
              <w:left w:val="nil"/>
              <w:bottom w:val="single" w:sz="4" w:space="0" w:color="auto"/>
              <w:right w:val="single" w:sz="4" w:space="0" w:color="auto"/>
            </w:tcBorders>
            <w:shd w:val="clear" w:color="auto" w:fill="auto"/>
            <w:noWrap/>
            <w:vAlign w:val="bottom"/>
            <w:hideMark/>
          </w:tcPr>
          <w:p w:rsidR="00545A58" w:rsidRPr="002F2393" w:rsidRDefault="00545A5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Loan Application</w:t>
            </w:r>
          </w:p>
        </w:tc>
        <w:tc>
          <w:tcPr>
            <w:tcW w:w="4395" w:type="dxa"/>
            <w:tcBorders>
              <w:top w:val="nil"/>
              <w:left w:val="nil"/>
              <w:bottom w:val="single" w:sz="4" w:space="0" w:color="auto"/>
              <w:right w:val="single" w:sz="4" w:space="0" w:color="auto"/>
            </w:tcBorders>
            <w:shd w:val="clear" w:color="auto" w:fill="auto"/>
            <w:vAlign w:val="bottom"/>
            <w:hideMark/>
          </w:tcPr>
          <w:p w:rsidR="00545A58" w:rsidRPr="002F2393" w:rsidRDefault="00545A5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1.Applicant details</w:t>
            </w:r>
            <w:r w:rsidRPr="002F2393">
              <w:rPr>
                <w:rFonts w:ascii="Calibri" w:hAnsi="Calibri"/>
                <w:color w:val="000000"/>
                <w:sz w:val="18"/>
                <w:szCs w:val="18"/>
                <w:lang w:val="en-IN" w:eastAsia="en-IN"/>
              </w:rPr>
              <w:br/>
              <w:t>2.Co applicant details</w:t>
            </w:r>
            <w:r w:rsidRPr="002F2393">
              <w:rPr>
                <w:rFonts w:ascii="Calibri" w:hAnsi="Calibri"/>
                <w:color w:val="000000"/>
                <w:sz w:val="18"/>
                <w:szCs w:val="18"/>
                <w:lang w:val="en-IN" w:eastAsia="en-IN"/>
              </w:rPr>
              <w:br/>
              <w:t>3.Guarantor details</w:t>
            </w:r>
          </w:p>
        </w:tc>
        <w:tc>
          <w:tcPr>
            <w:tcW w:w="2503" w:type="dxa"/>
            <w:tcBorders>
              <w:top w:val="nil"/>
              <w:left w:val="nil"/>
              <w:bottom w:val="single" w:sz="4" w:space="0" w:color="auto"/>
              <w:right w:val="single" w:sz="4" w:space="0" w:color="auto"/>
            </w:tcBorders>
            <w:shd w:val="clear" w:color="auto" w:fill="auto"/>
            <w:noWrap/>
            <w:vAlign w:val="bottom"/>
            <w:hideMark/>
          </w:tcPr>
          <w:p w:rsidR="00545A58" w:rsidRPr="002F2393" w:rsidRDefault="00545A5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Download and Upload</w:t>
            </w:r>
          </w:p>
        </w:tc>
      </w:tr>
      <w:tr w:rsidR="00545A58" w:rsidRPr="002F2393" w:rsidTr="002F2393">
        <w:trPr>
          <w:trHeight w:val="2044"/>
        </w:trPr>
        <w:tc>
          <w:tcPr>
            <w:tcW w:w="565" w:type="dxa"/>
            <w:tcBorders>
              <w:top w:val="nil"/>
              <w:left w:val="single" w:sz="4" w:space="0" w:color="auto"/>
              <w:bottom w:val="single" w:sz="4" w:space="0" w:color="auto"/>
              <w:right w:val="single" w:sz="4" w:space="0" w:color="auto"/>
            </w:tcBorders>
            <w:shd w:val="clear" w:color="auto" w:fill="auto"/>
            <w:noWrap/>
            <w:vAlign w:val="bottom"/>
            <w:hideMark/>
          </w:tcPr>
          <w:p w:rsidR="00545A58" w:rsidRPr="002F2393" w:rsidRDefault="00545A58" w:rsidP="00E1611F">
            <w:pPr>
              <w:jc w:val="right"/>
              <w:rPr>
                <w:rFonts w:ascii="Calibri" w:hAnsi="Calibri"/>
                <w:color w:val="000000"/>
                <w:sz w:val="18"/>
                <w:szCs w:val="18"/>
                <w:lang w:val="en-IN" w:eastAsia="en-IN"/>
              </w:rPr>
            </w:pPr>
            <w:r w:rsidRPr="002F2393">
              <w:rPr>
                <w:rFonts w:ascii="Calibri" w:hAnsi="Calibri"/>
                <w:color w:val="000000"/>
                <w:sz w:val="18"/>
                <w:szCs w:val="18"/>
                <w:lang w:val="en-IN" w:eastAsia="en-IN"/>
              </w:rPr>
              <w:t>3</w:t>
            </w:r>
          </w:p>
        </w:tc>
        <w:tc>
          <w:tcPr>
            <w:tcW w:w="1718" w:type="dxa"/>
            <w:tcBorders>
              <w:top w:val="nil"/>
              <w:left w:val="nil"/>
              <w:bottom w:val="single" w:sz="4" w:space="0" w:color="auto"/>
              <w:right w:val="single" w:sz="4" w:space="0" w:color="auto"/>
            </w:tcBorders>
            <w:shd w:val="clear" w:color="auto" w:fill="auto"/>
            <w:noWrap/>
            <w:vAlign w:val="bottom"/>
            <w:hideMark/>
          </w:tcPr>
          <w:p w:rsidR="00545A58" w:rsidRPr="002F2393" w:rsidRDefault="00545A5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Legal Schedule</w:t>
            </w:r>
          </w:p>
        </w:tc>
        <w:tc>
          <w:tcPr>
            <w:tcW w:w="4395" w:type="dxa"/>
            <w:tcBorders>
              <w:top w:val="nil"/>
              <w:left w:val="nil"/>
              <w:bottom w:val="single" w:sz="4" w:space="0" w:color="auto"/>
              <w:right w:val="single" w:sz="4" w:space="0" w:color="auto"/>
            </w:tcBorders>
            <w:shd w:val="clear" w:color="auto" w:fill="auto"/>
            <w:vAlign w:val="bottom"/>
            <w:hideMark/>
          </w:tcPr>
          <w:p w:rsidR="00545A58" w:rsidRPr="002F2393" w:rsidRDefault="00545A58" w:rsidP="00E1611F">
            <w:pPr>
              <w:rPr>
                <w:rFonts w:ascii="Calibri" w:hAnsi="Calibri"/>
                <w:color w:val="000000"/>
                <w:sz w:val="18"/>
                <w:szCs w:val="18"/>
                <w:lang w:val="en-IN" w:eastAsia="en-IN"/>
              </w:rPr>
            </w:pPr>
            <w:proofErr w:type="gramStart"/>
            <w:r w:rsidRPr="002F2393">
              <w:rPr>
                <w:rFonts w:ascii="Calibri" w:hAnsi="Calibri"/>
                <w:color w:val="000000"/>
                <w:sz w:val="18"/>
                <w:szCs w:val="18"/>
                <w:lang w:val="en-IN" w:eastAsia="en-IN"/>
              </w:rPr>
              <w:t>1.Schedule</w:t>
            </w:r>
            <w:proofErr w:type="gramEnd"/>
            <w:r w:rsidRPr="002F2393">
              <w:rPr>
                <w:rFonts w:ascii="Calibri" w:hAnsi="Calibri"/>
                <w:color w:val="000000"/>
                <w:sz w:val="18"/>
                <w:szCs w:val="18"/>
                <w:lang w:val="en-IN" w:eastAsia="en-IN"/>
              </w:rPr>
              <w:t xml:space="preserve"> </w:t>
            </w:r>
            <w:r w:rsidRPr="002F2393">
              <w:rPr>
                <w:rFonts w:ascii="Calibri" w:hAnsi="Calibri"/>
                <w:color w:val="000000"/>
                <w:sz w:val="18"/>
                <w:szCs w:val="18"/>
                <w:lang w:val="en-IN" w:eastAsia="en-IN"/>
              </w:rPr>
              <w:br/>
              <w:t>2.DPN</w:t>
            </w:r>
            <w:r w:rsidRPr="002F2393">
              <w:rPr>
                <w:rFonts w:ascii="Calibri" w:hAnsi="Calibri"/>
                <w:color w:val="000000"/>
                <w:sz w:val="18"/>
                <w:szCs w:val="18"/>
                <w:lang w:val="en-IN" w:eastAsia="en-IN"/>
              </w:rPr>
              <w:br/>
              <w:t>3.Authorization for deduction of fees and charges</w:t>
            </w:r>
            <w:r w:rsidRPr="002F2393">
              <w:rPr>
                <w:rFonts w:ascii="Calibri" w:hAnsi="Calibri"/>
                <w:color w:val="000000"/>
                <w:sz w:val="18"/>
                <w:szCs w:val="18"/>
                <w:lang w:val="en-IN" w:eastAsia="en-IN"/>
              </w:rPr>
              <w:br/>
              <w:t>4.Asset surrender</w:t>
            </w:r>
            <w:r w:rsidRPr="002F2393">
              <w:rPr>
                <w:rFonts w:ascii="Calibri" w:hAnsi="Calibri"/>
                <w:color w:val="000000"/>
                <w:sz w:val="18"/>
                <w:szCs w:val="18"/>
                <w:lang w:val="en-IN" w:eastAsia="en-IN"/>
              </w:rPr>
              <w:br/>
              <w:t>5.Vendor Declaration</w:t>
            </w:r>
            <w:r w:rsidRPr="002F2393">
              <w:rPr>
                <w:rFonts w:ascii="Calibri" w:hAnsi="Calibri"/>
                <w:color w:val="000000"/>
                <w:sz w:val="18"/>
                <w:szCs w:val="18"/>
                <w:lang w:val="en-IN" w:eastAsia="en-IN"/>
              </w:rPr>
              <w:br/>
              <w:t xml:space="preserve">6.Language affidavit </w:t>
            </w:r>
            <w:r w:rsidRPr="002F2393">
              <w:rPr>
                <w:rFonts w:ascii="Calibri" w:hAnsi="Calibri"/>
                <w:color w:val="000000"/>
                <w:sz w:val="18"/>
                <w:szCs w:val="18"/>
                <w:lang w:val="en-IN" w:eastAsia="en-IN"/>
              </w:rPr>
              <w:br/>
              <w:t>7. Authorization letter to disburse to third party account</w:t>
            </w:r>
          </w:p>
        </w:tc>
        <w:tc>
          <w:tcPr>
            <w:tcW w:w="2503" w:type="dxa"/>
            <w:tcBorders>
              <w:top w:val="nil"/>
              <w:left w:val="nil"/>
              <w:bottom w:val="single" w:sz="4" w:space="0" w:color="auto"/>
              <w:right w:val="single" w:sz="4" w:space="0" w:color="auto"/>
            </w:tcBorders>
            <w:shd w:val="clear" w:color="auto" w:fill="auto"/>
            <w:noWrap/>
            <w:vAlign w:val="bottom"/>
            <w:hideMark/>
          </w:tcPr>
          <w:p w:rsidR="00545A58" w:rsidRPr="002F2393" w:rsidRDefault="00545A5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Download and Upload</w:t>
            </w:r>
          </w:p>
        </w:tc>
      </w:tr>
      <w:tr w:rsidR="00545A58" w:rsidRPr="002F2393" w:rsidTr="002F2393">
        <w:trPr>
          <w:trHeight w:val="1200"/>
        </w:trPr>
        <w:tc>
          <w:tcPr>
            <w:tcW w:w="565" w:type="dxa"/>
            <w:tcBorders>
              <w:top w:val="nil"/>
              <w:left w:val="single" w:sz="4" w:space="0" w:color="auto"/>
              <w:bottom w:val="single" w:sz="4" w:space="0" w:color="auto"/>
              <w:right w:val="single" w:sz="4" w:space="0" w:color="auto"/>
            </w:tcBorders>
            <w:shd w:val="clear" w:color="auto" w:fill="auto"/>
            <w:noWrap/>
            <w:vAlign w:val="bottom"/>
            <w:hideMark/>
          </w:tcPr>
          <w:p w:rsidR="00545A58" w:rsidRPr="002F2393" w:rsidRDefault="00545A58" w:rsidP="00E1611F">
            <w:pPr>
              <w:jc w:val="right"/>
              <w:rPr>
                <w:rFonts w:ascii="Calibri" w:hAnsi="Calibri"/>
                <w:color w:val="000000"/>
                <w:sz w:val="18"/>
                <w:szCs w:val="18"/>
                <w:lang w:val="en-IN" w:eastAsia="en-IN"/>
              </w:rPr>
            </w:pPr>
            <w:r w:rsidRPr="002F2393">
              <w:rPr>
                <w:rFonts w:ascii="Calibri" w:hAnsi="Calibri"/>
                <w:color w:val="000000"/>
                <w:sz w:val="18"/>
                <w:szCs w:val="18"/>
                <w:lang w:val="en-IN" w:eastAsia="en-IN"/>
              </w:rPr>
              <w:t>4</w:t>
            </w:r>
          </w:p>
        </w:tc>
        <w:tc>
          <w:tcPr>
            <w:tcW w:w="1718" w:type="dxa"/>
            <w:tcBorders>
              <w:top w:val="nil"/>
              <w:left w:val="nil"/>
              <w:bottom w:val="single" w:sz="4" w:space="0" w:color="auto"/>
              <w:right w:val="single" w:sz="4" w:space="0" w:color="auto"/>
            </w:tcBorders>
            <w:shd w:val="clear" w:color="auto" w:fill="auto"/>
            <w:noWrap/>
            <w:vAlign w:val="bottom"/>
            <w:hideMark/>
          </w:tcPr>
          <w:p w:rsidR="00545A58" w:rsidRPr="002F2393" w:rsidRDefault="00545A5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Loan sanction documents</w:t>
            </w:r>
          </w:p>
        </w:tc>
        <w:tc>
          <w:tcPr>
            <w:tcW w:w="4395" w:type="dxa"/>
            <w:tcBorders>
              <w:top w:val="nil"/>
              <w:left w:val="nil"/>
              <w:bottom w:val="single" w:sz="4" w:space="0" w:color="auto"/>
              <w:right w:val="single" w:sz="4" w:space="0" w:color="auto"/>
            </w:tcBorders>
            <w:shd w:val="clear" w:color="auto" w:fill="auto"/>
            <w:vAlign w:val="bottom"/>
            <w:hideMark/>
          </w:tcPr>
          <w:p w:rsidR="00545A58" w:rsidRPr="002F2393" w:rsidRDefault="00545A5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1.EMI schedule</w:t>
            </w:r>
            <w:r w:rsidRPr="002F2393">
              <w:rPr>
                <w:rFonts w:ascii="Calibri" w:hAnsi="Calibri"/>
                <w:color w:val="000000"/>
                <w:sz w:val="18"/>
                <w:szCs w:val="18"/>
                <w:lang w:val="en-IN" w:eastAsia="en-IN"/>
              </w:rPr>
              <w:br/>
              <w:t xml:space="preserve">2.Receipt </w:t>
            </w:r>
            <w:r w:rsidRPr="002F2393">
              <w:rPr>
                <w:rFonts w:ascii="Calibri" w:hAnsi="Calibri"/>
                <w:color w:val="000000"/>
                <w:sz w:val="18"/>
                <w:szCs w:val="18"/>
                <w:lang w:val="en-IN" w:eastAsia="en-IN"/>
              </w:rPr>
              <w:br/>
              <w:t>3.Sanction letter</w:t>
            </w:r>
            <w:r w:rsidRPr="002F2393">
              <w:rPr>
                <w:rFonts w:ascii="Calibri" w:hAnsi="Calibri"/>
                <w:color w:val="000000"/>
                <w:sz w:val="18"/>
                <w:szCs w:val="18"/>
                <w:lang w:val="en-IN" w:eastAsia="en-IN"/>
              </w:rPr>
              <w:br/>
              <w:t>4.Self declaration letter</w:t>
            </w:r>
          </w:p>
        </w:tc>
        <w:tc>
          <w:tcPr>
            <w:tcW w:w="2503" w:type="dxa"/>
            <w:tcBorders>
              <w:top w:val="nil"/>
              <w:left w:val="nil"/>
              <w:bottom w:val="single" w:sz="4" w:space="0" w:color="auto"/>
              <w:right w:val="single" w:sz="4" w:space="0" w:color="auto"/>
            </w:tcBorders>
            <w:shd w:val="clear" w:color="auto" w:fill="auto"/>
            <w:noWrap/>
            <w:vAlign w:val="bottom"/>
            <w:hideMark/>
          </w:tcPr>
          <w:p w:rsidR="00545A58" w:rsidRPr="002F2393" w:rsidRDefault="00545A5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Download and Upload</w:t>
            </w:r>
          </w:p>
        </w:tc>
      </w:tr>
    </w:tbl>
    <w:p w:rsidR="00545A58" w:rsidRDefault="00545A58" w:rsidP="0003680C">
      <w:pPr>
        <w:rPr>
          <w:rFonts w:asciiTheme="minorHAnsi" w:hAnsiTheme="minorHAnsi"/>
          <w:sz w:val="28"/>
          <w:szCs w:val="28"/>
        </w:rPr>
      </w:pPr>
    </w:p>
    <w:p w:rsidR="00545A58" w:rsidRPr="002F2393" w:rsidRDefault="0088568F" w:rsidP="002F2393">
      <w:pPr>
        <w:pStyle w:val="Heading2"/>
        <w:numPr>
          <w:ilvl w:val="2"/>
          <w:numId w:val="11"/>
        </w:numPr>
        <w:rPr>
          <w:sz w:val="26"/>
          <w:szCs w:val="26"/>
        </w:rPr>
      </w:pPr>
      <w:bookmarkStart w:id="527" w:name="_Toc459219426"/>
      <w:r w:rsidRPr="002F2393">
        <w:rPr>
          <w:sz w:val="26"/>
          <w:szCs w:val="26"/>
        </w:rPr>
        <w:t>Document U</w:t>
      </w:r>
      <w:r w:rsidR="00AB6928" w:rsidRPr="002F2393">
        <w:rPr>
          <w:sz w:val="26"/>
          <w:szCs w:val="26"/>
        </w:rPr>
        <w:t>pload artifacts</w:t>
      </w:r>
      <w:bookmarkEnd w:id="527"/>
    </w:p>
    <w:p w:rsidR="00AB6928" w:rsidRDefault="00AB6928" w:rsidP="0003680C">
      <w:pPr>
        <w:rPr>
          <w:rFonts w:asciiTheme="minorHAnsi" w:hAnsiTheme="minorHAnsi"/>
          <w:sz w:val="28"/>
          <w:szCs w:val="28"/>
        </w:rPr>
      </w:pPr>
    </w:p>
    <w:tbl>
      <w:tblPr>
        <w:tblW w:w="7940" w:type="dxa"/>
        <w:tblInd w:w="93" w:type="dxa"/>
        <w:tblLook w:val="04A0" w:firstRow="1" w:lastRow="0" w:firstColumn="1" w:lastColumn="0" w:noHBand="0" w:noVBand="1"/>
      </w:tblPr>
      <w:tblGrid>
        <w:gridCol w:w="940"/>
        <w:gridCol w:w="2860"/>
        <w:gridCol w:w="4140"/>
      </w:tblGrid>
      <w:tr w:rsidR="00AB6928" w:rsidRPr="002F2393" w:rsidTr="00E1611F">
        <w:trPr>
          <w:trHeight w:val="300"/>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B6928" w:rsidRPr="002F2393" w:rsidRDefault="00AB6928" w:rsidP="00E1611F">
            <w:pPr>
              <w:rPr>
                <w:rFonts w:ascii="Calibri" w:hAnsi="Calibri"/>
                <w:b/>
                <w:bCs/>
                <w:color w:val="000000"/>
                <w:sz w:val="18"/>
                <w:szCs w:val="18"/>
                <w:lang w:val="en-IN" w:eastAsia="en-IN"/>
              </w:rPr>
            </w:pPr>
            <w:proofErr w:type="spellStart"/>
            <w:r w:rsidRPr="002F2393">
              <w:rPr>
                <w:rFonts w:ascii="Calibri" w:hAnsi="Calibri"/>
                <w:b/>
                <w:bCs/>
                <w:color w:val="000000"/>
                <w:sz w:val="18"/>
                <w:szCs w:val="18"/>
                <w:lang w:val="en-IN" w:eastAsia="en-IN"/>
              </w:rPr>
              <w:t>S.No</w:t>
            </w:r>
            <w:proofErr w:type="spellEnd"/>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rsidR="00AB6928" w:rsidRPr="002F2393" w:rsidRDefault="00AB6928" w:rsidP="00E1611F">
            <w:pPr>
              <w:rPr>
                <w:rFonts w:ascii="Calibri" w:hAnsi="Calibri"/>
                <w:b/>
                <w:bCs/>
                <w:color w:val="000000"/>
                <w:sz w:val="18"/>
                <w:szCs w:val="18"/>
                <w:lang w:val="en-IN" w:eastAsia="en-IN"/>
              </w:rPr>
            </w:pPr>
            <w:proofErr w:type="spellStart"/>
            <w:r w:rsidRPr="002F2393">
              <w:rPr>
                <w:rFonts w:ascii="Calibri" w:hAnsi="Calibri"/>
                <w:b/>
                <w:bCs/>
                <w:color w:val="000000"/>
                <w:sz w:val="18"/>
                <w:szCs w:val="18"/>
                <w:lang w:val="en-IN" w:eastAsia="en-IN"/>
              </w:rPr>
              <w:t>Artifact</w:t>
            </w:r>
            <w:proofErr w:type="spellEnd"/>
            <w:r w:rsidRPr="002F2393">
              <w:rPr>
                <w:rFonts w:ascii="Calibri" w:hAnsi="Calibri"/>
                <w:b/>
                <w:bCs/>
                <w:color w:val="000000"/>
                <w:sz w:val="18"/>
                <w:szCs w:val="18"/>
                <w:lang w:val="en-IN" w:eastAsia="en-IN"/>
              </w:rPr>
              <w:t xml:space="preserve"> name</w:t>
            </w:r>
          </w:p>
        </w:tc>
        <w:tc>
          <w:tcPr>
            <w:tcW w:w="4140" w:type="dxa"/>
            <w:tcBorders>
              <w:top w:val="single" w:sz="4" w:space="0" w:color="auto"/>
              <w:left w:val="nil"/>
              <w:bottom w:val="single" w:sz="4" w:space="0" w:color="auto"/>
              <w:right w:val="single" w:sz="4" w:space="0" w:color="auto"/>
            </w:tcBorders>
            <w:shd w:val="clear" w:color="auto" w:fill="auto"/>
            <w:noWrap/>
            <w:vAlign w:val="bottom"/>
            <w:hideMark/>
          </w:tcPr>
          <w:p w:rsidR="00AB6928" w:rsidRPr="002F2393" w:rsidRDefault="00AB6928" w:rsidP="0045418B">
            <w:pPr>
              <w:rPr>
                <w:rFonts w:ascii="Calibri" w:hAnsi="Calibri"/>
                <w:b/>
                <w:bCs/>
                <w:color w:val="000000"/>
                <w:sz w:val="18"/>
                <w:szCs w:val="18"/>
                <w:lang w:val="en-IN" w:eastAsia="en-IN"/>
              </w:rPr>
            </w:pPr>
            <w:r w:rsidRPr="002F2393">
              <w:rPr>
                <w:rFonts w:ascii="Calibri" w:hAnsi="Calibri"/>
                <w:b/>
                <w:bCs/>
                <w:color w:val="000000"/>
                <w:sz w:val="18"/>
                <w:szCs w:val="18"/>
                <w:lang w:val="en-IN" w:eastAsia="en-IN"/>
              </w:rPr>
              <w:t xml:space="preserve">Document bundled in the </w:t>
            </w:r>
            <w:proofErr w:type="spellStart"/>
            <w:r w:rsidR="0045418B">
              <w:rPr>
                <w:rFonts w:ascii="Calibri" w:hAnsi="Calibri"/>
                <w:b/>
                <w:bCs/>
                <w:color w:val="000000"/>
                <w:sz w:val="18"/>
                <w:szCs w:val="18"/>
                <w:lang w:val="en-IN" w:eastAsia="en-IN"/>
              </w:rPr>
              <w:t>A</w:t>
            </w:r>
            <w:r w:rsidRPr="002F2393">
              <w:rPr>
                <w:rFonts w:ascii="Calibri" w:hAnsi="Calibri"/>
                <w:b/>
                <w:bCs/>
                <w:color w:val="000000"/>
                <w:sz w:val="18"/>
                <w:szCs w:val="18"/>
                <w:lang w:val="en-IN" w:eastAsia="en-IN"/>
              </w:rPr>
              <w:t>rtifact</w:t>
            </w:r>
            <w:proofErr w:type="spellEnd"/>
          </w:p>
        </w:tc>
      </w:tr>
      <w:tr w:rsidR="00AB6928" w:rsidRPr="002F2393" w:rsidTr="00E1611F">
        <w:trPr>
          <w:trHeight w:val="9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AB6928" w:rsidRPr="002F2393" w:rsidRDefault="00AB6928" w:rsidP="00E1611F">
            <w:pPr>
              <w:jc w:val="right"/>
              <w:rPr>
                <w:rFonts w:ascii="Calibri" w:hAnsi="Calibri"/>
                <w:color w:val="000000"/>
                <w:sz w:val="18"/>
                <w:szCs w:val="18"/>
                <w:lang w:val="en-IN" w:eastAsia="en-IN"/>
              </w:rPr>
            </w:pPr>
            <w:r w:rsidRPr="002F2393">
              <w:rPr>
                <w:rFonts w:ascii="Calibri" w:hAnsi="Calibri"/>
                <w:color w:val="000000"/>
                <w:sz w:val="18"/>
                <w:szCs w:val="18"/>
                <w:lang w:val="en-IN" w:eastAsia="en-IN"/>
              </w:rPr>
              <w:t>1</w:t>
            </w:r>
          </w:p>
        </w:tc>
        <w:tc>
          <w:tcPr>
            <w:tcW w:w="2860" w:type="dxa"/>
            <w:tcBorders>
              <w:top w:val="nil"/>
              <w:left w:val="nil"/>
              <w:bottom w:val="single" w:sz="4" w:space="0" w:color="auto"/>
              <w:right w:val="single" w:sz="4" w:space="0" w:color="auto"/>
            </w:tcBorders>
            <w:shd w:val="clear" w:color="auto" w:fill="auto"/>
            <w:noWrap/>
            <w:vAlign w:val="bottom"/>
            <w:hideMark/>
          </w:tcPr>
          <w:p w:rsidR="00AB6928" w:rsidRPr="002F2393" w:rsidRDefault="00AB692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Loan Application</w:t>
            </w:r>
          </w:p>
        </w:tc>
        <w:tc>
          <w:tcPr>
            <w:tcW w:w="4140" w:type="dxa"/>
            <w:tcBorders>
              <w:top w:val="nil"/>
              <w:left w:val="nil"/>
              <w:bottom w:val="single" w:sz="4" w:space="0" w:color="auto"/>
              <w:right w:val="single" w:sz="4" w:space="0" w:color="auto"/>
            </w:tcBorders>
            <w:shd w:val="clear" w:color="auto" w:fill="auto"/>
            <w:vAlign w:val="bottom"/>
            <w:hideMark/>
          </w:tcPr>
          <w:p w:rsidR="00AB6928" w:rsidRPr="002F2393" w:rsidRDefault="00AB692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1.Applicant details</w:t>
            </w:r>
            <w:r w:rsidRPr="002F2393">
              <w:rPr>
                <w:rFonts w:ascii="Calibri" w:hAnsi="Calibri"/>
                <w:color w:val="000000"/>
                <w:sz w:val="18"/>
                <w:szCs w:val="18"/>
                <w:lang w:val="en-IN" w:eastAsia="en-IN"/>
              </w:rPr>
              <w:br/>
              <w:t>2.Co applicant details</w:t>
            </w:r>
            <w:r w:rsidRPr="002F2393">
              <w:rPr>
                <w:rFonts w:ascii="Calibri" w:hAnsi="Calibri"/>
                <w:color w:val="000000"/>
                <w:sz w:val="18"/>
                <w:szCs w:val="18"/>
                <w:lang w:val="en-IN" w:eastAsia="en-IN"/>
              </w:rPr>
              <w:br/>
              <w:t>3.Guarantor details</w:t>
            </w:r>
          </w:p>
        </w:tc>
      </w:tr>
      <w:tr w:rsidR="00AB6928" w:rsidRPr="002F2393" w:rsidTr="00F56D9E">
        <w:trPr>
          <w:trHeight w:val="1814"/>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AB6928" w:rsidRPr="002F2393" w:rsidRDefault="00AB6928" w:rsidP="00E1611F">
            <w:pPr>
              <w:jc w:val="right"/>
              <w:rPr>
                <w:rFonts w:ascii="Calibri" w:hAnsi="Calibri"/>
                <w:color w:val="000000"/>
                <w:sz w:val="18"/>
                <w:szCs w:val="18"/>
                <w:lang w:val="en-IN" w:eastAsia="en-IN"/>
              </w:rPr>
            </w:pPr>
            <w:r w:rsidRPr="002F2393">
              <w:rPr>
                <w:rFonts w:ascii="Calibri" w:hAnsi="Calibri"/>
                <w:color w:val="000000"/>
                <w:sz w:val="18"/>
                <w:szCs w:val="18"/>
                <w:lang w:val="en-IN" w:eastAsia="en-IN"/>
              </w:rPr>
              <w:t>2</w:t>
            </w:r>
          </w:p>
        </w:tc>
        <w:tc>
          <w:tcPr>
            <w:tcW w:w="2860" w:type="dxa"/>
            <w:tcBorders>
              <w:top w:val="nil"/>
              <w:left w:val="nil"/>
              <w:bottom w:val="single" w:sz="4" w:space="0" w:color="auto"/>
              <w:right w:val="single" w:sz="4" w:space="0" w:color="auto"/>
            </w:tcBorders>
            <w:shd w:val="clear" w:color="auto" w:fill="auto"/>
            <w:noWrap/>
            <w:vAlign w:val="bottom"/>
            <w:hideMark/>
          </w:tcPr>
          <w:p w:rsidR="00AB6928" w:rsidRPr="002F2393" w:rsidRDefault="00AB692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 xml:space="preserve">Legal Agreements </w:t>
            </w:r>
          </w:p>
        </w:tc>
        <w:tc>
          <w:tcPr>
            <w:tcW w:w="4140" w:type="dxa"/>
            <w:tcBorders>
              <w:top w:val="nil"/>
              <w:left w:val="nil"/>
              <w:bottom w:val="single" w:sz="4" w:space="0" w:color="auto"/>
              <w:right w:val="single" w:sz="4" w:space="0" w:color="auto"/>
            </w:tcBorders>
            <w:shd w:val="clear" w:color="auto" w:fill="auto"/>
            <w:vAlign w:val="bottom"/>
            <w:hideMark/>
          </w:tcPr>
          <w:p w:rsidR="00AB6928" w:rsidRPr="002F2393" w:rsidRDefault="00AB692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1.Secured document</w:t>
            </w:r>
            <w:r w:rsidRPr="002F2393">
              <w:rPr>
                <w:rFonts w:ascii="Calibri" w:hAnsi="Calibri"/>
                <w:color w:val="000000"/>
                <w:sz w:val="18"/>
                <w:szCs w:val="18"/>
                <w:lang w:val="en-IN" w:eastAsia="en-IN"/>
              </w:rPr>
              <w:br/>
              <w:t>2.Unsecured document</w:t>
            </w:r>
            <w:r w:rsidRPr="002F2393">
              <w:rPr>
                <w:rFonts w:ascii="Calibri" w:hAnsi="Calibri"/>
                <w:color w:val="000000"/>
                <w:sz w:val="18"/>
                <w:szCs w:val="18"/>
                <w:lang w:val="en-IN" w:eastAsia="en-IN"/>
              </w:rPr>
              <w:br/>
              <w:t>3.Hypothecation</w:t>
            </w:r>
            <w:r w:rsidRPr="002F2393">
              <w:rPr>
                <w:rFonts w:ascii="Calibri" w:hAnsi="Calibri"/>
                <w:color w:val="000000"/>
                <w:sz w:val="18"/>
                <w:szCs w:val="18"/>
                <w:lang w:val="en-IN" w:eastAsia="en-IN"/>
              </w:rPr>
              <w:br/>
              <w:t>4.Guarantor</w:t>
            </w:r>
            <w:r w:rsidRPr="002F2393">
              <w:rPr>
                <w:rFonts w:ascii="Calibri" w:hAnsi="Calibri"/>
                <w:color w:val="000000"/>
                <w:sz w:val="18"/>
                <w:szCs w:val="18"/>
                <w:lang w:val="en-IN" w:eastAsia="en-IN"/>
              </w:rPr>
              <w:br/>
              <w:t>5.RF</w:t>
            </w:r>
            <w:r w:rsidRPr="002F2393">
              <w:rPr>
                <w:rFonts w:ascii="Calibri" w:hAnsi="Calibri"/>
                <w:color w:val="000000"/>
                <w:sz w:val="18"/>
                <w:szCs w:val="18"/>
                <w:lang w:val="en-IN" w:eastAsia="en-IN"/>
              </w:rPr>
              <w:br/>
              <w:t>6.RFID</w:t>
            </w:r>
          </w:p>
        </w:tc>
      </w:tr>
      <w:tr w:rsidR="00AB6928" w:rsidRPr="002F2393" w:rsidTr="00E1611F">
        <w:trPr>
          <w:trHeight w:val="27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AB6928" w:rsidRPr="002F2393" w:rsidRDefault="00AB6928" w:rsidP="00E1611F">
            <w:pPr>
              <w:jc w:val="right"/>
              <w:rPr>
                <w:rFonts w:ascii="Calibri" w:hAnsi="Calibri"/>
                <w:color w:val="000000"/>
                <w:sz w:val="18"/>
                <w:szCs w:val="18"/>
                <w:lang w:val="en-IN" w:eastAsia="en-IN"/>
              </w:rPr>
            </w:pPr>
            <w:r w:rsidRPr="002F2393">
              <w:rPr>
                <w:rFonts w:ascii="Calibri" w:hAnsi="Calibri"/>
                <w:color w:val="000000"/>
                <w:sz w:val="18"/>
                <w:szCs w:val="18"/>
                <w:lang w:val="en-IN" w:eastAsia="en-IN"/>
              </w:rPr>
              <w:lastRenderedPageBreak/>
              <w:t>3</w:t>
            </w:r>
          </w:p>
        </w:tc>
        <w:tc>
          <w:tcPr>
            <w:tcW w:w="2860" w:type="dxa"/>
            <w:tcBorders>
              <w:top w:val="nil"/>
              <w:left w:val="nil"/>
              <w:bottom w:val="single" w:sz="4" w:space="0" w:color="auto"/>
              <w:right w:val="single" w:sz="4" w:space="0" w:color="auto"/>
            </w:tcBorders>
            <w:shd w:val="clear" w:color="auto" w:fill="auto"/>
            <w:noWrap/>
            <w:vAlign w:val="bottom"/>
            <w:hideMark/>
          </w:tcPr>
          <w:p w:rsidR="00AB6928" w:rsidRPr="002F2393" w:rsidRDefault="00AB692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Legal Schedule</w:t>
            </w:r>
          </w:p>
        </w:tc>
        <w:tc>
          <w:tcPr>
            <w:tcW w:w="4140" w:type="dxa"/>
            <w:tcBorders>
              <w:top w:val="nil"/>
              <w:left w:val="nil"/>
              <w:bottom w:val="single" w:sz="4" w:space="0" w:color="auto"/>
              <w:right w:val="single" w:sz="4" w:space="0" w:color="auto"/>
            </w:tcBorders>
            <w:shd w:val="clear" w:color="auto" w:fill="auto"/>
            <w:vAlign w:val="bottom"/>
            <w:hideMark/>
          </w:tcPr>
          <w:p w:rsidR="00AB6928" w:rsidRPr="002F2393" w:rsidRDefault="00AB6928" w:rsidP="00E1611F">
            <w:pPr>
              <w:rPr>
                <w:rFonts w:ascii="Calibri" w:hAnsi="Calibri"/>
                <w:color w:val="000000"/>
                <w:sz w:val="18"/>
                <w:szCs w:val="18"/>
                <w:lang w:val="en-IN" w:eastAsia="en-IN"/>
              </w:rPr>
            </w:pPr>
            <w:proofErr w:type="gramStart"/>
            <w:r w:rsidRPr="002F2393">
              <w:rPr>
                <w:rFonts w:ascii="Calibri" w:hAnsi="Calibri"/>
                <w:color w:val="000000"/>
                <w:sz w:val="18"/>
                <w:szCs w:val="18"/>
                <w:lang w:val="en-IN" w:eastAsia="en-IN"/>
              </w:rPr>
              <w:t>1.Schedule</w:t>
            </w:r>
            <w:proofErr w:type="gramEnd"/>
            <w:r w:rsidRPr="002F2393">
              <w:rPr>
                <w:rFonts w:ascii="Calibri" w:hAnsi="Calibri"/>
                <w:color w:val="000000"/>
                <w:sz w:val="18"/>
                <w:szCs w:val="18"/>
                <w:lang w:val="en-IN" w:eastAsia="en-IN"/>
              </w:rPr>
              <w:t xml:space="preserve"> </w:t>
            </w:r>
            <w:r w:rsidRPr="002F2393">
              <w:rPr>
                <w:rFonts w:ascii="Calibri" w:hAnsi="Calibri"/>
                <w:color w:val="000000"/>
                <w:sz w:val="18"/>
                <w:szCs w:val="18"/>
                <w:lang w:val="en-IN" w:eastAsia="en-IN"/>
              </w:rPr>
              <w:br/>
              <w:t>2.DPN</w:t>
            </w:r>
            <w:r w:rsidRPr="002F2393">
              <w:rPr>
                <w:rFonts w:ascii="Calibri" w:hAnsi="Calibri"/>
                <w:color w:val="000000"/>
                <w:sz w:val="18"/>
                <w:szCs w:val="18"/>
                <w:lang w:val="en-IN" w:eastAsia="en-IN"/>
              </w:rPr>
              <w:br/>
              <w:t>3.Authorization for deduction of fees and charges</w:t>
            </w:r>
            <w:r w:rsidRPr="002F2393">
              <w:rPr>
                <w:rFonts w:ascii="Calibri" w:hAnsi="Calibri"/>
                <w:color w:val="000000"/>
                <w:sz w:val="18"/>
                <w:szCs w:val="18"/>
                <w:lang w:val="en-IN" w:eastAsia="en-IN"/>
              </w:rPr>
              <w:br/>
              <w:t>4.Asset surrender</w:t>
            </w:r>
            <w:r w:rsidRPr="002F2393">
              <w:rPr>
                <w:rFonts w:ascii="Calibri" w:hAnsi="Calibri"/>
                <w:color w:val="000000"/>
                <w:sz w:val="18"/>
                <w:szCs w:val="18"/>
                <w:lang w:val="en-IN" w:eastAsia="en-IN"/>
              </w:rPr>
              <w:br/>
              <w:t>5.Vendor Declaration</w:t>
            </w:r>
            <w:r w:rsidRPr="002F2393">
              <w:rPr>
                <w:rFonts w:ascii="Calibri" w:hAnsi="Calibri"/>
                <w:color w:val="000000"/>
                <w:sz w:val="18"/>
                <w:szCs w:val="18"/>
                <w:lang w:val="en-IN" w:eastAsia="en-IN"/>
              </w:rPr>
              <w:br/>
              <w:t xml:space="preserve">6.Language affidavit </w:t>
            </w:r>
            <w:r w:rsidRPr="002F2393">
              <w:rPr>
                <w:rFonts w:ascii="Calibri" w:hAnsi="Calibri"/>
                <w:color w:val="000000"/>
                <w:sz w:val="18"/>
                <w:szCs w:val="18"/>
                <w:lang w:val="en-IN" w:eastAsia="en-IN"/>
              </w:rPr>
              <w:br/>
              <w:t>7. Authorization letter to disburse to third party account</w:t>
            </w:r>
          </w:p>
        </w:tc>
      </w:tr>
      <w:tr w:rsidR="00AB6928" w:rsidRPr="002F2393" w:rsidTr="00E1611F">
        <w:trPr>
          <w:trHeight w:val="12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AB6928" w:rsidRPr="002F2393" w:rsidRDefault="00AB6928" w:rsidP="00E1611F">
            <w:pPr>
              <w:jc w:val="right"/>
              <w:rPr>
                <w:rFonts w:ascii="Calibri" w:hAnsi="Calibri"/>
                <w:color w:val="000000"/>
                <w:sz w:val="18"/>
                <w:szCs w:val="18"/>
                <w:lang w:val="en-IN" w:eastAsia="en-IN"/>
              </w:rPr>
            </w:pPr>
            <w:r w:rsidRPr="002F2393">
              <w:rPr>
                <w:rFonts w:ascii="Calibri" w:hAnsi="Calibri"/>
                <w:color w:val="000000"/>
                <w:sz w:val="18"/>
                <w:szCs w:val="18"/>
                <w:lang w:val="en-IN" w:eastAsia="en-IN"/>
              </w:rPr>
              <w:t>4</w:t>
            </w:r>
          </w:p>
        </w:tc>
        <w:tc>
          <w:tcPr>
            <w:tcW w:w="2860" w:type="dxa"/>
            <w:tcBorders>
              <w:top w:val="nil"/>
              <w:left w:val="nil"/>
              <w:bottom w:val="single" w:sz="4" w:space="0" w:color="auto"/>
              <w:right w:val="single" w:sz="4" w:space="0" w:color="auto"/>
            </w:tcBorders>
            <w:shd w:val="clear" w:color="auto" w:fill="auto"/>
            <w:noWrap/>
            <w:vAlign w:val="bottom"/>
            <w:hideMark/>
          </w:tcPr>
          <w:p w:rsidR="00AB6928" w:rsidRPr="002F2393" w:rsidRDefault="00AB692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Loan sanction documents</w:t>
            </w:r>
          </w:p>
        </w:tc>
        <w:tc>
          <w:tcPr>
            <w:tcW w:w="4140" w:type="dxa"/>
            <w:tcBorders>
              <w:top w:val="nil"/>
              <w:left w:val="nil"/>
              <w:bottom w:val="single" w:sz="4" w:space="0" w:color="auto"/>
              <w:right w:val="single" w:sz="4" w:space="0" w:color="auto"/>
            </w:tcBorders>
            <w:shd w:val="clear" w:color="auto" w:fill="auto"/>
            <w:vAlign w:val="bottom"/>
            <w:hideMark/>
          </w:tcPr>
          <w:p w:rsidR="00AB6928" w:rsidRPr="002F2393" w:rsidRDefault="00AB692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1.EMI schedule</w:t>
            </w:r>
            <w:r w:rsidRPr="002F2393">
              <w:rPr>
                <w:rFonts w:ascii="Calibri" w:hAnsi="Calibri"/>
                <w:color w:val="000000"/>
                <w:sz w:val="18"/>
                <w:szCs w:val="18"/>
                <w:lang w:val="en-IN" w:eastAsia="en-IN"/>
              </w:rPr>
              <w:br/>
              <w:t xml:space="preserve">2.Receipt </w:t>
            </w:r>
            <w:r w:rsidRPr="002F2393">
              <w:rPr>
                <w:rFonts w:ascii="Calibri" w:hAnsi="Calibri"/>
                <w:color w:val="000000"/>
                <w:sz w:val="18"/>
                <w:szCs w:val="18"/>
                <w:lang w:val="en-IN" w:eastAsia="en-IN"/>
              </w:rPr>
              <w:br/>
              <w:t>3.Sanction letter</w:t>
            </w:r>
            <w:r w:rsidRPr="002F2393">
              <w:rPr>
                <w:rFonts w:ascii="Calibri" w:hAnsi="Calibri"/>
                <w:color w:val="000000"/>
                <w:sz w:val="18"/>
                <w:szCs w:val="18"/>
                <w:lang w:val="en-IN" w:eastAsia="en-IN"/>
              </w:rPr>
              <w:br/>
              <w:t>4.Self declaration letter</w:t>
            </w:r>
          </w:p>
        </w:tc>
      </w:tr>
      <w:tr w:rsidR="00AB6928" w:rsidRPr="002F2393" w:rsidTr="00E1611F">
        <w:trPr>
          <w:trHeight w:val="6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AB6928" w:rsidRPr="002F2393" w:rsidRDefault="00AB6928" w:rsidP="00E1611F">
            <w:pPr>
              <w:jc w:val="right"/>
              <w:rPr>
                <w:rFonts w:ascii="Calibri" w:hAnsi="Calibri"/>
                <w:color w:val="000000"/>
                <w:sz w:val="18"/>
                <w:szCs w:val="18"/>
                <w:lang w:val="en-IN" w:eastAsia="en-IN"/>
              </w:rPr>
            </w:pPr>
            <w:r w:rsidRPr="002F2393">
              <w:rPr>
                <w:rFonts w:ascii="Calibri" w:hAnsi="Calibri"/>
                <w:color w:val="000000"/>
                <w:sz w:val="18"/>
                <w:szCs w:val="18"/>
                <w:lang w:val="en-IN" w:eastAsia="en-IN"/>
              </w:rPr>
              <w:t>5</w:t>
            </w:r>
          </w:p>
        </w:tc>
        <w:tc>
          <w:tcPr>
            <w:tcW w:w="2860" w:type="dxa"/>
            <w:tcBorders>
              <w:top w:val="nil"/>
              <w:left w:val="nil"/>
              <w:bottom w:val="single" w:sz="4" w:space="0" w:color="auto"/>
              <w:right w:val="single" w:sz="4" w:space="0" w:color="auto"/>
            </w:tcBorders>
            <w:shd w:val="clear" w:color="auto" w:fill="auto"/>
            <w:noWrap/>
            <w:vAlign w:val="bottom"/>
            <w:hideMark/>
          </w:tcPr>
          <w:p w:rsidR="00AB6928" w:rsidRPr="002F2393" w:rsidRDefault="00AB692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PDC/ACH</w:t>
            </w:r>
          </w:p>
        </w:tc>
        <w:tc>
          <w:tcPr>
            <w:tcW w:w="4140" w:type="dxa"/>
            <w:tcBorders>
              <w:top w:val="nil"/>
              <w:left w:val="nil"/>
              <w:bottom w:val="single" w:sz="4" w:space="0" w:color="auto"/>
              <w:right w:val="single" w:sz="4" w:space="0" w:color="auto"/>
            </w:tcBorders>
            <w:shd w:val="clear" w:color="auto" w:fill="auto"/>
            <w:vAlign w:val="bottom"/>
            <w:hideMark/>
          </w:tcPr>
          <w:p w:rsidR="00AB6928" w:rsidRPr="002F2393" w:rsidRDefault="00AB692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1.ACH approval form -Download</w:t>
            </w:r>
            <w:r w:rsidRPr="002F2393">
              <w:rPr>
                <w:rFonts w:ascii="Calibri" w:hAnsi="Calibri"/>
                <w:color w:val="000000"/>
                <w:sz w:val="18"/>
                <w:szCs w:val="18"/>
                <w:lang w:val="en-IN" w:eastAsia="en-IN"/>
              </w:rPr>
              <w:br/>
              <w:t>2.PDC's</w:t>
            </w:r>
          </w:p>
        </w:tc>
      </w:tr>
      <w:tr w:rsidR="00AB6928" w:rsidRPr="002F2393" w:rsidTr="00E1611F">
        <w:trPr>
          <w:trHeight w:val="30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AB6928" w:rsidRPr="002F2393" w:rsidRDefault="00AB6928" w:rsidP="00E1611F">
            <w:pPr>
              <w:jc w:val="right"/>
              <w:rPr>
                <w:rFonts w:ascii="Calibri" w:hAnsi="Calibri"/>
                <w:color w:val="000000"/>
                <w:sz w:val="18"/>
                <w:szCs w:val="18"/>
                <w:lang w:val="en-IN" w:eastAsia="en-IN"/>
              </w:rPr>
            </w:pPr>
            <w:r w:rsidRPr="002F2393">
              <w:rPr>
                <w:rFonts w:ascii="Calibri" w:hAnsi="Calibri"/>
                <w:color w:val="000000"/>
                <w:sz w:val="18"/>
                <w:szCs w:val="18"/>
                <w:lang w:val="en-IN" w:eastAsia="en-IN"/>
              </w:rPr>
              <w:t>6</w:t>
            </w:r>
          </w:p>
        </w:tc>
        <w:tc>
          <w:tcPr>
            <w:tcW w:w="2860" w:type="dxa"/>
            <w:tcBorders>
              <w:top w:val="nil"/>
              <w:left w:val="nil"/>
              <w:bottom w:val="single" w:sz="4" w:space="0" w:color="auto"/>
              <w:right w:val="single" w:sz="4" w:space="0" w:color="auto"/>
            </w:tcBorders>
            <w:shd w:val="clear" w:color="auto" w:fill="auto"/>
            <w:noWrap/>
            <w:vAlign w:val="bottom"/>
            <w:hideMark/>
          </w:tcPr>
          <w:p w:rsidR="00AB6928" w:rsidRPr="002F2393" w:rsidRDefault="00AB692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PHS</w:t>
            </w:r>
          </w:p>
        </w:tc>
        <w:tc>
          <w:tcPr>
            <w:tcW w:w="4140" w:type="dxa"/>
            <w:tcBorders>
              <w:top w:val="nil"/>
              <w:left w:val="nil"/>
              <w:bottom w:val="single" w:sz="4" w:space="0" w:color="auto"/>
              <w:right w:val="single" w:sz="4" w:space="0" w:color="auto"/>
            </w:tcBorders>
            <w:shd w:val="clear" w:color="auto" w:fill="auto"/>
            <w:vAlign w:val="bottom"/>
            <w:hideMark/>
          </w:tcPr>
          <w:p w:rsidR="00AB6928" w:rsidRPr="002F2393" w:rsidRDefault="00AB692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1.Medical form</w:t>
            </w:r>
          </w:p>
        </w:tc>
      </w:tr>
      <w:tr w:rsidR="00AB6928" w:rsidRPr="002F2393" w:rsidTr="002B53A8">
        <w:trPr>
          <w:trHeight w:val="2407"/>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AB6928" w:rsidRPr="002F2393" w:rsidRDefault="00AB6928" w:rsidP="00E1611F">
            <w:pPr>
              <w:jc w:val="right"/>
              <w:rPr>
                <w:rFonts w:ascii="Calibri" w:hAnsi="Calibri"/>
                <w:color w:val="000000"/>
                <w:sz w:val="18"/>
                <w:szCs w:val="18"/>
                <w:lang w:val="en-IN" w:eastAsia="en-IN"/>
              </w:rPr>
            </w:pPr>
            <w:r w:rsidRPr="002F2393">
              <w:rPr>
                <w:rFonts w:ascii="Calibri" w:hAnsi="Calibri"/>
                <w:color w:val="000000"/>
                <w:sz w:val="18"/>
                <w:szCs w:val="18"/>
                <w:lang w:val="en-IN" w:eastAsia="en-IN"/>
              </w:rPr>
              <w:t>7</w:t>
            </w:r>
          </w:p>
        </w:tc>
        <w:tc>
          <w:tcPr>
            <w:tcW w:w="2860" w:type="dxa"/>
            <w:tcBorders>
              <w:top w:val="nil"/>
              <w:left w:val="nil"/>
              <w:bottom w:val="single" w:sz="4" w:space="0" w:color="auto"/>
              <w:right w:val="single" w:sz="4" w:space="0" w:color="auto"/>
            </w:tcBorders>
            <w:shd w:val="clear" w:color="auto" w:fill="auto"/>
            <w:noWrap/>
            <w:vAlign w:val="bottom"/>
            <w:hideMark/>
          </w:tcPr>
          <w:p w:rsidR="00AB6928" w:rsidRPr="002F2393" w:rsidRDefault="00AB6928" w:rsidP="00E1611F">
            <w:pPr>
              <w:rPr>
                <w:rFonts w:ascii="Calibri" w:hAnsi="Calibri"/>
                <w:color w:val="000000"/>
                <w:sz w:val="18"/>
                <w:szCs w:val="18"/>
                <w:lang w:val="en-IN" w:eastAsia="en-IN"/>
              </w:rPr>
            </w:pPr>
            <w:r w:rsidRPr="002F2393">
              <w:rPr>
                <w:rFonts w:ascii="Calibri" w:hAnsi="Calibri"/>
                <w:color w:val="000000"/>
                <w:sz w:val="18"/>
                <w:szCs w:val="18"/>
                <w:lang w:val="en-IN" w:eastAsia="en-IN"/>
              </w:rPr>
              <w:t>Supporting documents</w:t>
            </w:r>
          </w:p>
        </w:tc>
        <w:tc>
          <w:tcPr>
            <w:tcW w:w="4140" w:type="dxa"/>
            <w:tcBorders>
              <w:top w:val="nil"/>
              <w:left w:val="nil"/>
              <w:bottom w:val="single" w:sz="4" w:space="0" w:color="auto"/>
              <w:right w:val="single" w:sz="4" w:space="0" w:color="auto"/>
            </w:tcBorders>
            <w:shd w:val="clear" w:color="auto" w:fill="auto"/>
            <w:vAlign w:val="bottom"/>
            <w:hideMark/>
          </w:tcPr>
          <w:p w:rsidR="00AB6928" w:rsidRDefault="00AB6928" w:rsidP="00E1611F">
            <w:pPr>
              <w:rPr>
                <w:ins w:id="528" w:author="karthik Anandan | IFMR Rural Finance" w:date="2016-08-17T15:01:00Z"/>
                <w:rFonts w:ascii="Calibri" w:hAnsi="Calibri"/>
                <w:color w:val="000000"/>
                <w:sz w:val="18"/>
                <w:szCs w:val="18"/>
                <w:lang w:val="en-IN" w:eastAsia="en-IN"/>
              </w:rPr>
            </w:pPr>
            <w:r w:rsidRPr="002F2393">
              <w:rPr>
                <w:rFonts w:ascii="Calibri" w:hAnsi="Calibri"/>
                <w:color w:val="000000"/>
                <w:sz w:val="18"/>
                <w:szCs w:val="18"/>
                <w:lang w:val="en-IN" w:eastAsia="en-IN"/>
              </w:rPr>
              <w:t>1.PAN card</w:t>
            </w:r>
            <w:r w:rsidRPr="002F2393">
              <w:rPr>
                <w:rFonts w:ascii="Calibri" w:hAnsi="Calibri"/>
                <w:color w:val="000000"/>
                <w:sz w:val="18"/>
                <w:szCs w:val="18"/>
                <w:lang w:val="en-IN" w:eastAsia="en-IN"/>
              </w:rPr>
              <w:br/>
              <w:t>2.Aadhar card</w:t>
            </w:r>
            <w:r w:rsidRPr="002F2393">
              <w:rPr>
                <w:rFonts w:ascii="Calibri" w:hAnsi="Calibri"/>
                <w:color w:val="000000"/>
                <w:sz w:val="18"/>
                <w:szCs w:val="18"/>
                <w:lang w:val="en-IN" w:eastAsia="en-IN"/>
              </w:rPr>
              <w:br/>
              <w:t>3.Address proof related</w:t>
            </w:r>
            <w:r w:rsidRPr="002F2393">
              <w:rPr>
                <w:rFonts w:ascii="Calibri" w:hAnsi="Calibri"/>
                <w:color w:val="000000"/>
                <w:sz w:val="18"/>
                <w:szCs w:val="18"/>
                <w:lang w:val="en-IN" w:eastAsia="en-IN"/>
              </w:rPr>
              <w:br/>
              <w:t xml:space="preserve">4.Machine photos </w:t>
            </w:r>
            <w:r w:rsidRPr="002F2393">
              <w:rPr>
                <w:rFonts w:ascii="Calibri" w:hAnsi="Calibri"/>
                <w:color w:val="000000"/>
                <w:sz w:val="18"/>
                <w:szCs w:val="18"/>
                <w:lang w:val="en-IN" w:eastAsia="en-IN"/>
              </w:rPr>
              <w:br/>
              <w:t>5.Proforma Invoice</w:t>
            </w:r>
            <w:r w:rsidRPr="002F2393">
              <w:rPr>
                <w:rFonts w:ascii="Calibri" w:hAnsi="Calibri"/>
                <w:color w:val="000000"/>
                <w:sz w:val="18"/>
                <w:szCs w:val="18"/>
                <w:lang w:val="en-IN" w:eastAsia="en-IN"/>
              </w:rPr>
              <w:br/>
              <w:t>6.Purchase order New</w:t>
            </w:r>
            <w:r w:rsidRPr="002F2393">
              <w:rPr>
                <w:rFonts w:ascii="Calibri" w:hAnsi="Calibri"/>
                <w:color w:val="000000"/>
                <w:sz w:val="18"/>
                <w:szCs w:val="18"/>
                <w:lang w:val="en-IN" w:eastAsia="en-IN"/>
              </w:rPr>
              <w:br/>
              <w:t>7.Premises photo</w:t>
            </w:r>
            <w:r w:rsidRPr="002F2393">
              <w:rPr>
                <w:rFonts w:ascii="Calibri" w:hAnsi="Calibri"/>
                <w:color w:val="000000"/>
                <w:sz w:val="18"/>
                <w:szCs w:val="18"/>
                <w:lang w:val="en-IN" w:eastAsia="en-IN"/>
              </w:rPr>
              <w:br/>
              <w:t>8.Bank account statement</w:t>
            </w:r>
          </w:p>
          <w:p w:rsidR="00767E55" w:rsidRPr="002F2393" w:rsidRDefault="00767E55" w:rsidP="00767E55">
            <w:pPr>
              <w:rPr>
                <w:rFonts w:ascii="Calibri" w:hAnsi="Calibri"/>
                <w:color w:val="000000"/>
                <w:sz w:val="18"/>
                <w:szCs w:val="18"/>
                <w:lang w:val="en-IN" w:eastAsia="en-IN"/>
              </w:rPr>
            </w:pPr>
            <w:ins w:id="529" w:author="karthik Anandan | IFMR Rural Finance" w:date="2016-08-17T15:01:00Z">
              <w:r>
                <w:rPr>
                  <w:rFonts w:ascii="Calibri" w:hAnsi="Calibri"/>
                  <w:color w:val="000000"/>
                  <w:sz w:val="18"/>
                  <w:szCs w:val="18"/>
                  <w:lang w:val="en-IN" w:eastAsia="en-IN"/>
                </w:rPr>
                <w:t xml:space="preserve">These documents are uploaded into </w:t>
              </w:r>
              <w:proofErr w:type="spellStart"/>
              <w:r>
                <w:rPr>
                  <w:rFonts w:ascii="Calibri" w:hAnsi="Calibri"/>
                  <w:color w:val="000000"/>
                  <w:sz w:val="18"/>
                  <w:szCs w:val="18"/>
                  <w:lang w:val="en-IN" w:eastAsia="en-IN"/>
                </w:rPr>
                <w:t>Perdix</w:t>
              </w:r>
              <w:proofErr w:type="spellEnd"/>
              <w:r>
                <w:rPr>
                  <w:rFonts w:ascii="Calibri" w:hAnsi="Calibri"/>
                  <w:color w:val="000000"/>
                  <w:sz w:val="18"/>
                  <w:szCs w:val="18"/>
                  <w:lang w:val="en-IN" w:eastAsia="en-IN"/>
                </w:rPr>
                <w:t xml:space="preserve"> from </w:t>
              </w:r>
              <w:proofErr w:type="spellStart"/>
              <w:r>
                <w:rPr>
                  <w:rFonts w:ascii="Calibri" w:hAnsi="Calibri"/>
                  <w:color w:val="000000"/>
                  <w:sz w:val="18"/>
                  <w:szCs w:val="18"/>
                  <w:lang w:val="en-IN" w:eastAsia="en-IN"/>
                </w:rPr>
                <w:t>Artoo</w:t>
              </w:r>
              <w:proofErr w:type="spellEnd"/>
              <w:r>
                <w:rPr>
                  <w:rFonts w:ascii="Calibri" w:hAnsi="Calibri"/>
                  <w:color w:val="000000"/>
                  <w:sz w:val="18"/>
                  <w:szCs w:val="18"/>
                  <w:lang w:val="en-IN" w:eastAsia="en-IN"/>
                </w:rPr>
                <w:t xml:space="preserve"> during Phase 1. </w:t>
              </w:r>
            </w:ins>
          </w:p>
        </w:tc>
      </w:tr>
    </w:tbl>
    <w:p w:rsidR="0088568F" w:rsidRDefault="00AB6928" w:rsidP="002F2393">
      <w:pPr>
        <w:pStyle w:val="Heading2"/>
        <w:numPr>
          <w:ilvl w:val="1"/>
          <w:numId w:val="11"/>
        </w:numPr>
      </w:pPr>
      <w:bookmarkStart w:id="530" w:name="_Toc459219427"/>
      <w:r w:rsidRPr="00AB6928">
        <w:t>Screenshots</w:t>
      </w:r>
      <w:bookmarkEnd w:id="530"/>
      <w:r w:rsidRPr="00AB6928">
        <w:t xml:space="preserve"> </w:t>
      </w:r>
    </w:p>
    <w:p w:rsidR="00043752" w:rsidRDefault="004271E8" w:rsidP="00043752">
      <w:del w:id="531" w:author="karthik Anandan | IFMR Rural Finance" w:date="2016-08-17T15:06:00Z">
        <w:r w:rsidDel="00767E55">
          <w:rPr>
            <w:noProof/>
            <w:lang w:val="en-IN" w:eastAsia="en-IN"/>
          </w:rPr>
          <w:drawing>
            <wp:inline distT="0" distB="0" distL="0" distR="0" wp14:anchorId="71DC6036" wp14:editId="2E63DAF9">
              <wp:extent cx="5755005" cy="27730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18">
                        <a:extLst>
                          <a:ext uri="{28A0092B-C50C-407E-A947-70E740481C1C}">
                            <a14:useLocalDpi xmlns:a14="http://schemas.microsoft.com/office/drawing/2010/main" val="0"/>
                          </a:ext>
                        </a:extLst>
                      </a:blip>
                      <a:stretch>
                        <a:fillRect/>
                      </a:stretch>
                    </pic:blipFill>
                    <pic:spPr>
                      <a:xfrm>
                        <a:off x="0" y="0"/>
                        <a:ext cx="5755005" cy="2773045"/>
                      </a:xfrm>
                      <a:prstGeom prst="rect">
                        <a:avLst/>
                      </a:prstGeom>
                    </pic:spPr>
                  </pic:pic>
                </a:graphicData>
              </a:graphic>
            </wp:inline>
          </w:drawing>
        </w:r>
      </w:del>
      <w:ins w:id="532" w:author="karthik Anandan | IFMR Rural Finance" w:date="2016-08-17T15:06:00Z">
        <w:r w:rsidR="00767E55" w:rsidRPr="00767E55">
          <w:rPr>
            <w:noProof/>
            <w:lang w:val="en-IN" w:eastAsia="en-IN"/>
          </w:rPr>
          <w:t xml:space="preserve"> </w:t>
        </w:r>
      </w:ins>
      <w:ins w:id="533" w:author="karthik Anandan | IFMR Rural Finance" w:date="2016-08-17T15:29:00Z">
        <w:r w:rsidR="0011264D">
          <w:rPr>
            <w:noProof/>
            <w:lang w:val="en-IN" w:eastAsia="en-IN"/>
          </w:rPr>
          <w:drawing>
            <wp:inline distT="0" distB="0" distL="0" distR="0" wp14:anchorId="29BFA70E" wp14:editId="01DD11FD">
              <wp:extent cx="575310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8540" b="11943"/>
                      <a:stretch/>
                    </pic:blipFill>
                    <pic:spPr bwMode="auto">
                      <a:xfrm>
                        <a:off x="0" y="0"/>
                        <a:ext cx="5755005" cy="2572602"/>
                      </a:xfrm>
                      <a:prstGeom prst="rect">
                        <a:avLst/>
                      </a:prstGeom>
                      <a:ln>
                        <a:noFill/>
                      </a:ln>
                      <a:extLst>
                        <a:ext uri="{53640926-AAD7-44D8-BBD7-CCE9431645EC}">
                          <a14:shadowObscured xmlns:a14="http://schemas.microsoft.com/office/drawing/2010/main"/>
                        </a:ext>
                      </a:extLst>
                    </pic:spPr>
                  </pic:pic>
                </a:graphicData>
              </a:graphic>
            </wp:inline>
          </w:drawing>
        </w:r>
      </w:ins>
    </w:p>
    <w:p w:rsidR="00CC44EB" w:rsidRDefault="00CC44EB" w:rsidP="00043752">
      <w:del w:id="534" w:author="karthik Anandan | IFMR Rural Finance" w:date="2016-08-17T15:07:00Z">
        <w:r w:rsidDel="00337C6D">
          <w:rPr>
            <w:noProof/>
            <w:lang w:val="en-IN" w:eastAsia="en-IN"/>
          </w:rPr>
          <w:lastRenderedPageBreak/>
          <w:drawing>
            <wp:inline distT="0" distB="0" distL="0" distR="0" wp14:anchorId="4C556D72" wp14:editId="045491C6">
              <wp:extent cx="5755005" cy="254548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55005" cy="2545483"/>
                      </a:xfrm>
                      <a:prstGeom prst="rect">
                        <a:avLst/>
                      </a:prstGeom>
                    </pic:spPr>
                  </pic:pic>
                </a:graphicData>
              </a:graphic>
            </wp:inline>
          </w:drawing>
        </w:r>
      </w:del>
      <w:ins w:id="535" w:author="karthik Anandan | IFMR Rural Finance" w:date="2016-08-17T15:07:00Z">
        <w:r w:rsidR="00337C6D" w:rsidRPr="00337C6D">
          <w:rPr>
            <w:noProof/>
            <w:lang w:val="en-IN" w:eastAsia="en-IN"/>
          </w:rPr>
          <w:t xml:space="preserve"> </w:t>
        </w:r>
        <w:r w:rsidR="00337C6D">
          <w:rPr>
            <w:noProof/>
            <w:lang w:val="en-IN" w:eastAsia="en-IN"/>
          </w:rPr>
          <w:drawing>
            <wp:inline distT="0" distB="0" distL="0" distR="0" wp14:anchorId="36948AA1" wp14:editId="6DBF06E7">
              <wp:extent cx="5755005" cy="2762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5005" cy="2762525"/>
                      </a:xfrm>
                      <a:prstGeom prst="rect">
                        <a:avLst/>
                      </a:prstGeom>
                    </pic:spPr>
                  </pic:pic>
                </a:graphicData>
              </a:graphic>
            </wp:inline>
          </w:drawing>
        </w:r>
      </w:ins>
    </w:p>
    <w:p w:rsidR="00043752" w:rsidRPr="00043752" w:rsidRDefault="00CC44EB" w:rsidP="00043752">
      <w:commentRangeStart w:id="536"/>
      <w:r>
        <w:rPr>
          <w:noProof/>
          <w:lang w:val="en-IN" w:eastAsia="en-IN"/>
        </w:rPr>
        <w:drawing>
          <wp:inline distT="0" distB="0" distL="0" distR="0" wp14:anchorId="014EFB4A" wp14:editId="4E0AF875">
            <wp:extent cx="5755005" cy="285598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5005" cy="2855983"/>
                    </a:xfrm>
                    <a:prstGeom prst="rect">
                      <a:avLst/>
                    </a:prstGeom>
                  </pic:spPr>
                </pic:pic>
              </a:graphicData>
            </a:graphic>
          </wp:inline>
        </w:drawing>
      </w:r>
      <w:commentRangeEnd w:id="536"/>
      <w:r w:rsidR="00807D95">
        <w:rPr>
          <w:rStyle w:val="CommentReference"/>
        </w:rPr>
        <w:commentReference w:id="536"/>
      </w:r>
    </w:p>
    <w:p w:rsidR="00AB6928" w:rsidRDefault="00AB6928" w:rsidP="002F2393">
      <w:pPr>
        <w:pStyle w:val="Heading2"/>
        <w:numPr>
          <w:ilvl w:val="1"/>
          <w:numId w:val="11"/>
        </w:numPr>
      </w:pPr>
      <w:bookmarkStart w:id="537" w:name="_Toc459219428"/>
      <w:r w:rsidRPr="00AB6928">
        <w:t>Functional Requir</w:t>
      </w:r>
      <w:r>
        <w:t>e</w:t>
      </w:r>
      <w:r w:rsidRPr="00AB6928">
        <w:t>ments</w:t>
      </w:r>
      <w:bookmarkEnd w:id="537"/>
    </w:p>
    <w:p w:rsidR="002F2393" w:rsidRPr="002F2393" w:rsidRDefault="002F2393" w:rsidP="002F2393">
      <w:pPr>
        <w:spacing w:after="0"/>
      </w:pPr>
    </w:p>
    <w:p w:rsidR="005D6980" w:rsidRPr="00CC44EB" w:rsidRDefault="00CC44EB" w:rsidP="00CC44EB">
      <w:pPr>
        <w:rPr>
          <w:rFonts w:asciiTheme="minorHAnsi" w:hAnsiTheme="minorHAnsi"/>
          <w:sz w:val="24"/>
          <w:szCs w:val="24"/>
        </w:rPr>
      </w:pPr>
      <w:r w:rsidRPr="00CC44EB">
        <w:rPr>
          <w:rFonts w:asciiTheme="minorHAnsi" w:hAnsiTheme="minorHAnsi"/>
          <w:sz w:val="24"/>
          <w:szCs w:val="24"/>
        </w:rPr>
        <w:t>Document</w:t>
      </w:r>
      <w:r>
        <w:rPr>
          <w:rFonts w:asciiTheme="minorHAnsi" w:hAnsiTheme="minorHAnsi"/>
          <w:sz w:val="24"/>
          <w:szCs w:val="24"/>
        </w:rPr>
        <w:t xml:space="preserve"> Generation &amp; Upload</w:t>
      </w:r>
    </w:p>
    <w:p w:rsidR="005D6980" w:rsidRPr="002F2393" w:rsidRDefault="00CC44EB" w:rsidP="0077411B">
      <w:pPr>
        <w:pStyle w:val="ListParagraph"/>
        <w:numPr>
          <w:ilvl w:val="0"/>
          <w:numId w:val="2"/>
        </w:numPr>
        <w:rPr>
          <w:rFonts w:asciiTheme="minorHAnsi" w:hAnsiTheme="minorHAnsi"/>
          <w:sz w:val="24"/>
          <w:szCs w:val="24"/>
        </w:rPr>
      </w:pPr>
      <w:r>
        <w:rPr>
          <w:rFonts w:asciiTheme="minorHAnsi" w:hAnsiTheme="minorHAnsi"/>
          <w:sz w:val="24"/>
          <w:szCs w:val="24"/>
        </w:rPr>
        <w:t xml:space="preserve">This will list </w:t>
      </w:r>
      <w:r w:rsidR="005D6980" w:rsidRPr="002F2393">
        <w:rPr>
          <w:rFonts w:asciiTheme="minorHAnsi" w:hAnsiTheme="minorHAnsi"/>
          <w:sz w:val="24"/>
          <w:szCs w:val="24"/>
        </w:rPr>
        <w:t>all the loans pending for document generation and upload.</w:t>
      </w:r>
    </w:p>
    <w:p w:rsidR="005D6980" w:rsidRPr="002F2393" w:rsidRDefault="005D6980" w:rsidP="0077411B">
      <w:pPr>
        <w:pStyle w:val="ListParagraph"/>
        <w:numPr>
          <w:ilvl w:val="0"/>
          <w:numId w:val="2"/>
        </w:numPr>
        <w:rPr>
          <w:rFonts w:asciiTheme="minorHAnsi" w:hAnsiTheme="minorHAnsi"/>
          <w:sz w:val="24"/>
          <w:szCs w:val="24"/>
        </w:rPr>
      </w:pPr>
      <w:r w:rsidRPr="002F2393">
        <w:rPr>
          <w:rFonts w:asciiTheme="minorHAnsi" w:hAnsiTheme="minorHAnsi"/>
          <w:sz w:val="24"/>
          <w:szCs w:val="24"/>
        </w:rPr>
        <w:t xml:space="preserve">Conditions: All loans </w:t>
      </w:r>
      <w:r w:rsidR="00CC44EB">
        <w:rPr>
          <w:rFonts w:asciiTheme="minorHAnsi" w:hAnsiTheme="minorHAnsi"/>
          <w:sz w:val="24"/>
          <w:szCs w:val="24"/>
        </w:rPr>
        <w:t>passed from the previous stage, “Pending Loan Booking”.</w:t>
      </w:r>
    </w:p>
    <w:p w:rsidR="00A5224C" w:rsidRPr="00CC44EB" w:rsidRDefault="00A5224C" w:rsidP="00CC44EB">
      <w:pPr>
        <w:pStyle w:val="ListParagraph"/>
        <w:numPr>
          <w:ilvl w:val="0"/>
          <w:numId w:val="2"/>
        </w:numPr>
        <w:rPr>
          <w:rFonts w:asciiTheme="minorHAnsi" w:hAnsiTheme="minorHAnsi"/>
          <w:sz w:val="24"/>
          <w:szCs w:val="24"/>
        </w:rPr>
      </w:pPr>
      <w:r w:rsidRPr="00CC44EB">
        <w:rPr>
          <w:rFonts w:asciiTheme="minorHAnsi" w:hAnsiTheme="minorHAnsi"/>
          <w:sz w:val="24"/>
          <w:szCs w:val="24"/>
        </w:rPr>
        <w:t>All the loans will be displayed with basic details like</w:t>
      </w:r>
    </w:p>
    <w:p w:rsidR="00A5224C" w:rsidRPr="002F2393" w:rsidRDefault="00A5224C" w:rsidP="00CF3D14">
      <w:pPr>
        <w:pStyle w:val="ListParagraph"/>
        <w:numPr>
          <w:ilvl w:val="2"/>
          <w:numId w:val="33"/>
        </w:numPr>
        <w:rPr>
          <w:rFonts w:asciiTheme="minorHAnsi" w:hAnsiTheme="minorHAnsi"/>
          <w:sz w:val="24"/>
          <w:szCs w:val="24"/>
        </w:rPr>
      </w:pPr>
      <w:r w:rsidRPr="002F2393">
        <w:rPr>
          <w:rFonts w:asciiTheme="minorHAnsi" w:hAnsiTheme="minorHAnsi"/>
          <w:sz w:val="24"/>
          <w:szCs w:val="24"/>
        </w:rPr>
        <w:t>Loan ID</w:t>
      </w:r>
    </w:p>
    <w:p w:rsidR="00A5224C" w:rsidRPr="002F2393" w:rsidRDefault="00A5224C" w:rsidP="00CF3D14">
      <w:pPr>
        <w:pStyle w:val="ListParagraph"/>
        <w:numPr>
          <w:ilvl w:val="2"/>
          <w:numId w:val="33"/>
        </w:numPr>
        <w:rPr>
          <w:rFonts w:asciiTheme="minorHAnsi" w:hAnsiTheme="minorHAnsi"/>
          <w:sz w:val="24"/>
          <w:szCs w:val="24"/>
        </w:rPr>
      </w:pPr>
      <w:r w:rsidRPr="002F2393">
        <w:rPr>
          <w:rFonts w:asciiTheme="minorHAnsi" w:hAnsiTheme="minorHAnsi"/>
          <w:sz w:val="24"/>
          <w:szCs w:val="24"/>
        </w:rPr>
        <w:t>Entity Name</w:t>
      </w:r>
    </w:p>
    <w:p w:rsidR="00A5224C" w:rsidRPr="002F2393" w:rsidRDefault="00A5224C" w:rsidP="00CF3D14">
      <w:pPr>
        <w:pStyle w:val="ListParagraph"/>
        <w:numPr>
          <w:ilvl w:val="2"/>
          <w:numId w:val="33"/>
        </w:numPr>
        <w:rPr>
          <w:rFonts w:asciiTheme="minorHAnsi" w:hAnsiTheme="minorHAnsi"/>
          <w:sz w:val="24"/>
          <w:szCs w:val="24"/>
        </w:rPr>
      </w:pPr>
      <w:r w:rsidRPr="002F2393">
        <w:rPr>
          <w:rFonts w:asciiTheme="minorHAnsi" w:hAnsiTheme="minorHAnsi"/>
          <w:sz w:val="24"/>
          <w:szCs w:val="24"/>
        </w:rPr>
        <w:t>Branch Name</w:t>
      </w:r>
    </w:p>
    <w:p w:rsidR="00A5224C" w:rsidRPr="002F2393" w:rsidRDefault="00A5224C" w:rsidP="00CF3D14">
      <w:pPr>
        <w:pStyle w:val="ListParagraph"/>
        <w:numPr>
          <w:ilvl w:val="2"/>
          <w:numId w:val="33"/>
        </w:numPr>
        <w:rPr>
          <w:rFonts w:asciiTheme="minorHAnsi" w:hAnsiTheme="minorHAnsi"/>
          <w:sz w:val="24"/>
          <w:szCs w:val="24"/>
        </w:rPr>
      </w:pPr>
      <w:r w:rsidRPr="002F2393">
        <w:rPr>
          <w:rFonts w:asciiTheme="minorHAnsi" w:hAnsiTheme="minorHAnsi"/>
          <w:sz w:val="24"/>
          <w:szCs w:val="24"/>
        </w:rPr>
        <w:t>Disbursement date</w:t>
      </w:r>
    </w:p>
    <w:p w:rsidR="00A5224C" w:rsidRPr="002F2393" w:rsidRDefault="00A5224C" w:rsidP="00CF3D14">
      <w:pPr>
        <w:pStyle w:val="ListParagraph"/>
        <w:numPr>
          <w:ilvl w:val="2"/>
          <w:numId w:val="33"/>
        </w:numPr>
        <w:rPr>
          <w:rFonts w:asciiTheme="minorHAnsi" w:hAnsiTheme="minorHAnsi"/>
          <w:sz w:val="24"/>
          <w:szCs w:val="24"/>
        </w:rPr>
      </w:pPr>
      <w:r w:rsidRPr="002F2393">
        <w:rPr>
          <w:rFonts w:asciiTheme="minorHAnsi" w:hAnsiTheme="minorHAnsi"/>
          <w:sz w:val="24"/>
          <w:szCs w:val="24"/>
        </w:rPr>
        <w:t>Loan Officer Name</w:t>
      </w:r>
    </w:p>
    <w:p w:rsidR="00A5224C" w:rsidRPr="002F2393" w:rsidRDefault="00A5224C" w:rsidP="00CF3D14">
      <w:pPr>
        <w:pStyle w:val="ListParagraph"/>
        <w:numPr>
          <w:ilvl w:val="2"/>
          <w:numId w:val="33"/>
        </w:numPr>
        <w:rPr>
          <w:rFonts w:asciiTheme="minorHAnsi" w:hAnsiTheme="minorHAnsi"/>
          <w:sz w:val="24"/>
          <w:szCs w:val="24"/>
        </w:rPr>
      </w:pPr>
      <w:r w:rsidRPr="002F2393">
        <w:rPr>
          <w:rFonts w:asciiTheme="minorHAnsi" w:hAnsiTheme="minorHAnsi"/>
          <w:sz w:val="24"/>
          <w:szCs w:val="24"/>
        </w:rPr>
        <w:lastRenderedPageBreak/>
        <w:t>Spoke Name</w:t>
      </w:r>
    </w:p>
    <w:p w:rsidR="00A5224C" w:rsidRPr="002F2393" w:rsidRDefault="00A5224C" w:rsidP="00CF3D14">
      <w:pPr>
        <w:pStyle w:val="ListParagraph"/>
        <w:numPr>
          <w:ilvl w:val="2"/>
          <w:numId w:val="33"/>
        </w:numPr>
        <w:rPr>
          <w:rFonts w:asciiTheme="minorHAnsi" w:hAnsiTheme="minorHAnsi"/>
          <w:sz w:val="24"/>
          <w:szCs w:val="24"/>
        </w:rPr>
      </w:pPr>
      <w:r w:rsidRPr="002F2393">
        <w:rPr>
          <w:rFonts w:asciiTheme="minorHAnsi" w:hAnsiTheme="minorHAnsi"/>
          <w:sz w:val="24"/>
          <w:szCs w:val="24"/>
        </w:rPr>
        <w:t>Hub Name</w:t>
      </w:r>
    </w:p>
    <w:p w:rsidR="00A5224C" w:rsidRPr="00CC44EB" w:rsidRDefault="00A5224C" w:rsidP="00CC44EB">
      <w:pPr>
        <w:pStyle w:val="ListParagraph"/>
        <w:numPr>
          <w:ilvl w:val="0"/>
          <w:numId w:val="2"/>
        </w:numPr>
        <w:rPr>
          <w:rFonts w:asciiTheme="minorHAnsi" w:hAnsiTheme="minorHAnsi"/>
          <w:sz w:val="24"/>
          <w:szCs w:val="24"/>
        </w:rPr>
      </w:pPr>
      <w:r w:rsidRPr="00CC44EB">
        <w:rPr>
          <w:rFonts w:asciiTheme="minorHAnsi" w:hAnsiTheme="minorHAnsi"/>
          <w:sz w:val="24"/>
          <w:szCs w:val="24"/>
        </w:rPr>
        <w:t>Search Option to be provided with Customer Name, Entity Name, and Branch Name.</w:t>
      </w:r>
    </w:p>
    <w:p w:rsidR="00A5224C" w:rsidRPr="00CC44EB" w:rsidRDefault="00A5224C" w:rsidP="00CC44EB">
      <w:pPr>
        <w:pStyle w:val="ListParagraph"/>
        <w:numPr>
          <w:ilvl w:val="0"/>
          <w:numId w:val="2"/>
        </w:numPr>
        <w:rPr>
          <w:rFonts w:asciiTheme="minorHAnsi" w:hAnsiTheme="minorHAnsi"/>
          <w:sz w:val="24"/>
          <w:szCs w:val="24"/>
        </w:rPr>
      </w:pPr>
      <w:r w:rsidRPr="00CC44EB">
        <w:rPr>
          <w:rFonts w:asciiTheme="minorHAnsi" w:hAnsiTheme="minorHAnsi"/>
          <w:sz w:val="24"/>
          <w:szCs w:val="24"/>
        </w:rPr>
        <w:t>Sorting can be done based on the above 7 fields.</w:t>
      </w:r>
    </w:p>
    <w:p w:rsidR="005A1923" w:rsidRPr="002F2393" w:rsidRDefault="005A1923" w:rsidP="00CC44EB">
      <w:pPr>
        <w:pStyle w:val="ListParagraph"/>
        <w:numPr>
          <w:ilvl w:val="0"/>
          <w:numId w:val="2"/>
        </w:numPr>
        <w:rPr>
          <w:rFonts w:asciiTheme="minorHAnsi" w:hAnsiTheme="minorHAnsi"/>
          <w:sz w:val="24"/>
          <w:szCs w:val="24"/>
        </w:rPr>
      </w:pPr>
      <w:r w:rsidRPr="002F2393">
        <w:rPr>
          <w:rFonts w:asciiTheme="minorHAnsi" w:hAnsiTheme="minorHAnsi"/>
          <w:sz w:val="24"/>
          <w:szCs w:val="24"/>
        </w:rPr>
        <w:t xml:space="preserve">Once we click on the loan account </w:t>
      </w:r>
      <w:r w:rsidR="00CC44EB">
        <w:rPr>
          <w:rFonts w:asciiTheme="minorHAnsi" w:hAnsiTheme="minorHAnsi"/>
          <w:sz w:val="24"/>
          <w:szCs w:val="24"/>
        </w:rPr>
        <w:t>the list of documents to be generated and uploaded will get listed based on the product level parameters</w:t>
      </w:r>
      <w:r w:rsidRPr="002F2393">
        <w:rPr>
          <w:rFonts w:asciiTheme="minorHAnsi" w:hAnsiTheme="minorHAnsi"/>
          <w:sz w:val="24"/>
          <w:szCs w:val="24"/>
        </w:rPr>
        <w:t>.</w:t>
      </w:r>
    </w:p>
    <w:p w:rsidR="005A1923" w:rsidRDefault="005A1923" w:rsidP="00CC44EB">
      <w:pPr>
        <w:pStyle w:val="ListParagraph"/>
        <w:numPr>
          <w:ilvl w:val="0"/>
          <w:numId w:val="2"/>
        </w:numPr>
        <w:rPr>
          <w:rFonts w:asciiTheme="minorHAnsi" w:hAnsiTheme="minorHAnsi"/>
          <w:sz w:val="24"/>
          <w:szCs w:val="24"/>
        </w:rPr>
      </w:pPr>
      <w:r w:rsidRPr="002F2393">
        <w:rPr>
          <w:rFonts w:asciiTheme="minorHAnsi" w:hAnsiTheme="minorHAnsi"/>
          <w:sz w:val="24"/>
          <w:szCs w:val="24"/>
        </w:rPr>
        <w:t xml:space="preserve">Upload </w:t>
      </w:r>
      <w:r w:rsidR="00CC44EB">
        <w:rPr>
          <w:rFonts w:asciiTheme="minorHAnsi" w:hAnsiTheme="minorHAnsi"/>
          <w:sz w:val="24"/>
          <w:szCs w:val="24"/>
        </w:rPr>
        <w:t>validations listed below</w:t>
      </w:r>
    </w:p>
    <w:p w:rsidR="00CC44EB" w:rsidRDefault="00CC44EB" w:rsidP="00CC44EB">
      <w:pPr>
        <w:pStyle w:val="ListParagraph"/>
        <w:numPr>
          <w:ilvl w:val="1"/>
          <w:numId w:val="2"/>
        </w:numPr>
        <w:rPr>
          <w:rFonts w:asciiTheme="minorHAnsi" w:hAnsiTheme="minorHAnsi"/>
          <w:sz w:val="24"/>
          <w:szCs w:val="24"/>
        </w:rPr>
      </w:pPr>
      <w:r>
        <w:rPr>
          <w:rFonts w:asciiTheme="minorHAnsi" w:hAnsiTheme="minorHAnsi"/>
          <w:sz w:val="24"/>
          <w:szCs w:val="24"/>
        </w:rPr>
        <w:t>File format specific restrictions like loan application will be in PDF and Photo will be in JPEG</w:t>
      </w:r>
    </w:p>
    <w:p w:rsidR="00306678" w:rsidRPr="00CC44EB" w:rsidRDefault="00306678" w:rsidP="00CC44EB">
      <w:pPr>
        <w:pStyle w:val="ListParagraph"/>
        <w:numPr>
          <w:ilvl w:val="1"/>
          <w:numId w:val="2"/>
        </w:numPr>
        <w:rPr>
          <w:rFonts w:asciiTheme="minorHAnsi" w:hAnsiTheme="minorHAnsi"/>
          <w:sz w:val="24"/>
          <w:szCs w:val="24"/>
        </w:rPr>
      </w:pPr>
      <w:r w:rsidRPr="00CC44EB">
        <w:rPr>
          <w:rFonts w:asciiTheme="minorHAnsi" w:hAnsiTheme="minorHAnsi"/>
          <w:sz w:val="24"/>
          <w:szCs w:val="24"/>
        </w:rPr>
        <w:t xml:space="preserve">Size </w:t>
      </w:r>
      <w:r w:rsidR="00CC44EB">
        <w:rPr>
          <w:rFonts w:asciiTheme="minorHAnsi" w:hAnsiTheme="minorHAnsi"/>
          <w:sz w:val="24"/>
          <w:szCs w:val="24"/>
        </w:rPr>
        <w:t>of the file should be less than</w:t>
      </w:r>
      <w:r w:rsidRPr="00CC44EB">
        <w:rPr>
          <w:rFonts w:asciiTheme="minorHAnsi" w:hAnsiTheme="minorHAnsi"/>
          <w:sz w:val="24"/>
          <w:szCs w:val="24"/>
        </w:rPr>
        <w:t xml:space="preserve"> 1MB</w:t>
      </w:r>
    </w:p>
    <w:p w:rsidR="005A1923" w:rsidRPr="00CC44EB" w:rsidRDefault="005A1923" w:rsidP="00CC44EB">
      <w:pPr>
        <w:pStyle w:val="ListParagraph"/>
        <w:numPr>
          <w:ilvl w:val="0"/>
          <w:numId w:val="2"/>
        </w:numPr>
        <w:rPr>
          <w:rFonts w:asciiTheme="minorHAnsi" w:hAnsiTheme="minorHAnsi"/>
          <w:sz w:val="24"/>
          <w:szCs w:val="24"/>
        </w:rPr>
      </w:pPr>
      <w:r w:rsidRPr="00CC44EB">
        <w:rPr>
          <w:rFonts w:asciiTheme="minorHAnsi" w:hAnsiTheme="minorHAnsi"/>
          <w:sz w:val="24"/>
          <w:szCs w:val="24"/>
        </w:rPr>
        <w:t xml:space="preserve">View </w:t>
      </w:r>
      <w:r w:rsidR="00CC44EB">
        <w:rPr>
          <w:rFonts w:asciiTheme="minorHAnsi" w:hAnsiTheme="minorHAnsi"/>
          <w:sz w:val="24"/>
          <w:szCs w:val="24"/>
        </w:rPr>
        <w:t>File</w:t>
      </w:r>
      <w:r w:rsidRPr="00CC44EB">
        <w:rPr>
          <w:rFonts w:asciiTheme="minorHAnsi" w:hAnsiTheme="minorHAnsi"/>
          <w:sz w:val="24"/>
          <w:szCs w:val="24"/>
        </w:rPr>
        <w:t>– to view the uploaded documents.</w:t>
      </w:r>
      <w:r w:rsidR="00CC44EB">
        <w:rPr>
          <w:rFonts w:asciiTheme="minorHAnsi" w:hAnsiTheme="minorHAnsi"/>
          <w:sz w:val="24"/>
          <w:szCs w:val="24"/>
        </w:rPr>
        <w:t xml:space="preserve"> This button will be shown after the file is uploaded.</w:t>
      </w:r>
    </w:p>
    <w:p w:rsidR="005A1923" w:rsidRPr="00DC752C" w:rsidRDefault="00DC752C" w:rsidP="00DC752C">
      <w:pPr>
        <w:pStyle w:val="ListParagraph"/>
        <w:numPr>
          <w:ilvl w:val="0"/>
          <w:numId w:val="2"/>
        </w:numPr>
        <w:rPr>
          <w:rFonts w:asciiTheme="minorHAnsi" w:hAnsiTheme="minorHAnsi"/>
          <w:sz w:val="24"/>
          <w:szCs w:val="24"/>
        </w:rPr>
      </w:pPr>
      <w:r>
        <w:rPr>
          <w:rFonts w:asciiTheme="minorHAnsi" w:hAnsiTheme="minorHAnsi"/>
          <w:sz w:val="24"/>
          <w:szCs w:val="24"/>
        </w:rPr>
        <w:t>Click on submit should move the task to Document Verification stage.</w:t>
      </w:r>
    </w:p>
    <w:p w:rsidR="00AB6928" w:rsidRDefault="00AB6928" w:rsidP="002F2393">
      <w:pPr>
        <w:pStyle w:val="Heading2"/>
        <w:numPr>
          <w:ilvl w:val="1"/>
          <w:numId w:val="11"/>
        </w:numPr>
      </w:pPr>
      <w:bookmarkStart w:id="538" w:name="_Toc459219429"/>
      <w:r>
        <w:t>Upload</w:t>
      </w:r>
      <w:bookmarkEnd w:id="538"/>
    </w:p>
    <w:p w:rsidR="00AB6928" w:rsidRPr="002F2393" w:rsidRDefault="00AB6928" w:rsidP="00AB6928">
      <w:pPr>
        <w:ind w:firstLine="720"/>
        <w:rPr>
          <w:rFonts w:asciiTheme="minorHAnsi" w:eastAsia="Calibri" w:hAnsiTheme="minorHAnsi"/>
          <w:sz w:val="24"/>
          <w:szCs w:val="24"/>
          <w:lang w:val="en-IN"/>
        </w:rPr>
      </w:pPr>
      <w:r w:rsidRPr="002F2393">
        <w:rPr>
          <w:rFonts w:asciiTheme="minorHAnsi" w:eastAsia="Calibri" w:hAnsiTheme="minorHAnsi"/>
          <w:sz w:val="24"/>
          <w:szCs w:val="24"/>
          <w:lang w:val="en-IN"/>
        </w:rPr>
        <w:t xml:space="preserve">a. Document list shared in the </w:t>
      </w:r>
      <w:proofErr w:type="spellStart"/>
      <w:r w:rsidR="0099372B">
        <w:rPr>
          <w:rFonts w:asciiTheme="minorHAnsi" w:eastAsia="Calibri" w:hAnsiTheme="minorHAnsi"/>
          <w:sz w:val="24"/>
          <w:szCs w:val="24"/>
          <w:lang w:val="en-IN"/>
        </w:rPr>
        <w:t>A</w:t>
      </w:r>
      <w:r w:rsidRPr="002F2393">
        <w:rPr>
          <w:rFonts w:asciiTheme="minorHAnsi" w:eastAsia="Calibri" w:hAnsiTheme="minorHAnsi"/>
          <w:sz w:val="24"/>
          <w:szCs w:val="24"/>
          <w:lang w:val="en-IN"/>
        </w:rPr>
        <w:t>rtifacts</w:t>
      </w:r>
      <w:proofErr w:type="spellEnd"/>
      <w:r w:rsidRPr="002F2393">
        <w:rPr>
          <w:rFonts w:asciiTheme="minorHAnsi" w:eastAsia="Calibri" w:hAnsiTheme="minorHAnsi"/>
          <w:sz w:val="24"/>
          <w:szCs w:val="24"/>
          <w:lang w:val="en-IN"/>
        </w:rPr>
        <w:t xml:space="preserve"> will be </w:t>
      </w:r>
      <w:proofErr w:type="gramStart"/>
      <w:r w:rsidRPr="002F2393">
        <w:rPr>
          <w:rFonts w:asciiTheme="minorHAnsi" w:eastAsia="Calibri" w:hAnsiTheme="minorHAnsi"/>
          <w:sz w:val="24"/>
          <w:szCs w:val="24"/>
          <w:lang w:val="en-IN"/>
        </w:rPr>
        <w:t>upload</w:t>
      </w:r>
      <w:proofErr w:type="gramEnd"/>
      <w:r w:rsidRPr="002F2393">
        <w:rPr>
          <w:rFonts w:asciiTheme="minorHAnsi" w:eastAsia="Calibri" w:hAnsiTheme="minorHAnsi"/>
          <w:sz w:val="24"/>
          <w:szCs w:val="24"/>
          <w:lang w:val="en-IN"/>
        </w:rPr>
        <w:t>.</w:t>
      </w:r>
    </w:p>
    <w:p w:rsidR="00AB6928" w:rsidRPr="00AB6928" w:rsidRDefault="00AB6928" w:rsidP="002F2393">
      <w:pPr>
        <w:pStyle w:val="Heading2"/>
        <w:numPr>
          <w:ilvl w:val="1"/>
          <w:numId w:val="11"/>
        </w:numPr>
      </w:pPr>
      <w:bookmarkStart w:id="539" w:name="_Toc459219430"/>
      <w:r w:rsidRPr="00AB6928">
        <w:t>Download</w:t>
      </w:r>
      <w:bookmarkEnd w:id="539"/>
    </w:p>
    <w:p w:rsidR="00AB6928" w:rsidRPr="002F2393" w:rsidRDefault="00AB6928" w:rsidP="00AB6928">
      <w:pPr>
        <w:ind w:firstLine="720"/>
        <w:rPr>
          <w:rFonts w:asciiTheme="minorHAnsi" w:eastAsia="Calibri" w:hAnsiTheme="minorHAnsi"/>
          <w:sz w:val="24"/>
          <w:szCs w:val="24"/>
          <w:lang w:val="en-IN"/>
        </w:rPr>
      </w:pPr>
      <w:r w:rsidRPr="002F2393">
        <w:rPr>
          <w:rFonts w:asciiTheme="minorHAnsi" w:eastAsia="Calibri" w:hAnsiTheme="minorHAnsi"/>
          <w:sz w:val="24"/>
          <w:szCs w:val="24"/>
          <w:lang w:val="en-IN"/>
        </w:rPr>
        <w:t>a. Document format</w:t>
      </w:r>
      <w:r w:rsidR="0099372B">
        <w:rPr>
          <w:rFonts w:asciiTheme="minorHAnsi" w:eastAsia="Calibri" w:hAnsiTheme="minorHAnsi"/>
          <w:sz w:val="24"/>
          <w:szCs w:val="24"/>
          <w:lang w:val="en-IN"/>
        </w:rPr>
        <w:t xml:space="preserve">s shared by </w:t>
      </w:r>
      <w:proofErr w:type="spellStart"/>
      <w:r w:rsidR="0099372B">
        <w:rPr>
          <w:rFonts w:asciiTheme="minorHAnsi" w:eastAsia="Calibri" w:hAnsiTheme="minorHAnsi"/>
          <w:sz w:val="24"/>
          <w:szCs w:val="24"/>
          <w:lang w:val="en-IN"/>
        </w:rPr>
        <w:t>Kinara</w:t>
      </w:r>
      <w:proofErr w:type="spellEnd"/>
      <w:r w:rsidR="0099372B">
        <w:rPr>
          <w:rFonts w:asciiTheme="minorHAnsi" w:eastAsia="Calibri" w:hAnsiTheme="minorHAnsi"/>
          <w:sz w:val="24"/>
          <w:szCs w:val="24"/>
          <w:lang w:val="en-IN"/>
        </w:rPr>
        <w:t xml:space="preserve"> for Download. </w:t>
      </w:r>
    </w:p>
    <w:p w:rsidR="00AB6928" w:rsidRDefault="00AB6928" w:rsidP="002F2393">
      <w:pPr>
        <w:pStyle w:val="Heading2"/>
        <w:numPr>
          <w:ilvl w:val="1"/>
          <w:numId w:val="11"/>
        </w:numPr>
      </w:pPr>
      <w:bookmarkStart w:id="540" w:name="_Toc459219431"/>
      <w:r>
        <w:t>Reports</w:t>
      </w:r>
      <w:bookmarkEnd w:id="540"/>
    </w:p>
    <w:p w:rsidR="00E93368" w:rsidRPr="00E93368" w:rsidRDefault="00E93368" w:rsidP="00E93368">
      <w:r w:rsidRPr="003E458C">
        <w:rPr>
          <w:rFonts w:asciiTheme="minorHAnsi" w:hAnsiTheme="minorHAnsi"/>
          <w:sz w:val="24"/>
          <w:szCs w:val="24"/>
        </w:rPr>
        <w:t>-NA-</w:t>
      </w:r>
    </w:p>
    <w:p w:rsidR="00FF1D99" w:rsidRDefault="005A1923" w:rsidP="00124E15">
      <w:pPr>
        <w:pStyle w:val="Heading1"/>
      </w:pPr>
      <w:r w:rsidRPr="00124E15">
        <w:t xml:space="preserve"> </w:t>
      </w:r>
    </w:p>
    <w:p w:rsidR="00FF1D99" w:rsidRDefault="00FF1D99">
      <w:pPr>
        <w:rPr>
          <w:smallCaps/>
          <w:spacing w:val="5"/>
          <w:sz w:val="36"/>
          <w:szCs w:val="36"/>
        </w:rPr>
      </w:pPr>
      <w:r>
        <w:br w:type="page"/>
      </w:r>
    </w:p>
    <w:p w:rsidR="005A1923" w:rsidRPr="00124E15" w:rsidRDefault="005A1923" w:rsidP="00FF1D99">
      <w:pPr>
        <w:pStyle w:val="Heading1"/>
        <w:numPr>
          <w:ilvl w:val="0"/>
          <w:numId w:val="11"/>
        </w:numPr>
      </w:pPr>
      <w:bookmarkStart w:id="541" w:name="_Toc459219432"/>
      <w:r w:rsidRPr="00124E15">
        <w:lastRenderedPageBreak/>
        <w:t>Pending for Document Verification</w:t>
      </w:r>
      <w:bookmarkEnd w:id="541"/>
    </w:p>
    <w:p w:rsidR="00EC2058" w:rsidRDefault="00AB6928" w:rsidP="00FF1D99">
      <w:pPr>
        <w:pStyle w:val="Heading2"/>
        <w:numPr>
          <w:ilvl w:val="1"/>
          <w:numId w:val="11"/>
        </w:numPr>
      </w:pPr>
      <w:bookmarkStart w:id="542" w:name="_Toc459219433"/>
      <w:r w:rsidRPr="00AB6928">
        <w:t>UI requirements</w:t>
      </w:r>
      <w:bookmarkEnd w:id="542"/>
    </w:p>
    <w:p w:rsidR="00FF1D99" w:rsidRPr="00FF1D99" w:rsidRDefault="00FF1D99" w:rsidP="00FF1D99"/>
    <w:tbl>
      <w:tblPr>
        <w:tblStyle w:val="TableGrid"/>
        <w:tblW w:w="10456" w:type="dxa"/>
        <w:tblLayout w:type="fixed"/>
        <w:tblLook w:val="04A0" w:firstRow="1" w:lastRow="0" w:firstColumn="1" w:lastColumn="0" w:noHBand="0" w:noVBand="1"/>
      </w:tblPr>
      <w:tblGrid>
        <w:gridCol w:w="1668"/>
        <w:gridCol w:w="1275"/>
        <w:gridCol w:w="1134"/>
        <w:gridCol w:w="1276"/>
        <w:gridCol w:w="1985"/>
        <w:gridCol w:w="3118"/>
      </w:tblGrid>
      <w:tr w:rsidR="00AB6928" w:rsidRPr="00FF1D99" w:rsidTr="00AB6928">
        <w:tc>
          <w:tcPr>
            <w:tcW w:w="1668"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Field name</w:t>
            </w:r>
          </w:p>
        </w:tc>
        <w:tc>
          <w:tcPr>
            <w:tcW w:w="1275"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Section</w:t>
            </w:r>
          </w:p>
        </w:tc>
        <w:tc>
          <w:tcPr>
            <w:tcW w:w="1134"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 xml:space="preserve">Data Type </w:t>
            </w:r>
          </w:p>
        </w:tc>
        <w:tc>
          <w:tcPr>
            <w:tcW w:w="1276"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Attribute</w:t>
            </w:r>
          </w:p>
        </w:tc>
        <w:tc>
          <w:tcPr>
            <w:tcW w:w="1985"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Validations/Restrictions</w:t>
            </w:r>
          </w:p>
        </w:tc>
        <w:tc>
          <w:tcPr>
            <w:tcW w:w="3118"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Population logic</w:t>
            </w:r>
          </w:p>
        </w:tc>
      </w:tr>
      <w:tr w:rsidR="00AB6928" w:rsidRPr="00FF1D99" w:rsidTr="00AB6928">
        <w:tc>
          <w:tcPr>
            <w:tcW w:w="1668"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Approve/Reject</w:t>
            </w:r>
          </w:p>
        </w:tc>
        <w:tc>
          <w:tcPr>
            <w:tcW w:w="1275"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Verification details</w:t>
            </w:r>
          </w:p>
        </w:tc>
        <w:tc>
          <w:tcPr>
            <w:tcW w:w="1134"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Radio button</w:t>
            </w:r>
          </w:p>
        </w:tc>
        <w:tc>
          <w:tcPr>
            <w:tcW w:w="1276"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Write</w:t>
            </w:r>
          </w:p>
        </w:tc>
        <w:tc>
          <w:tcPr>
            <w:tcW w:w="1985" w:type="dxa"/>
          </w:tcPr>
          <w:p w:rsidR="00AB6928" w:rsidRPr="00FF1D99" w:rsidRDefault="00AB6928" w:rsidP="00E1611F">
            <w:pPr>
              <w:rPr>
                <w:sz w:val="18"/>
                <w:szCs w:val="18"/>
              </w:rPr>
            </w:pPr>
            <w:r w:rsidRPr="00FF1D99">
              <w:rPr>
                <w:rFonts w:asciiTheme="minorHAnsi" w:hAnsiTheme="minorHAnsi"/>
                <w:sz w:val="18"/>
                <w:szCs w:val="18"/>
              </w:rPr>
              <w:t>Only one can be selected</w:t>
            </w:r>
          </w:p>
        </w:tc>
        <w:tc>
          <w:tcPr>
            <w:tcW w:w="3118" w:type="dxa"/>
          </w:tcPr>
          <w:p w:rsidR="00AB6928" w:rsidRPr="00FF1D99" w:rsidRDefault="00AB6928" w:rsidP="00E1611F">
            <w:pPr>
              <w:rPr>
                <w:sz w:val="18"/>
                <w:szCs w:val="18"/>
              </w:rPr>
            </w:pPr>
          </w:p>
        </w:tc>
      </w:tr>
      <w:tr w:rsidR="00AB6928" w:rsidRPr="00FF1D99" w:rsidTr="00AB6928">
        <w:tc>
          <w:tcPr>
            <w:tcW w:w="1668"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 xml:space="preserve">Rejection reasons </w:t>
            </w:r>
          </w:p>
        </w:tc>
        <w:tc>
          <w:tcPr>
            <w:tcW w:w="1275"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Verification details</w:t>
            </w:r>
          </w:p>
        </w:tc>
        <w:tc>
          <w:tcPr>
            <w:tcW w:w="1134"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Drop down- text</w:t>
            </w:r>
          </w:p>
        </w:tc>
        <w:tc>
          <w:tcPr>
            <w:tcW w:w="1276"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Write</w:t>
            </w:r>
          </w:p>
        </w:tc>
        <w:tc>
          <w:tcPr>
            <w:tcW w:w="1985" w:type="dxa"/>
          </w:tcPr>
          <w:p w:rsidR="00AB6928" w:rsidRPr="00FF1D99" w:rsidRDefault="00AB6928" w:rsidP="00E1611F">
            <w:pPr>
              <w:rPr>
                <w:sz w:val="18"/>
                <w:szCs w:val="18"/>
              </w:rPr>
            </w:pPr>
            <w:r w:rsidRPr="00FF1D99">
              <w:rPr>
                <w:rFonts w:asciiTheme="minorHAnsi" w:hAnsiTheme="minorHAnsi"/>
                <w:sz w:val="18"/>
                <w:szCs w:val="18"/>
              </w:rPr>
              <w:t>Only one can be selected</w:t>
            </w:r>
          </w:p>
        </w:tc>
        <w:tc>
          <w:tcPr>
            <w:tcW w:w="3118"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Based on the master –rejected reasons</w:t>
            </w:r>
          </w:p>
          <w:tbl>
            <w:tblPr>
              <w:tblW w:w="5589" w:type="dxa"/>
              <w:tblLayout w:type="fixed"/>
              <w:tblLook w:val="04A0" w:firstRow="1" w:lastRow="0" w:firstColumn="1" w:lastColumn="0" w:noHBand="0" w:noVBand="1"/>
            </w:tblPr>
            <w:tblGrid>
              <w:gridCol w:w="5589"/>
            </w:tblGrid>
            <w:tr w:rsidR="00AB6928" w:rsidRPr="00FF1D99" w:rsidTr="00E1611F">
              <w:trPr>
                <w:trHeight w:val="300"/>
              </w:trPr>
              <w:tc>
                <w:tcPr>
                  <w:tcW w:w="5589" w:type="dxa"/>
                  <w:tcBorders>
                    <w:top w:val="nil"/>
                    <w:left w:val="nil"/>
                    <w:bottom w:val="nil"/>
                    <w:right w:val="nil"/>
                  </w:tcBorders>
                  <w:shd w:val="clear" w:color="auto" w:fill="auto"/>
                  <w:noWrap/>
                  <w:vAlign w:val="bottom"/>
                  <w:hideMark/>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Customer signature missing</w:t>
                  </w:r>
                </w:p>
              </w:tc>
            </w:tr>
            <w:tr w:rsidR="00AB6928" w:rsidRPr="00FF1D99" w:rsidTr="00E1611F">
              <w:trPr>
                <w:trHeight w:val="300"/>
              </w:trPr>
              <w:tc>
                <w:tcPr>
                  <w:tcW w:w="5589" w:type="dxa"/>
                  <w:tcBorders>
                    <w:top w:val="nil"/>
                    <w:left w:val="nil"/>
                    <w:bottom w:val="nil"/>
                    <w:right w:val="nil"/>
                  </w:tcBorders>
                  <w:shd w:val="clear" w:color="auto" w:fill="auto"/>
                  <w:noWrap/>
                  <w:vAlign w:val="bottom"/>
                  <w:hideMark/>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Schedule not uploaded as part of customer shared documents</w:t>
                  </w:r>
                </w:p>
              </w:tc>
            </w:tr>
            <w:tr w:rsidR="00AB6928" w:rsidRPr="00FF1D99" w:rsidTr="00E1611F">
              <w:trPr>
                <w:trHeight w:val="300"/>
              </w:trPr>
              <w:tc>
                <w:tcPr>
                  <w:tcW w:w="5589" w:type="dxa"/>
                  <w:tcBorders>
                    <w:top w:val="nil"/>
                    <w:left w:val="nil"/>
                    <w:bottom w:val="nil"/>
                    <w:right w:val="nil"/>
                  </w:tcBorders>
                  <w:shd w:val="clear" w:color="auto" w:fill="auto"/>
                  <w:noWrap/>
                  <w:vAlign w:val="bottom"/>
                  <w:hideMark/>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Others</w:t>
                  </w:r>
                </w:p>
              </w:tc>
            </w:tr>
          </w:tbl>
          <w:p w:rsidR="00AB6928" w:rsidRPr="00FF1D99" w:rsidRDefault="00AB6928" w:rsidP="00E1611F">
            <w:pPr>
              <w:rPr>
                <w:sz w:val="18"/>
                <w:szCs w:val="18"/>
              </w:rPr>
            </w:pPr>
          </w:p>
        </w:tc>
      </w:tr>
      <w:tr w:rsidR="00AB6928" w:rsidRPr="00FF1D99" w:rsidTr="00AB6928">
        <w:tc>
          <w:tcPr>
            <w:tcW w:w="1668"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Rejection remarks</w:t>
            </w:r>
          </w:p>
        </w:tc>
        <w:tc>
          <w:tcPr>
            <w:tcW w:w="1275"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Verification details</w:t>
            </w:r>
          </w:p>
        </w:tc>
        <w:tc>
          <w:tcPr>
            <w:tcW w:w="1134"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Text</w:t>
            </w:r>
          </w:p>
        </w:tc>
        <w:tc>
          <w:tcPr>
            <w:tcW w:w="1276" w:type="dxa"/>
          </w:tcPr>
          <w:p w:rsidR="00AB6928" w:rsidRPr="00FF1D99" w:rsidRDefault="00AB6928" w:rsidP="00E1611F">
            <w:pPr>
              <w:rPr>
                <w:rFonts w:asciiTheme="minorHAnsi" w:hAnsiTheme="minorHAnsi"/>
                <w:sz w:val="18"/>
                <w:szCs w:val="18"/>
              </w:rPr>
            </w:pPr>
            <w:r w:rsidRPr="00FF1D99">
              <w:rPr>
                <w:rFonts w:asciiTheme="minorHAnsi" w:hAnsiTheme="minorHAnsi"/>
                <w:sz w:val="18"/>
                <w:szCs w:val="18"/>
              </w:rPr>
              <w:t>Write</w:t>
            </w:r>
          </w:p>
        </w:tc>
        <w:tc>
          <w:tcPr>
            <w:tcW w:w="1985" w:type="dxa"/>
          </w:tcPr>
          <w:p w:rsidR="00AB6928" w:rsidRPr="00FF1D99" w:rsidRDefault="00AB6928" w:rsidP="00E1611F">
            <w:pPr>
              <w:rPr>
                <w:rFonts w:asciiTheme="minorHAnsi" w:hAnsiTheme="minorHAnsi"/>
                <w:sz w:val="18"/>
                <w:szCs w:val="18"/>
              </w:rPr>
            </w:pPr>
            <w:proofErr w:type="spellStart"/>
            <w:r w:rsidRPr="00FF1D99">
              <w:rPr>
                <w:rFonts w:asciiTheme="minorHAnsi" w:hAnsiTheme="minorHAnsi"/>
                <w:sz w:val="18"/>
                <w:szCs w:val="18"/>
              </w:rPr>
              <w:t>Upto</w:t>
            </w:r>
            <w:proofErr w:type="spellEnd"/>
            <w:r w:rsidRPr="00FF1D99">
              <w:rPr>
                <w:rFonts w:asciiTheme="minorHAnsi" w:hAnsiTheme="minorHAnsi"/>
                <w:sz w:val="18"/>
                <w:szCs w:val="18"/>
              </w:rPr>
              <w:t xml:space="preserve"> 200 characters. For all rejection reasons drop down, free text will be present to add remarks.</w:t>
            </w:r>
          </w:p>
        </w:tc>
        <w:tc>
          <w:tcPr>
            <w:tcW w:w="3118" w:type="dxa"/>
          </w:tcPr>
          <w:p w:rsidR="00AB6928" w:rsidRPr="00FF1D99" w:rsidRDefault="00AB6928" w:rsidP="00E1611F">
            <w:pPr>
              <w:rPr>
                <w:rFonts w:asciiTheme="minorHAnsi" w:hAnsiTheme="minorHAnsi"/>
                <w:sz w:val="18"/>
                <w:szCs w:val="18"/>
              </w:rPr>
            </w:pPr>
          </w:p>
        </w:tc>
      </w:tr>
    </w:tbl>
    <w:p w:rsidR="00EC2058" w:rsidRDefault="00EC2058">
      <w:pPr>
        <w:rPr>
          <w:rFonts w:asciiTheme="minorHAnsi" w:hAnsiTheme="minorHAnsi"/>
          <w:sz w:val="28"/>
          <w:szCs w:val="28"/>
        </w:rPr>
      </w:pPr>
    </w:p>
    <w:p w:rsidR="00AB6928" w:rsidRDefault="001E7E5E" w:rsidP="00FF1D99">
      <w:pPr>
        <w:pStyle w:val="Heading2"/>
        <w:numPr>
          <w:ilvl w:val="2"/>
          <w:numId w:val="11"/>
        </w:numPr>
      </w:pPr>
      <w:bookmarkStart w:id="543" w:name="_Toc459219434"/>
      <w:r w:rsidRPr="00FF1D99">
        <w:t>UI view- checker for document verification</w:t>
      </w:r>
      <w:bookmarkEnd w:id="543"/>
    </w:p>
    <w:p w:rsidR="00FF1D99" w:rsidRPr="00FF1D99" w:rsidRDefault="00FF1D99" w:rsidP="00FF1D99"/>
    <w:tbl>
      <w:tblPr>
        <w:tblW w:w="9811" w:type="dxa"/>
        <w:tblInd w:w="93" w:type="dxa"/>
        <w:tblLook w:val="04A0" w:firstRow="1" w:lastRow="0" w:firstColumn="1" w:lastColumn="0" w:noHBand="0" w:noVBand="1"/>
      </w:tblPr>
      <w:tblGrid>
        <w:gridCol w:w="2824"/>
        <w:gridCol w:w="799"/>
        <w:gridCol w:w="1208"/>
        <w:gridCol w:w="953"/>
        <w:gridCol w:w="1763"/>
        <w:gridCol w:w="2264"/>
      </w:tblGrid>
      <w:tr w:rsidR="001E7E5E" w:rsidRPr="00306678" w:rsidTr="00E1611F">
        <w:trPr>
          <w:trHeight w:val="314"/>
        </w:trPr>
        <w:tc>
          <w:tcPr>
            <w:tcW w:w="28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b/>
                <w:bCs/>
                <w:color w:val="000000"/>
                <w:lang w:val="en-IN" w:eastAsia="en-IN"/>
              </w:rPr>
            </w:pPr>
            <w:r>
              <w:rPr>
                <w:rFonts w:asciiTheme="minorHAnsi" w:hAnsiTheme="minorHAnsi"/>
                <w:sz w:val="28"/>
                <w:szCs w:val="28"/>
              </w:rPr>
              <w:br w:type="page"/>
              <w:t>A</w:t>
            </w:r>
            <w:proofErr w:type="spellStart"/>
            <w:r w:rsidRPr="00306678">
              <w:rPr>
                <w:rFonts w:ascii="Calibri" w:hAnsi="Calibri"/>
                <w:b/>
                <w:bCs/>
                <w:color w:val="000000"/>
                <w:lang w:val="en-IN" w:eastAsia="en-IN"/>
              </w:rPr>
              <w:t>rtifact</w:t>
            </w:r>
            <w:proofErr w:type="spellEnd"/>
            <w:r w:rsidRPr="00306678">
              <w:rPr>
                <w:rFonts w:ascii="Calibri" w:hAnsi="Calibri"/>
                <w:b/>
                <w:bCs/>
                <w:color w:val="000000"/>
                <w:lang w:val="en-IN" w:eastAsia="en-IN"/>
              </w:rPr>
              <w:t xml:space="preserve"> name(TBD)</w:t>
            </w:r>
          </w:p>
        </w:tc>
        <w:tc>
          <w:tcPr>
            <w:tcW w:w="799" w:type="dxa"/>
            <w:tcBorders>
              <w:top w:val="single" w:sz="4" w:space="0" w:color="auto"/>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b/>
                <w:bCs/>
                <w:color w:val="000000"/>
                <w:lang w:val="en-IN" w:eastAsia="en-IN"/>
              </w:rPr>
            </w:pPr>
            <w:r w:rsidRPr="00306678">
              <w:rPr>
                <w:rFonts w:ascii="Calibri" w:hAnsi="Calibri"/>
                <w:b/>
                <w:bCs/>
                <w:color w:val="000000"/>
                <w:lang w:val="en-IN" w:eastAsia="en-IN"/>
              </w:rPr>
              <w:t> </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b/>
                <w:bCs/>
                <w:color w:val="000000"/>
                <w:lang w:val="en-IN" w:eastAsia="en-IN"/>
              </w:rPr>
            </w:pPr>
            <w:r w:rsidRPr="00306678">
              <w:rPr>
                <w:rFonts w:ascii="Calibri" w:hAnsi="Calibri"/>
                <w:b/>
                <w:bCs/>
                <w:color w:val="000000"/>
                <w:lang w:val="en-IN" w:eastAsia="en-IN"/>
              </w:rPr>
              <w:t>Approve</w:t>
            </w:r>
          </w:p>
        </w:tc>
        <w:tc>
          <w:tcPr>
            <w:tcW w:w="953" w:type="dxa"/>
            <w:tcBorders>
              <w:top w:val="single" w:sz="4" w:space="0" w:color="auto"/>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b/>
                <w:bCs/>
                <w:color w:val="000000"/>
                <w:lang w:val="en-IN" w:eastAsia="en-IN"/>
              </w:rPr>
            </w:pPr>
            <w:r w:rsidRPr="00306678">
              <w:rPr>
                <w:rFonts w:ascii="Calibri" w:hAnsi="Calibri"/>
                <w:b/>
                <w:bCs/>
                <w:color w:val="000000"/>
                <w:lang w:val="en-IN" w:eastAsia="en-IN"/>
              </w:rPr>
              <w:t>Reject</w:t>
            </w:r>
          </w:p>
        </w:tc>
        <w:tc>
          <w:tcPr>
            <w:tcW w:w="1763" w:type="dxa"/>
            <w:tcBorders>
              <w:top w:val="single" w:sz="4" w:space="0" w:color="auto"/>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b/>
                <w:bCs/>
                <w:color w:val="000000"/>
                <w:lang w:val="en-IN" w:eastAsia="en-IN"/>
              </w:rPr>
            </w:pPr>
            <w:r w:rsidRPr="00306678">
              <w:rPr>
                <w:rFonts w:ascii="Calibri" w:hAnsi="Calibri"/>
                <w:b/>
                <w:bCs/>
                <w:color w:val="000000"/>
                <w:lang w:val="en-IN" w:eastAsia="en-IN"/>
              </w:rPr>
              <w:t>Rejection reasons</w:t>
            </w:r>
          </w:p>
        </w:tc>
        <w:tc>
          <w:tcPr>
            <w:tcW w:w="2264" w:type="dxa"/>
            <w:tcBorders>
              <w:top w:val="single" w:sz="4" w:space="0" w:color="auto"/>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b/>
                <w:bCs/>
                <w:color w:val="000000"/>
                <w:lang w:val="en-IN" w:eastAsia="en-IN"/>
              </w:rPr>
            </w:pPr>
            <w:r w:rsidRPr="00306678">
              <w:rPr>
                <w:rFonts w:ascii="Calibri" w:hAnsi="Calibri"/>
                <w:b/>
                <w:bCs/>
                <w:color w:val="000000"/>
                <w:lang w:val="en-IN" w:eastAsia="en-IN"/>
              </w:rPr>
              <w:t>Rejection remarks</w:t>
            </w:r>
          </w:p>
        </w:tc>
      </w:tr>
      <w:tr w:rsidR="001E7E5E" w:rsidRPr="00306678" w:rsidTr="00E1611F">
        <w:trPr>
          <w:trHeight w:val="314"/>
        </w:trPr>
        <w:tc>
          <w:tcPr>
            <w:tcW w:w="2824" w:type="dxa"/>
            <w:tcBorders>
              <w:top w:val="nil"/>
              <w:left w:val="single" w:sz="4" w:space="0" w:color="auto"/>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Loan Application</w:t>
            </w:r>
          </w:p>
        </w:tc>
        <w:tc>
          <w:tcPr>
            <w:tcW w:w="799"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u w:val="single"/>
                <w:lang w:val="en-IN" w:eastAsia="en-IN"/>
              </w:rPr>
            </w:pPr>
            <w:r w:rsidRPr="00306678">
              <w:rPr>
                <w:rFonts w:ascii="Calibri" w:hAnsi="Calibri"/>
                <w:color w:val="000000"/>
                <w:u w:val="single"/>
                <w:lang w:val="en-IN" w:eastAsia="en-IN"/>
              </w:rPr>
              <w:t>View</w:t>
            </w:r>
          </w:p>
        </w:tc>
        <w:tc>
          <w:tcPr>
            <w:tcW w:w="1208" w:type="dxa"/>
            <w:tcBorders>
              <w:top w:val="nil"/>
              <w:left w:val="nil"/>
              <w:bottom w:val="single" w:sz="4" w:space="0" w:color="auto"/>
              <w:right w:val="single" w:sz="4" w:space="0" w:color="auto"/>
            </w:tcBorders>
            <w:shd w:val="clear" w:color="000000" w:fill="FDE9D9"/>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953"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1763"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2264"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r>
      <w:tr w:rsidR="001E7E5E" w:rsidRPr="00306678" w:rsidTr="00E1611F">
        <w:trPr>
          <w:trHeight w:val="314"/>
        </w:trPr>
        <w:tc>
          <w:tcPr>
            <w:tcW w:w="2824" w:type="dxa"/>
            <w:tcBorders>
              <w:top w:val="nil"/>
              <w:left w:val="single" w:sz="4" w:space="0" w:color="auto"/>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xml:space="preserve">Legal Agreements </w:t>
            </w:r>
          </w:p>
        </w:tc>
        <w:tc>
          <w:tcPr>
            <w:tcW w:w="799"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u w:val="single"/>
                <w:lang w:val="en-IN" w:eastAsia="en-IN"/>
              </w:rPr>
            </w:pPr>
            <w:r w:rsidRPr="00306678">
              <w:rPr>
                <w:rFonts w:ascii="Calibri" w:hAnsi="Calibri"/>
                <w:color w:val="000000"/>
                <w:u w:val="single"/>
                <w:lang w:val="en-IN" w:eastAsia="en-IN"/>
              </w:rPr>
              <w:t>View</w:t>
            </w:r>
          </w:p>
        </w:tc>
        <w:tc>
          <w:tcPr>
            <w:tcW w:w="1208"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953" w:type="dxa"/>
            <w:tcBorders>
              <w:top w:val="nil"/>
              <w:left w:val="nil"/>
              <w:bottom w:val="single" w:sz="4" w:space="0" w:color="auto"/>
              <w:right w:val="single" w:sz="4" w:space="0" w:color="auto"/>
            </w:tcBorders>
            <w:shd w:val="clear" w:color="000000" w:fill="FDE9D9"/>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1763"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2264"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r>
      <w:tr w:rsidR="001E7E5E" w:rsidRPr="00306678" w:rsidTr="00E1611F">
        <w:trPr>
          <w:trHeight w:val="314"/>
        </w:trPr>
        <w:tc>
          <w:tcPr>
            <w:tcW w:w="2824" w:type="dxa"/>
            <w:tcBorders>
              <w:top w:val="nil"/>
              <w:left w:val="single" w:sz="4" w:space="0" w:color="auto"/>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Legal Schedule</w:t>
            </w:r>
          </w:p>
        </w:tc>
        <w:tc>
          <w:tcPr>
            <w:tcW w:w="799"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u w:val="single"/>
                <w:lang w:val="en-IN" w:eastAsia="en-IN"/>
              </w:rPr>
            </w:pPr>
            <w:r w:rsidRPr="00306678">
              <w:rPr>
                <w:rFonts w:ascii="Calibri" w:hAnsi="Calibri"/>
                <w:color w:val="000000"/>
                <w:u w:val="single"/>
                <w:lang w:val="en-IN" w:eastAsia="en-IN"/>
              </w:rPr>
              <w:t>View</w:t>
            </w:r>
          </w:p>
        </w:tc>
        <w:tc>
          <w:tcPr>
            <w:tcW w:w="1208" w:type="dxa"/>
            <w:tcBorders>
              <w:top w:val="nil"/>
              <w:left w:val="nil"/>
              <w:bottom w:val="single" w:sz="4" w:space="0" w:color="auto"/>
              <w:right w:val="single" w:sz="4" w:space="0" w:color="auto"/>
            </w:tcBorders>
            <w:shd w:val="clear" w:color="000000" w:fill="FDE9D9"/>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953"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1763"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2264"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r>
      <w:tr w:rsidR="001E7E5E" w:rsidRPr="00306678" w:rsidTr="00E1611F">
        <w:trPr>
          <w:trHeight w:val="314"/>
        </w:trPr>
        <w:tc>
          <w:tcPr>
            <w:tcW w:w="2824" w:type="dxa"/>
            <w:tcBorders>
              <w:top w:val="nil"/>
              <w:left w:val="single" w:sz="4" w:space="0" w:color="auto"/>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Customer shared documents</w:t>
            </w:r>
          </w:p>
        </w:tc>
        <w:tc>
          <w:tcPr>
            <w:tcW w:w="799"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u w:val="single"/>
                <w:lang w:val="en-IN" w:eastAsia="en-IN"/>
              </w:rPr>
            </w:pPr>
            <w:r w:rsidRPr="00306678">
              <w:rPr>
                <w:rFonts w:ascii="Calibri" w:hAnsi="Calibri"/>
                <w:color w:val="000000"/>
                <w:u w:val="single"/>
                <w:lang w:val="en-IN" w:eastAsia="en-IN"/>
              </w:rPr>
              <w:t>View</w:t>
            </w:r>
          </w:p>
        </w:tc>
        <w:tc>
          <w:tcPr>
            <w:tcW w:w="1208"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953" w:type="dxa"/>
            <w:tcBorders>
              <w:top w:val="nil"/>
              <w:left w:val="nil"/>
              <w:bottom w:val="single" w:sz="4" w:space="0" w:color="auto"/>
              <w:right w:val="single" w:sz="4" w:space="0" w:color="auto"/>
            </w:tcBorders>
            <w:shd w:val="clear" w:color="000000" w:fill="FDE9D9"/>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1763"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2264"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r>
      <w:tr w:rsidR="001E7E5E" w:rsidRPr="00306678" w:rsidTr="00E1611F">
        <w:trPr>
          <w:trHeight w:val="314"/>
        </w:trPr>
        <w:tc>
          <w:tcPr>
            <w:tcW w:w="2824" w:type="dxa"/>
            <w:tcBorders>
              <w:top w:val="nil"/>
              <w:left w:val="single" w:sz="4" w:space="0" w:color="auto"/>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PDC/ACH</w:t>
            </w:r>
          </w:p>
        </w:tc>
        <w:tc>
          <w:tcPr>
            <w:tcW w:w="799"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u w:val="single"/>
                <w:lang w:val="en-IN" w:eastAsia="en-IN"/>
              </w:rPr>
            </w:pPr>
            <w:r w:rsidRPr="00306678">
              <w:rPr>
                <w:rFonts w:ascii="Calibri" w:hAnsi="Calibri"/>
                <w:color w:val="000000"/>
                <w:u w:val="single"/>
                <w:lang w:val="en-IN" w:eastAsia="en-IN"/>
              </w:rPr>
              <w:t>View</w:t>
            </w:r>
          </w:p>
        </w:tc>
        <w:tc>
          <w:tcPr>
            <w:tcW w:w="1208"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953" w:type="dxa"/>
            <w:tcBorders>
              <w:top w:val="nil"/>
              <w:left w:val="nil"/>
              <w:bottom w:val="single" w:sz="4" w:space="0" w:color="auto"/>
              <w:right w:val="single" w:sz="4" w:space="0" w:color="auto"/>
            </w:tcBorders>
            <w:shd w:val="clear" w:color="000000" w:fill="FDE9D9"/>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1763"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2264"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r>
      <w:tr w:rsidR="001E7E5E" w:rsidRPr="00306678" w:rsidTr="00E1611F">
        <w:trPr>
          <w:trHeight w:val="314"/>
        </w:trPr>
        <w:tc>
          <w:tcPr>
            <w:tcW w:w="2824" w:type="dxa"/>
            <w:tcBorders>
              <w:top w:val="nil"/>
              <w:left w:val="single" w:sz="4" w:space="0" w:color="auto"/>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PHS</w:t>
            </w:r>
          </w:p>
        </w:tc>
        <w:tc>
          <w:tcPr>
            <w:tcW w:w="799"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u w:val="single"/>
                <w:lang w:val="en-IN" w:eastAsia="en-IN"/>
              </w:rPr>
            </w:pPr>
            <w:r w:rsidRPr="00306678">
              <w:rPr>
                <w:rFonts w:ascii="Calibri" w:hAnsi="Calibri"/>
                <w:color w:val="000000"/>
                <w:u w:val="single"/>
                <w:lang w:val="en-IN" w:eastAsia="en-IN"/>
              </w:rPr>
              <w:t>View</w:t>
            </w:r>
          </w:p>
        </w:tc>
        <w:tc>
          <w:tcPr>
            <w:tcW w:w="1208"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953" w:type="dxa"/>
            <w:tcBorders>
              <w:top w:val="nil"/>
              <w:left w:val="nil"/>
              <w:bottom w:val="single" w:sz="4" w:space="0" w:color="auto"/>
              <w:right w:val="single" w:sz="4" w:space="0" w:color="auto"/>
            </w:tcBorders>
            <w:shd w:val="clear" w:color="000000" w:fill="FDE9D9"/>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1763"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2264"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r>
      <w:tr w:rsidR="001E7E5E" w:rsidRPr="00306678" w:rsidTr="00E1611F">
        <w:trPr>
          <w:trHeight w:val="314"/>
        </w:trPr>
        <w:tc>
          <w:tcPr>
            <w:tcW w:w="2824" w:type="dxa"/>
            <w:tcBorders>
              <w:top w:val="nil"/>
              <w:left w:val="single" w:sz="4" w:space="0" w:color="auto"/>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Supporting documents</w:t>
            </w:r>
          </w:p>
        </w:tc>
        <w:tc>
          <w:tcPr>
            <w:tcW w:w="799"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u w:val="single"/>
                <w:lang w:val="en-IN" w:eastAsia="en-IN"/>
              </w:rPr>
            </w:pPr>
            <w:r w:rsidRPr="00306678">
              <w:rPr>
                <w:rFonts w:ascii="Calibri" w:hAnsi="Calibri"/>
                <w:color w:val="000000"/>
                <w:u w:val="single"/>
                <w:lang w:val="en-IN" w:eastAsia="en-IN"/>
              </w:rPr>
              <w:t>View</w:t>
            </w:r>
          </w:p>
        </w:tc>
        <w:tc>
          <w:tcPr>
            <w:tcW w:w="1208"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953" w:type="dxa"/>
            <w:tcBorders>
              <w:top w:val="nil"/>
              <w:left w:val="nil"/>
              <w:bottom w:val="single" w:sz="4" w:space="0" w:color="auto"/>
              <w:right w:val="single" w:sz="4" w:space="0" w:color="auto"/>
            </w:tcBorders>
            <w:shd w:val="clear" w:color="000000" w:fill="FDE9D9"/>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1763"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c>
          <w:tcPr>
            <w:tcW w:w="2264" w:type="dxa"/>
            <w:tcBorders>
              <w:top w:val="nil"/>
              <w:left w:val="nil"/>
              <w:bottom w:val="single" w:sz="4" w:space="0" w:color="auto"/>
              <w:right w:val="single" w:sz="4" w:space="0" w:color="auto"/>
            </w:tcBorders>
            <w:shd w:val="clear" w:color="auto" w:fill="auto"/>
            <w:noWrap/>
            <w:vAlign w:val="bottom"/>
            <w:hideMark/>
          </w:tcPr>
          <w:p w:rsidR="001E7E5E" w:rsidRPr="00306678" w:rsidRDefault="001E7E5E" w:rsidP="00E1611F">
            <w:pPr>
              <w:rPr>
                <w:rFonts w:ascii="Calibri" w:hAnsi="Calibri"/>
                <w:color w:val="000000"/>
                <w:lang w:val="en-IN" w:eastAsia="en-IN"/>
              </w:rPr>
            </w:pPr>
            <w:r w:rsidRPr="00306678">
              <w:rPr>
                <w:rFonts w:ascii="Calibri" w:hAnsi="Calibri"/>
                <w:color w:val="000000"/>
                <w:lang w:val="en-IN" w:eastAsia="en-IN"/>
              </w:rPr>
              <w:t> </w:t>
            </w:r>
          </w:p>
        </w:tc>
      </w:tr>
    </w:tbl>
    <w:p w:rsidR="001E7E5E" w:rsidRDefault="001E7E5E">
      <w:pPr>
        <w:rPr>
          <w:rFonts w:asciiTheme="minorHAnsi" w:hAnsiTheme="minorHAnsi"/>
          <w:sz w:val="28"/>
          <w:szCs w:val="28"/>
        </w:rPr>
      </w:pPr>
    </w:p>
    <w:p w:rsidR="00380FF3" w:rsidRDefault="00380FF3">
      <w:pPr>
        <w:rPr>
          <w:rFonts w:asciiTheme="minorHAnsi" w:hAnsiTheme="minorHAnsi"/>
          <w:sz w:val="28"/>
          <w:szCs w:val="28"/>
        </w:rPr>
      </w:pPr>
    </w:p>
    <w:p w:rsidR="00380FF3" w:rsidRDefault="00380FF3">
      <w:pPr>
        <w:rPr>
          <w:rFonts w:asciiTheme="minorHAnsi" w:hAnsiTheme="minorHAnsi"/>
          <w:sz w:val="28"/>
          <w:szCs w:val="28"/>
        </w:rPr>
      </w:pPr>
    </w:p>
    <w:p w:rsidR="00AB6928" w:rsidRDefault="00AB6928" w:rsidP="00FF1D99">
      <w:pPr>
        <w:pStyle w:val="Heading2"/>
        <w:numPr>
          <w:ilvl w:val="1"/>
          <w:numId w:val="11"/>
        </w:numPr>
      </w:pPr>
      <w:bookmarkStart w:id="544" w:name="_Toc459219435"/>
      <w:r w:rsidRPr="00AB6928">
        <w:lastRenderedPageBreak/>
        <w:t>Screenshots</w:t>
      </w:r>
      <w:bookmarkEnd w:id="544"/>
      <w:r w:rsidRPr="00AB6928">
        <w:t xml:space="preserve"> </w:t>
      </w:r>
    </w:p>
    <w:p w:rsidR="00380FF3" w:rsidRDefault="00380FF3" w:rsidP="00380FF3"/>
    <w:p w:rsidR="006B2661" w:rsidRDefault="006B2661" w:rsidP="00380FF3">
      <w:del w:id="545" w:author="karthik Anandan | IFMR Rural Finance" w:date="2016-08-17T15:37:00Z">
        <w:r w:rsidDel="00A94258">
          <w:rPr>
            <w:noProof/>
            <w:lang w:val="en-IN" w:eastAsia="en-IN"/>
          </w:rPr>
          <w:drawing>
            <wp:inline distT="0" distB="0" distL="0" distR="0" wp14:anchorId="206A3F8C" wp14:editId="2714948F">
              <wp:extent cx="5755005"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23">
                        <a:extLst>
                          <a:ext uri="{28A0092B-C50C-407E-A947-70E740481C1C}">
                            <a14:useLocalDpi xmlns:a14="http://schemas.microsoft.com/office/drawing/2010/main" val="0"/>
                          </a:ext>
                        </a:extLst>
                      </a:blip>
                      <a:stretch>
                        <a:fillRect/>
                      </a:stretch>
                    </pic:blipFill>
                    <pic:spPr>
                      <a:xfrm>
                        <a:off x="0" y="0"/>
                        <a:ext cx="5755005" cy="2773045"/>
                      </a:xfrm>
                      <a:prstGeom prst="rect">
                        <a:avLst/>
                      </a:prstGeom>
                    </pic:spPr>
                  </pic:pic>
                </a:graphicData>
              </a:graphic>
            </wp:inline>
          </w:drawing>
        </w:r>
      </w:del>
      <w:ins w:id="546" w:author="karthik Anandan | IFMR Rural Finance" w:date="2016-08-17T15:37:00Z">
        <w:r w:rsidR="00A94258">
          <w:rPr>
            <w:noProof/>
            <w:lang w:val="en-IN" w:eastAsia="en-IN"/>
          </w:rPr>
          <w:drawing>
            <wp:inline distT="0" distB="0" distL="0" distR="0" wp14:anchorId="515CBCC6" wp14:editId="741BAF27">
              <wp:extent cx="5755005" cy="2630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5005" cy="2630332"/>
                      </a:xfrm>
                      <a:prstGeom prst="rect">
                        <a:avLst/>
                      </a:prstGeom>
                    </pic:spPr>
                  </pic:pic>
                </a:graphicData>
              </a:graphic>
            </wp:inline>
          </w:drawing>
        </w:r>
      </w:ins>
    </w:p>
    <w:p w:rsidR="00380FF3" w:rsidRDefault="00B90650" w:rsidP="00380FF3">
      <w:del w:id="547" w:author="karthik Anandan | IFMR Rural Finance" w:date="2016-08-17T15:48:00Z">
        <w:r w:rsidDel="00A94258">
          <w:rPr>
            <w:noProof/>
            <w:lang w:val="en-IN" w:eastAsia="en-IN"/>
          </w:rPr>
          <w:drawing>
            <wp:inline distT="0" distB="0" distL="0" distR="0" wp14:anchorId="3E1EBE6B" wp14:editId="3C7BF034">
              <wp:extent cx="5755005" cy="3378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25">
                        <a:extLst>
                          <a:ext uri="{28A0092B-C50C-407E-A947-70E740481C1C}">
                            <a14:useLocalDpi xmlns:a14="http://schemas.microsoft.com/office/drawing/2010/main" val="0"/>
                          </a:ext>
                        </a:extLst>
                      </a:blip>
                      <a:stretch>
                        <a:fillRect/>
                      </a:stretch>
                    </pic:blipFill>
                    <pic:spPr>
                      <a:xfrm>
                        <a:off x="0" y="0"/>
                        <a:ext cx="5755005" cy="3378835"/>
                      </a:xfrm>
                      <a:prstGeom prst="rect">
                        <a:avLst/>
                      </a:prstGeom>
                    </pic:spPr>
                  </pic:pic>
                </a:graphicData>
              </a:graphic>
            </wp:inline>
          </w:drawing>
        </w:r>
      </w:del>
      <w:ins w:id="548" w:author="karthik Anandan | IFMR Rural Finance" w:date="2016-08-17T15:48:00Z">
        <w:r w:rsidR="00A94258">
          <w:rPr>
            <w:noProof/>
            <w:lang w:val="en-IN" w:eastAsia="en-IN"/>
          </w:rPr>
          <w:drawing>
            <wp:inline distT="0" distB="0" distL="0" distR="0">
              <wp:extent cx="5755005" cy="358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26">
                        <a:extLst>
                          <a:ext uri="{28A0092B-C50C-407E-A947-70E740481C1C}">
                            <a14:useLocalDpi xmlns:a14="http://schemas.microsoft.com/office/drawing/2010/main" val="0"/>
                          </a:ext>
                        </a:extLst>
                      </a:blip>
                      <a:stretch>
                        <a:fillRect/>
                      </a:stretch>
                    </pic:blipFill>
                    <pic:spPr>
                      <a:xfrm>
                        <a:off x="0" y="0"/>
                        <a:ext cx="5755005" cy="3587750"/>
                      </a:xfrm>
                      <a:prstGeom prst="rect">
                        <a:avLst/>
                      </a:prstGeom>
                    </pic:spPr>
                  </pic:pic>
                </a:graphicData>
              </a:graphic>
            </wp:inline>
          </w:drawing>
        </w:r>
      </w:ins>
    </w:p>
    <w:p w:rsidR="00380FF3" w:rsidRPr="00380FF3" w:rsidRDefault="00380FF3" w:rsidP="00380FF3"/>
    <w:p w:rsidR="00AB6928" w:rsidRPr="00AB6928" w:rsidRDefault="00AB6928" w:rsidP="00FF1D99">
      <w:pPr>
        <w:pStyle w:val="Heading2"/>
        <w:numPr>
          <w:ilvl w:val="1"/>
          <w:numId w:val="11"/>
        </w:numPr>
      </w:pPr>
      <w:bookmarkStart w:id="549" w:name="_Toc459219436"/>
      <w:r>
        <w:t>Functional requirements</w:t>
      </w:r>
      <w:bookmarkEnd w:id="549"/>
    </w:p>
    <w:p w:rsidR="00E149F5" w:rsidRDefault="00E149F5" w:rsidP="00E149F5">
      <w:pPr>
        <w:spacing w:after="0"/>
        <w:rPr>
          <w:rFonts w:asciiTheme="minorHAnsi" w:hAnsiTheme="minorHAnsi"/>
          <w:sz w:val="24"/>
          <w:szCs w:val="24"/>
        </w:rPr>
      </w:pPr>
    </w:p>
    <w:p w:rsidR="00E149F5" w:rsidRPr="00E149F5" w:rsidRDefault="00E149F5" w:rsidP="00E149F5">
      <w:pPr>
        <w:spacing w:after="0"/>
        <w:rPr>
          <w:rFonts w:asciiTheme="minorHAnsi" w:hAnsiTheme="minorHAnsi"/>
          <w:sz w:val="24"/>
          <w:szCs w:val="24"/>
        </w:rPr>
      </w:pPr>
      <w:r>
        <w:rPr>
          <w:rFonts w:asciiTheme="minorHAnsi" w:hAnsiTheme="minorHAnsi"/>
          <w:sz w:val="24"/>
          <w:szCs w:val="24"/>
        </w:rPr>
        <w:t>Document Verification Queue</w:t>
      </w:r>
    </w:p>
    <w:p w:rsidR="00372173" w:rsidRPr="00E149F5" w:rsidRDefault="00E149F5" w:rsidP="00E149F5">
      <w:pPr>
        <w:pStyle w:val="ListParagraph"/>
        <w:numPr>
          <w:ilvl w:val="1"/>
          <w:numId w:val="4"/>
        </w:numPr>
        <w:rPr>
          <w:rFonts w:asciiTheme="minorHAnsi" w:hAnsiTheme="minorHAnsi"/>
          <w:sz w:val="24"/>
          <w:szCs w:val="24"/>
        </w:rPr>
      </w:pPr>
      <w:r>
        <w:rPr>
          <w:rFonts w:asciiTheme="minorHAnsi" w:hAnsiTheme="minorHAnsi"/>
          <w:sz w:val="24"/>
          <w:szCs w:val="24"/>
        </w:rPr>
        <w:t xml:space="preserve">This will list all </w:t>
      </w:r>
      <w:r w:rsidR="00372173" w:rsidRPr="00E149F5">
        <w:rPr>
          <w:rFonts w:asciiTheme="minorHAnsi" w:hAnsiTheme="minorHAnsi"/>
          <w:sz w:val="24"/>
          <w:szCs w:val="24"/>
        </w:rPr>
        <w:t>the loan accounts for which documents are uploaded and pending for verification</w:t>
      </w:r>
    </w:p>
    <w:p w:rsidR="00372173" w:rsidRPr="00FF1D99" w:rsidRDefault="00372173" w:rsidP="0077411B">
      <w:pPr>
        <w:pStyle w:val="ListParagraph"/>
        <w:numPr>
          <w:ilvl w:val="1"/>
          <w:numId w:val="4"/>
        </w:numPr>
        <w:rPr>
          <w:rFonts w:asciiTheme="minorHAnsi" w:hAnsiTheme="minorHAnsi"/>
          <w:sz w:val="24"/>
          <w:szCs w:val="24"/>
        </w:rPr>
      </w:pPr>
      <w:r w:rsidRPr="00FF1D99">
        <w:rPr>
          <w:rFonts w:asciiTheme="minorHAnsi" w:hAnsiTheme="minorHAnsi"/>
          <w:sz w:val="24"/>
          <w:szCs w:val="24"/>
        </w:rPr>
        <w:t>All the loans will be displayed with basic details like</w:t>
      </w:r>
    </w:p>
    <w:p w:rsidR="00372173" w:rsidRPr="00FF1D99" w:rsidRDefault="00372173" w:rsidP="00CC44EB">
      <w:pPr>
        <w:pStyle w:val="ListParagraph"/>
        <w:numPr>
          <w:ilvl w:val="2"/>
          <w:numId w:val="2"/>
        </w:numPr>
        <w:rPr>
          <w:rFonts w:asciiTheme="minorHAnsi" w:hAnsiTheme="minorHAnsi"/>
          <w:sz w:val="24"/>
          <w:szCs w:val="24"/>
        </w:rPr>
      </w:pPr>
      <w:r w:rsidRPr="00FF1D99">
        <w:rPr>
          <w:rFonts w:asciiTheme="minorHAnsi" w:hAnsiTheme="minorHAnsi"/>
          <w:sz w:val="24"/>
          <w:szCs w:val="24"/>
        </w:rPr>
        <w:lastRenderedPageBreak/>
        <w:t>Loan ID</w:t>
      </w:r>
    </w:p>
    <w:p w:rsidR="00372173" w:rsidRPr="00FF1D99" w:rsidRDefault="00372173" w:rsidP="00CC44EB">
      <w:pPr>
        <w:pStyle w:val="ListParagraph"/>
        <w:numPr>
          <w:ilvl w:val="2"/>
          <w:numId w:val="2"/>
        </w:numPr>
        <w:rPr>
          <w:rFonts w:asciiTheme="minorHAnsi" w:hAnsiTheme="minorHAnsi"/>
          <w:sz w:val="24"/>
          <w:szCs w:val="24"/>
        </w:rPr>
      </w:pPr>
      <w:r w:rsidRPr="00FF1D99">
        <w:rPr>
          <w:rFonts w:asciiTheme="minorHAnsi" w:hAnsiTheme="minorHAnsi"/>
          <w:sz w:val="24"/>
          <w:szCs w:val="24"/>
        </w:rPr>
        <w:t>Entity Name</w:t>
      </w:r>
    </w:p>
    <w:p w:rsidR="00372173" w:rsidRPr="00FF1D99" w:rsidRDefault="00372173" w:rsidP="00CC44EB">
      <w:pPr>
        <w:pStyle w:val="ListParagraph"/>
        <w:numPr>
          <w:ilvl w:val="2"/>
          <w:numId w:val="2"/>
        </w:numPr>
        <w:rPr>
          <w:rFonts w:asciiTheme="minorHAnsi" w:hAnsiTheme="minorHAnsi"/>
          <w:sz w:val="24"/>
          <w:szCs w:val="24"/>
        </w:rPr>
      </w:pPr>
      <w:r w:rsidRPr="00FF1D99">
        <w:rPr>
          <w:rFonts w:asciiTheme="minorHAnsi" w:hAnsiTheme="minorHAnsi"/>
          <w:sz w:val="24"/>
          <w:szCs w:val="24"/>
        </w:rPr>
        <w:t>Branch Name</w:t>
      </w:r>
    </w:p>
    <w:p w:rsidR="00372173" w:rsidRPr="00FF1D99" w:rsidRDefault="00372173" w:rsidP="00CC44EB">
      <w:pPr>
        <w:pStyle w:val="ListParagraph"/>
        <w:numPr>
          <w:ilvl w:val="2"/>
          <w:numId w:val="2"/>
        </w:numPr>
        <w:rPr>
          <w:rFonts w:asciiTheme="minorHAnsi" w:hAnsiTheme="minorHAnsi"/>
          <w:sz w:val="24"/>
          <w:szCs w:val="24"/>
        </w:rPr>
      </w:pPr>
      <w:r w:rsidRPr="00FF1D99">
        <w:rPr>
          <w:rFonts w:asciiTheme="minorHAnsi" w:hAnsiTheme="minorHAnsi"/>
          <w:sz w:val="24"/>
          <w:szCs w:val="24"/>
        </w:rPr>
        <w:t>Document Uploaded date</w:t>
      </w:r>
    </w:p>
    <w:p w:rsidR="00372173" w:rsidRPr="00FF1D99" w:rsidRDefault="00372173" w:rsidP="00CC44EB">
      <w:pPr>
        <w:pStyle w:val="ListParagraph"/>
        <w:numPr>
          <w:ilvl w:val="2"/>
          <w:numId w:val="2"/>
        </w:numPr>
        <w:rPr>
          <w:rFonts w:asciiTheme="minorHAnsi" w:hAnsiTheme="minorHAnsi"/>
          <w:sz w:val="24"/>
          <w:szCs w:val="24"/>
        </w:rPr>
      </w:pPr>
      <w:r w:rsidRPr="00FF1D99">
        <w:rPr>
          <w:rFonts w:asciiTheme="minorHAnsi" w:hAnsiTheme="minorHAnsi"/>
          <w:sz w:val="24"/>
          <w:szCs w:val="24"/>
        </w:rPr>
        <w:t>Loan Officer Name</w:t>
      </w:r>
    </w:p>
    <w:p w:rsidR="00372173" w:rsidRPr="00FF1D99" w:rsidRDefault="00372173" w:rsidP="00CC44EB">
      <w:pPr>
        <w:pStyle w:val="ListParagraph"/>
        <w:numPr>
          <w:ilvl w:val="2"/>
          <w:numId w:val="2"/>
        </w:numPr>
        <w:rPr>
          <w:rFonts w:asciiTheme="minorHAnsi" w:hAnsiTheme="minorHAnsi"/>
          <w:sz w:val="24"/>
          <w:szCs w:val="24"/>
        </w:rPr>
      </w:pPr>
      <w:r w:rsidRPr="00FF1D99">
        <w:rPr>
          <w:rFonts w:asciiTheme="minorHAnsi" w:hAnsiTheme="minorHAnsi"/>
          <w:sz w:val="24"/>
          <w:szCs w:val="24"/>
        </w:rPr>
        <w:t>Spoke Name</w:t>
      </w:r>
    </w:p>
    <w:p w:rsidR="00372173" w:rsidRPr="00FF1D99" w:rsidRDefault="00372173" w:rsidP="00CC44EB">
      <w:pPr>
        <w:pStyle w:val="ListParagraph"/>
        <w:numPr>
          <w:ilvl w:val="2"/>
          <w:numId w:val="2"/>
        </w:numPr>
        <w:rPr>
          <w:rFonts w:asciiTheme="minorHAnsi" w:hAnsiTheme="minorHAnsi"/>
          <w:sz w:val="24"/>
          <w:szCs w:val="24"/>
        </w:rPr>
      </w:pPr>
      <w:r w:rsidRPr="00FF1D99">
        <w:rPr>
          <w:rFonts w:asciiTheme="minorHAnsi" w:hAnsiTheme="minorHAnsi"/>
          <w:sz w:val="24"/>
          <w:szCs w:val="24"/>
        </w:rPr>
        <w:t>Hub Name</w:t>
      </w:r>
    </w:p>
    <w:p w:rsidR="00372173" w:rsidRPr="00FF1D99" w:rsidRDefault="00372173" w:rsidP="0077411B">
      <w:pPr>
        <w:pStyle w:val="ListParagraph"/>
        <w:numPr>
          <w:ilvl w:val="1"/>
          <w:numId w:val="4"/>
        </w:numPr>
        <w:rPr>
          <w:rFonts w:asciiTheme="minorHAnsi" w:hAnsiTheme="minorHAnsi"/>
          <w:sz w:val="24"/>
          <w:szCs w:val="24"/>
        </w:rPr>
      </w:pPr>
      <w:r w:rsidRPr="00FF1D99">
        <w:rPr>
          <w:rFonts w:asciiTheme="minorHAnsi" w:hAnsiTheme="minorHAnsi"/>
          <w:sz w:val="24"/>
          <w:szCs w:val="24"/>
        </w:rPr>
        <w:t>Search Option to be provided with Customer Name, Entity Name, and Branch Name.</w:t>
      </w:r>
    </w:p>
    <w:p w:rsidR="00372173" w:rsidRPr="00FF1D99" w:rsidRDefault="00372173" w:rsidP="0077411B">
      <w:pPr>
        <w:pStyle w:val="ListParagraph"/>
        <w:numPr>
          <w:ilvl w:val="1"/>
          <w:numId w:val="4"/>
        </w:numPr>
        <w:rPr>
          <w:rFonts w:asciiTheme="minorHAnsi" w:hAnsiTheme="minorHAnsi"/>
          <w:sz w:val="24"/>
          <w:szCs w:val="24"/>
        </w:rPr>
      </w:pPr>
      <w:r w:rsidRPr="00FF1D99">
        <w:rPr>
          <w:rFonts w:asciiTheme="minorHAnsi" w:hAnsiTheme="minorHAnsi"/>
          <w:sz w:val="24"/>
          <w:szCs w:val="24"/>
        </w:rPr>
        <w:t>Sorting can be done based on the above 7 fields.</w:t>
      </w:r>
    </w:p>
    <w:p w:rsidR="00E149F5" w:rsidRDefault="00E149F5" w:rsidP="00E149F5">
      <w:pPr>
        <w:rPr>
          <w:rFonts w:asciiTheme="minorHAnsi" w:hAnsiTheme="minorHAnsi"/>
          <w:sz w:val="24"/>
          <w:szCs w:val="24"/>
        </w:rPr>
      </w:pPr>
      <w:r>
        <w:rPr>
          <w:rFonts w:asciiTheme="minorHAnsi" w:hAnsiTheme="minorHAnsi"/>
          <w:sz w:val="24"/>
          <w:szCs w:val="24"/>
        </w:rPr>
        <w:t>Document Verification for a Loan</w:t>
      </w:r>
    </w:p>
    <w:p w:rsidR="00372173" w:rsidRDefault="00306678" w:rsidP="00E149F5">
      <w:pPr>
        <w:pStyle w:val="ListParagraph"/>
        <w:numPr>
          <w:ilvl w:val="0"/>
          <w:numId w:val="34"/>
        </w:numPr>
        <w:rPr>
          <w:rFonts w:asciiTheme="minorHAnsi" w:hAnsiTheme="minorHAnsi"/>
          <w:sz w:val="24"/>
          <w:szCs w:val="24"/>
        </w:rPr>
      </w:pPr>
      <w:r w:rsidRPr="00E149F5">
        <w:rPr>
          <w:rFonts w:asciiTheme="minorHAnsi" w:hAnsiTheme="minorHAnsi"/>
          <w:sz w:val="24"/>
          <w:szCs w:val="24"/>
        </w:rPr>
        <w:t xml:space="preserve">select </w:t>
      </w:r>
      <w:r w:rsidR="00E149F5">
        <w:rPr>
          <w:rFonts w:asciiTheme="minorHAnsi" w:hAnsiTheme="minorHAnsi"/>
          <w:sz w:val="24"/>
          <w:szCs w:val="24"/>
        </w:rPr>
        <w:t xml:space="preserve">a </w:t>
      </w:r>
      <w:r w:rsidRPr="00E149F5">
        <w:rPr>
          <w:rFonts w:asciiTheme="minorHAnsi" w:hAnsiTheme="minorHAnsi"/>
          <w:sz w:val="24"/>
          <w:szCs w:val="24"/>
        </w:rPr>
        <w:t xml:space="preserve">loan account </w:t>
      </w:r>
      <w:r w:rsidR="00E149F5">
        <w:rPr>
          <w:rFonts w:asciiTheme="minorHAnsi" w:hAnsiTheme="minorHAnsi"/>
          <w:sz w:val="24"/>
          <w:szCs w:val="24"/>
        </w:rPr>
        <w:t>and action by selecting Document verification</w:t>
      </w:r>
    </w:p>
    <w:p w:rsidR="00E149F5" w:rsidRDefault="00E149F5" w:rsidP="00E149F5">
      <w:pPr>
        <w:pStyle w:val="ListParagraph"/>
        <w:numPr>
          <w:ilvl w:val="0"/>
          <w:numId w:val="34"/>
        </w:numPr>
        <w:rPr>
          <w:rFonts w:asciiTheme="minorHAnsi" w:hAnsiTheme="minorHAnsi"/>
          <w:sz w:val="24"/>
          <w:szCs w:val="24"/>
        </w:rPr>
      </w:pPr>
      <w:r>
        <w:rPr>
          <w:rFonts w:asciiTheme="minorHAnsi" w:hAnsiTheme="minorHAnsi"/>
          <w:sz w:val="24"/>
          <w:szCs w:val="24"/>
        </w:rPr>
        <w:t>In a new screen, all the documents that are attached to the Loan and listed document type wise.</w:t>
      </w:r>
    </w:p>
    <w:p w:rsidR="00E149F5" w:rsidRDefault="00E149F5" w:rsidP="00E149F5">
      <w:pPr>
        <w:pStyle w:val="ListParagraph"/>
        <w:numPr>
          <w:ilvl w:val="0"/>
          <w:numId w:val="34"/>
        </w:numPr>
        <w:rPr>
          <w:rFonts w:asciiTheme="minorHAnsi" w:hAnsiTheme="minorHAnsi"/>
          <w:sz w:val="24"/>
          <w:szCs w:val="24"/>
        </w:rPr>
      </w:pPr>
      <w:r>
        <w:rPr>
          <w:rFonts w:asciiTheme="minorHAnsi" w:hAnsiTheme="minorHAnsi"/>
          <w:sz w:val="24"/>
          <w:szCs w:val="24"/>
        </w:rPr>
        <w:t>User can click on the document type to download the file.</w:t>
      </w:r>
    </w:p>
    <w:p w:rsidR="000657D4" w:rsidRDefault="00E149F5" w:rsidP="00E149F5">
      <w:pPr>
        <w:pStyle w:val="ListParagraph"/>
        <w:numPr>
          <w:ilvl w:val="0"/>
          <w:numId w:val="34"/>
        </w:numPr>
        <w:rPr>
          <w:rFonts w:asciiTheme="minorHAnsi" w:hAnsiTheme="minorHAnsi"/>
          <w:sz w:val="24"/>
          <w:szCs w:val="24"/>
        </w:rPr>
      </w:pPr>
      <w:r>
        <w:rPr>
          <w:rFonts w:asciiTheme="minorHAnsi" w:hAnsiTheme="minorHAnsi"/>
          <w:sz w:val="24"/>
          <w:szCs w:val="24"/>
        </w:rPr>
        <w:t>User will have an option to decide on approve/reject at the file level</w:t>
      </w:r>
    </w:p>
    <w:p w:rsidR="00E149F5" w:rsidRPr="00E149F5" w:rsidRDefault="00E149F5" w:rsidP="00E149F5">
      <w:pPr>
        <w:pStyle w:val="ListParagraph"/>
        <w:numPr>
          <w:ilvl w:val="0"/>
          <w:numId w:val="34"/>
        </w:numPr>
        <w:rPr>
          <w:rFonts w:asciiTheme="minorHAnsi" w:hAnsiTheme="minorHAnsi"/>
          <w:sz w:val="24"/>
          <w:szCs w:val="24"/>
        </w:rPr>
      </w:pPr>
      <w:r>
        <w:rPr>
          <w:rFonts w:asciiTheme="minorHAnsi" w:hAnsiTheme="minorHAnsi"/>
          <w:sz w:val="24"/>
          <w:szCs w:val="24"/>
        </w:rPr>
        <w:t xml:space="preserve">Upon submit, the task will move to “Pending for Disbursement” queue provided all the documents are approved. Even if one of the document is rejected, the task will move to “Document Generate and Upload” for Hub Manager to correct the required file and re-submit. </w:t>
      </w:r>
    </w:p>
    <w:p w:rsidR="001E7E5E" w:rsidRDefault="001E7E5E" w:rsidP="00E93368">
      <w:pPr>
        <w:pStyle w:val="Heading2"/>
        <w:numPr>
          <w:ilvl w:val="1"/>
          <w:numId w:val="11"/>
        </w:numPr>
      </w:pPr>
      <w:bookmarkStart w:id="550" w:name="_Toc459219437"/>
      <w:r>
        <w:t>Uploads</w:t>
      </w:r>
      <w:bookmarkEnd w:id="550"/>
    </w:p>
    <w:p w:rsidR="00E93368" w:rsidRPr="00E93368" w:rsidRDefault="00E93368" w:rsidP="00E93368">
      <w:pPr>
        <w:pStyle w:val="ListParagraph"/>
        <w:ind w:left="0"/>
      </w:pPr>
      <w:r w:rsidRPr="003E458C">
        <w:rPr>
          <w:rFonts w:asciiTheme="minorHAnsi" w:hAnsiTheme="minorHAnsi"/>
          <w:sz w:val="24"/>
          <w:szCs w:val="24"/>
        </w:rPr>
        <w:t>-NA-</w:t>
      </w:r>
    </w:p>
    <w:p w:rsidR="001E7E5E" w:rsidRDefault="001E7E5E" w:rsidP="00FF1D99">
      <w:pPr>
        <w:pStyle w:val="Heading2"/>
        <w:numPr>
          <w:ilvl w:val="1"/>
          <w:numId w:val="11"/>
        </w:numPr>
      </w:pPr>
      <w:bookmarkStart w:id="551" w:name="_Toc459219438"/>
      <w:r>
        <w:t>Downloads</w:t>
      </w:r>
      <w:bookmarkEnd w:id="551"/>
    </w:p>
    <w:p w:rsidR="00E93368" w:rsidRPr="00E93368" w:rsidRDefault="00E149F5" w:rsidP="00E93368">
      <w:r>
        <w:rPr>
          <w:rFonts w:asciiTheme="minorHAnsi" w:hAnsiTheme="minorHAnsi"/>
          <w:sz w:val="24"/>
          <w:szCs w:val="24"/>
        </w:rPr>
        <w:t xml:space="preserve">All Documents uploaded in Document Generate and Upload stage </w:t>
      </w:r>
    </w:p>
    <w:p w:rsidR="001E7E5E" w:rsidRDefault="001E7E5E" w:rsidP="00FF1D99">
      <w:pPr>
        <w:pStyle w:val="Heading2"/>
        <w:numPr>
          <w:ilvl w:val="1"/>
          <w:numId w:val="11"/>
        </w:numPr>
      </w:pPr>
      <w:bookmarkStart w:id="552" w:name="_Toc459219439"/>
      <w:r>
        <w:t>Reports</w:t>
      </w:r>
      <w:bookmarkEnd w:id="552"/>
    </w:p>
    <w:p w:rsidR="00E93368" w:rsidRPr="00E93368" w:rsidRDefault="00E93368" w:rsidP="00E93368">
      <w:r w:rsidRPr="003E458C">
        <w:rPr>
          <w:rFonts w:asciiTheme="minorHAnsi" w:hAnsiTheme="minorHAnsi"/>
          <w:sz w:val="24"/>
          <w:szCs w:val="24"/>
        </w:rPr>
        <w:t>-NA-</w:t>
      </w:r>
    </w:p>
    <w:p w:rsidR="00FF1D99" w:rsidRDefault="00FF1D99">
      <w:pPr>
        <w:rPr>
          <w:smallCaps/>
          <w:spacing w:val="5"/>
          <w:sz w:val="36"/>
          <w:szCs w:val="36"/>
        </w:rPr>
      </w:pPr>
      <w:r>
        <w:br w:type="page"/>
      </w:r>
    </w:p>
    <w:p w:rsidR="00EC2058" w:rsidRPr="00B77691" w:rsidRDefault="000657D4" w:rsidP="00FF1D99">
      <w:pPr>
        <w:pStyle w:val="Heading1"/>
        <w:numPr>
          <w:ilvl w:val="0"/>
          <w:numId w:val="11"/>
        </w:numPr>
      </w:pPr>
      <w:bookmarkStart w:id="553" w:name="_Toc459219440"/>
      <w:r w:rsidRPr="00B77691">
        <w:lastRenderedPageBreak/>
        <w:t>Ready for Disbursement</w:t>
      </w:r>
      <w:bookmarkEnd w:id="553"/>
    </w:p>
    <w:p w:rsidR="00B77691" w:rsidRDefault="00B77691" w:rsidP="00FF1D99">
      <w:pPr>
        <w:pStyle w:val="Heading2"/>
        <w:numPr>
          <w:ilvl w:val="1"/>
          <w:numId w:val="11"/>
        </w:numPr>
      </w:pPr>
      <w:bookmarkStart w:id="554" w:name="_Toc459219441"/>
      <w:r w:rsidRPr="00B77691">
        <w:t>UI Requirements</w:t>
      </w:r>
      <w:bookmarkEnd w:id="554"/>
    </w:p>
    <w:p w:rsidR="00FF1D99" w:rsidRPr="00FF1D99" w:rsidRDefault="00FF1D99" w:rsidP="00B03048">
      <w:pPr>
        <w:spacing w:after="0"/>
      </w:pPr>
    </w:p>
    <w:tbl>
      <w:tblPr>
        <w:tblStyle w:val="TableGrid"/>
        <w:tblW w:w="10456" w:type="dxa"/>
        <w:tblLayout w:type="fixed"/>
        <w:tblLook w:val="04A0" w:firstRow="1" w:lastRow="0" w:firstColumn="1" w:lastColumn="0" w:noHBand="0" w:noVBand="1"/>
      </w:tblPr>
      <w:tblGrid>
        <w:gridCol w:w="1668"/>
        <w:gridCol w:w="1984"/>
        <w:gridCol w:w="709"/>
        <w:gridCol w:w="992"/>
        <w:gridCol w:w="1701"/>
        <w:gridCol w:w="3402"/>
      </w:tblGrid>
      <w:tr w:rsidR="00B77691" w:rsidRPr="00FF1D99" w:rsidTr="00FF1D99">
        <w:tc>
          <w:tcPr>
            <w:tcW w:w="1668" w:type="dxa"/>
          </w:tcPr>
          <w:p w:rsidR="00B77691" w:rsidRPr="00FF1D99" w:rsidRDefault="00B77691" w:rsidP="00E1611F">
            <w:pPr>
              <w:rPr>
                <w:rFonts w:asciiTheme="minorHAnsi" w:hAnsiTheme="minorHAnsi"/>
                <w:b/>
                <w:sz w:val="18"/>
                <w:szCs w:val="18"/>
              </w:rPr>
            </w:pPr>
            <w:r w:rsidRPr="00FF1D99">
              <w:rPr>
                <w:rFonts w:asciiTheme="minorHAnsi" w:hAnsiTheme="minorHAnsi"/>
                <w:b/>
                <w:sz w:val="18"/>
                <w:szCs w:val="18"/>
              </w:rPr>
              <w:t>Field name</w:t>
            </w:r>
          </w:p>
        </w:tc>
        <w:tc>
          <w:tcPr>
            <w:tcW w:w="1984" w:type="dxa"/>
          </w:tcPr>
          <w:p w:rsidR="00B77691" w:rsidRPr="00FF1D99" w:rsidRDefault="00B77691" w:rsidP="00E1611F">
            <w:pPr>
              <w:rPr>
                <w:rFonts w:asciiTheme="minorHAnsi" w:hAnsiTheme="minorHAnsi"/>
                <w:b/>
                <w:sz w:val="18"/>
                <w:szCs w:val="18"/>
              </w:rPr>
            </w:pPr>
            <w:r w:rsidRPr="00FF1D99">
              <w:rPr>
                <w:rFonts w:asciiTheme="minorHAnsi" w:hAnsiTheme="minorHAnsi"/>
                <w:b/>
                <w:sz w:val="18"/>
                <w:szCs w:val="18"/>
              </w:rPr>
              <w:t>Section</w:t>
            </w:r>
          </w:p>
        </w:tc>
        <w:tc>
          <w:tcPr>
            <w:tcW w:w="709" w:type="dxa"/>
          </w:tcPr>
          <w:p w:rsidR="00B77691" w:rsidRPr="00FF1D99" w:rsidRDefault="00B77691" w:rsidP="00E1611F">
            <w:pPr>
              <w:rPr>
                <w:rFonts w:asciiTheme="minorHAnsi" w:hAnsiTheme="minorHAnsi"/>
                <w:b/>
                <w:sz w:val="18"/>
                <w:szCs w:val="18"/>
              </w:rPr>
            </w:pPr>
            <w:r w:rsidRPr="00FF1D99">
              <w:rPr>
                <w:rFonts w:asciiTheme="minorHAnsi" w:hAnsiTheme="minorHAnsi"/>
                <w:b/>
                <w:sz w:val="18"/>
                <w:szCs w:val="18"/>
              </w:rPr>
              <w:t xml:space="preserve">Data Type </w:t>
            </w:r>
          </w:p>
        </w:tc>
        <w:tc>
          <w:tcPr>
            <w:tcW w:w="992" w:type="dxa"/>
          </w:tcPr>
          <w:p w:rsidR="00B77691" w:rsidRPr="00FF1D99" w:rsidRDefault="00B77691" w:rsidP="00E1611F">
            <w:pPr>
              <w:rPr>
                <w:rFonts w:asciiTheme="minorHAnsi" w:hAnsiTheme="minorHAnsi"/>
                <w:b/>
                <w:sz w:val="18"/>
                <w:szCs w:val="18"/>
              </w:rPr>
            </w:pPr>
            <w:r w:rsidRPr="00FF1D99">
              <w:rPr>
                <w:rFonts w:asciiTheme="minorHAnsi" w:hAnsiTheme="minorHAnsi"/>
                <w:b/>
                <w:sz w:val="18"/>
                <w:szCs w:val="18"/>
              </w:rPr>
              <w:t>Attribute</w:t>
            </w:r>
          </w:p>
        </w:tc>
        <w:tc>
          <w:tcPr>
            <w:tcW w:w="1701" w:type="dxa"/>
          </w:tcPr>
          <w:p w:rsidR="00B77691" w:rsidRPr="00FF1D99" w:rsidRDefault="00B77691" w:rsidP="00E1611F">
            <w:pPr>
              <w:rPr>
                <w:rFonts w:asciiTheme="minorHAnsi" w:hAnsiTheme="minorHAnsi"/>
                <w:b/>
                <w:sz w:val="18"/>
                <w:szCs w:val="18"/>
              </w:rPr>
            </w:pPr>
            <w:r w:rsidRPr="00FF1D99">
              <w:rPr>
                <w:rFonts w:asciiTheme="minorHAnsi" w:hAnsiTheme="minorHAnsi"/>
                <w:b/>
                <w:sz w:val="18"/>
                <w:szCs w:val="18"/>
              </w:rPr>
              <w:t>Validations/Restrictions</w:t>
            </w:r>
          </w:p>
        </w:tc>
        <w:tc>
          <w:tcPr>
            <w:tcW w:w="3402" w:type="dxa"/>
          </w:tcPr>
          <w:p w:rsidR="00B77691" w:rsidRPr="00FF1D99" w:rsidRDefault="00B77691" w:rsidP="00E1611F">
            <w:pPr>
              <w:rPr>
                <w:rFonts w:asciiTheme="minorHAnsi" w:hAnsiTheme="minorHAnsi"/>
                <w:b/>
                <w:sz w:val="18"/>
                <w:szCs w:val="18"/>
              </w:rPr>
            </w:pPr>
            <w:r w:rsidRPr="00FF1D99">
              <w:rPr>
                <w:rFonts w:asciiTheme="minorHAnsi" w:hAnsiTheme="minorHAnsi"/>
                <w:b/>
                <w:sz w:val="18"/>
                <w:szCs w:val="18"/>
              </w:rPr>
              <w:t>Population logic</w:t>
            </w:r>
          </w:p>
        </w:tc>
      </w:tr>
      <w:tr w:rsidR="00B77691" w:rsidRPr="00FF1D99" w:rsidTr="00FF1D99">
        <w:tc>
          <w:tcPr>
            <w:tcW w:w="1668"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Bank Name</w:t>
            </w:r>
          </w:p>
        </w:tc>
        <w:tc>
          <w:tcPr>
            <w:tcW w:w="1984"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Disbursement details</w:t>
            </w:r>
          </w:p>
        </w:tc>
        <w:tc>
          <w:tcPr>
            <w:tcW w:w="709"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Text</w:t>
            </w:r>
          </w:p>
        </w:tc>
        <w:tc>
          <w:tcPr>
            <w:tcW w:w="992"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Write</w:t>
            </w:r>
          </w:p>
        </w:tc>
        <w:tc>
          <w:tcPr>
            <w:tcW w:w="1701"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Drop down</w:t>
            </w:r>
          </w:p>
        </w:tc>
        <w:tc>
          <w:tcPr>
            <w:tcW w:w="3402"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Master data</w:t>
            </w:r>
          </w:p>
        </w:tc>
      </w:tr>
      <w:tr w:rsidR="00B77691" w:rsidRPr="00FF1D99" w:rsidTr="00FF1D99">
        <w:tc>
          <w:tcPr>
            <w:tcW w:w="1668"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Branch Name</w:t>
            </w:r>
          </w:p>
        </w:tc>
        <w:tc>
          <w:tcPr>
            <w:tcW w:w="1984"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Disbursement details</w:t>
            </w:r>
          </w:p>
        </w:tc>
        <w:tc>
          <w:tcPr>
            <w:tcW w:w="709"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Text</w:t>
            </w:r>
          </w:p>
        </w:tc>
        <w:tc>
          <w:tcPr>
            <w:tcW w:w="992"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Read</w:t>
            </w:r>
          </w:p>
        </w:tc>
        <w:tc>
          <w:tcPr>
            <w:tcW w:w="1701"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Auto</w:t>
            </w:r>
          </w:p>
        </w:tc>
        <w:tc>
          <w:tcPr>
            <w:tcW w:w="3402"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Based on Bank name selected- auto display</w:t>
            </w:r>
          </w:p>
        </w:tc>
      </w:tr>
      <w:tr w:rsidR="00B77691" w:rsidRPr="00FF1D99" w:rsidTr="00FF1D99">
        <w:tc>
          <w:tcPr>
            <w:tcW w:w="1668"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Account number</w:t>
            </w:r>
          </w:p>
        </w:tc>
        <w:tc>
          <w:tcPr>
            <w:tcW w:w="1984"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Disbursement details</w:t>
            </w:r>
          </w:p>
        </w:tc>
        <w:tc>
          <w:tcPr>
            <w:tcW w:w="709"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Numeric</w:t>
            </w:r>
          </w:p>
        </w:tc>
        <w:tc>
          <w:tcPr>
            <w:tcW w:w="992"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Read</w:t>
            </w:r>
          </w:p>
        </w:tc>
        <w:tc>
          <w:tcPr>
            <w:tcW w:w="1701"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Auto</w:t>
            </w:r>
          </w:p>
        </w:tc>
        <w:tc>
          <w:tcPr>
            <w:tcW w:w="3402"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Based on Bank name selected- auto display</w:t>
            </w:r>
          </w:p>
        </w:tc>
      </w:tr>
      <w:tr w:rsidR="00B77691" w:rsidRPr="00FF1D99" w:rsidTr="00FF1D99">
        <w:tc>
          <w:tcPr>
            <w:tcW w:w="1668"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Status</w:t>
            </w:r>
          </w:p>
        </w:tc>
        <w:tc>
          <w:tcPr>
            <w:tcW w:w="1984"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Disbursement details</w:t>
            </w:r>
          </w:p>
        </w:tc>
        <w:tc>
          <w:tcPr>
            <w:tcW w:w="709"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Text</w:t>
            </w:r>
          </w:p>
        </w:tc>
        <w:tc>
          <w:tcPr>
            <w:tcW w:w="992"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Write</w:t>
            </w:r>
          </w:p>
        </w:tc>
        <w:tc>
          <w:tcPr>
            <w:tcW w:w="1701"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Drop down</w:t>
            </w:r>
          </w:p>
        </w:tc>
        <w:tc>
          <w:tcPr>
            <w:tcW w:w="3402"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 xml:space="preserve">Master – </w:t>
            </w:r>
          </w:p>
          <w:p w:rsidR="00B77691" w:rsidRPr="00FF1D99" w:rsidRDefault="00B77691" w:rsidP="00E1611F">
            <w:pPr>
              <w:rPr>
                <w:rFonts w:asciiTheme="minorHAnsi" w:hAnsiTheme="minorHAnsi"/>
                <w:sz w:val="18"/>
                <w:szCs w:val="18"/>
              </w:rPr>
            </w:pPr>
            <w:proofErr w:type="spellStart"/>
            <w:r w:rsidRPr="00FF1D99">
              <w:rPr>
                <w:rFonts w:asciiTheme="minorHAnsi" w:hAnsiTheme="minorHAnsi"/>
                <w:sz w:val="18"/>
                <w:szCs w:val="18"/>
              </w:rPr>
              <w:t>a.Sent</w:t>
            </w:r>
            <w:proofErr w:type="spellEnd"/>
            <w:r w:rsidRPr="00FF1D99">
              <w:rPr>
                <w:rFonts w:asciiTheme="minorHAnsi" w:hAnsiTheme="minorHAnsi"/>
                <w:sz w:val="18"/>
                <w:szCs w:val="18"/>
              </w:rPr>
              <w:t xml:space="preserve"> to bank</w:t>
            </w:r>
          </w:p>
          <w:p w:rsidR="00B77691" w:rsidRPr="00FF1D99" w:rsidRDefault="00B77691" w:rsidP="00E1611F">
            <w:pPr>
              <w:rPr>
                <w:rFonts w:asciiTheme="minorHAnsi" w:hAnsiTheme="minorHAnsi"/>
                <w:sz w:val="18"/>
                <w:szCs w:val="18"/>
              </w:rPr>
            </w:pPr>
            <w:proofErr w:type="spellStart"/>
            <w:r w:rsidRPr="00FF1D99">
              <w:rPr>
                <w:rFonts w:asciiTheme="minorHAnsi" w:hAnsiTheme="minorHAnsi"/>
                <w:sz w:val="18"/>
                <w:szCs w:val="18"/>
              </w:rPr>
              <w:t>b.Rejected</w:t>
            </w:r>
            <w:proofErr w:type="spellEnd"/>
            <w:r w:rsidRPr="00FF1D99">
              <w:rPr>
                <w:rFonts w:asciiTheme="minorHAnsi" w:hAnsiTheme="minorHAnsi"/>
                <w:sz w:val="18"/>
                <w:szCs w:val="18"/>
              </w:rPr>
              <w:t xml:space="preserve"> – Only if tis rejected next 2 fields will be displayed.</w:t>
            </w:r>
          </w:p>
        </w:tc>
      </w:tr>
      <w:tr w:rsidR="00B77691" w:rsidRPr="00FF1D99" w:rsidTr="00FF1D99">
        <w:tc>
          <w:tcPr>
            <w:tcW w:w="1668"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Rejected reasons</w:t>
            </w:r>
          </w:p>
        </w:tc>
        <w:tc>
          <w:tcPr>
            <w:tcW w:w="1984"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Disbursement details</w:t>
            </w:r>
          </w:p>
        </w:tc>
        <w:tc>
          <w:tcPr>
            <w:tcW w:w="709"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Text</w:t>
            </w:r>
          </w:p>
        </w:tc>
        <w:tc>
          <w:tcPr>
            <w:tcW w:w="992"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Write</w:t>
            </w:r>
          </w:p>
        </w:tc>
        <w:tc>
          <w:tcPr>
            <w:tcW w:w="1701"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Drop down</w:t>
            </w:r>
          </w:p>
        </w:tc>
        <w:tc>
          <w:tcPr>
            <w:tcW w:w="3402"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Master data</w:t>
            </w:r>
          </w:p>
          <w:p w:rsidR="00B77691" w:rsidRPr="00FF1D99" w:rsidRDefault="00B77691" w:rsidP="00E1611F">
            <w:pPr>
              <w:rPr>
                <w:rFonts w:asciiTheme="minorHAnsi" w:hAnsiTheme="minorHAnsi"/>
                <w:sz w:val="18"/>
                <w:szCs w:val="18"/>
              </w:rPr>
            </w:pPr>
            <w:r w:rsidRPr="00FF1D99">
              <w:rPr>
                <w:rFonts w:asciiTheme="minorHAnsi" w:hAnsiTheme="minorHAnsi"/>
                <w:sz w:val="18"/>
                <w:szCs w:val="18"/>
              </w:rPr>
              <w:t>1.Wrong IFSC code</w:t>
            </w:r>
          </w:p>
          <w:p w:rsidR="00B77691" w:rsidRPr="00FF1D99" w:rsidRDefault="00B77691" w:rsidP="00E1611F">
            <w:pPr>
              <w:rPr>
                <w:rFonts w:asciiTheme="minorHAnsi" w:hAnsiTheme="minorHAnsi"/>
                <w:sz w:val="18"/>
                <w:szCs w:val="18"/>
              </w:rPr>
            </w:pPr>
            <w:r w:rsidRPr="00FF1D99">
              <w:rPr>
                <w:rFonts w:asciiTheme="minorHAnsi" w:hAnsiTheme="minorHAnsi"/>
                <w:sz w:val="18"/>
                <w:szCs w:val="18"/>
              </w:rPr>
              <w:t>2.Wrong account number</w:t>
            </w:r>
          </w:p>
          <w:p w:rsidR="00B77691" w:rsidRPr="00FF1D99" w:rsidRDefault="00B77691" w:rsidP="00E1611F">
            <w:pPr>
              <w:rPr>
                <w:rFonts w:asciiTheme="minorHAnsi" w:hAnsiTheme="minorHAnsi"/>
                <w:sz w:val="18"/>
                <w:szCs w:val="18"/>
              </w:rPr>
            </w:pPr>
            <w:r w:rsidRPr="00FF1D99">
              <w:rPr>
                <w:rFonts w:asciiTheme="minorHAnsi" w:hAnsiTheme="minorHAnsi"/>
                <w:sz w:val="18"/>
                <w:szCs w:val="18"/>
              </w:rPr>
              <w:t>3. Wrong account name</w:t>
            </w:r>
          </w:p>
        </w:tc>
      </w:tr>
      <w:tr w:rsidR="00B77691" w:rsidRPr="00FF1D99" w:rsidTr="00FF1D99">
        <w:tc>
          <w:tcPr>
            <w:tcW w:w="1668"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Rejected Remarks</w:t>
            </w:r>
          </w:p>
        </w:tc>
        <w:tc>
          <w:tcPr>
            <w:tcW w:w="1984"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Disbursement details</w:t>
            </w:r>
          </w:p>
        </w:tc>
        <w:tc>
          <w:tcPr>
            <w:tcW w:w="709"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Text</w:t>
            </w:r>
          </w:p>
        </w:tc>
        <w:tc>
          <w:tcPr>
            <w:tcW w:w="992" w:type="dxa"/>
          </w:tcPr>
          <w:p w:rsidR="00B77691" w:rsidRPr="00FF1D99" w:rsidRDefault="00B77691" w:rsidP="00E1611F">
            <w:pPr>
              <w:rPr>
                <w:rFonts w:asciiTheme="minorHAnsi" w:hAnsiTheme="minorHAnsi"/>
                <w:sz w:val="18"/>
                <w:szCs w:val="18"/>
              </w:rPr>
            </w:pPr>
            <w:r w:rsidRPr="00FF1D99">
              <w:rPr>
                <w:rFonts w:asciiTheme="minorHAnsi" w:hAnsiTheme="minorHAnsi"/>
                <w:sz w:val="18"/>
                <w:szCs w:val="18"/>
              </w:rPr>
              <w:t>Write</w:t>
            </w:r>
          </w:p>
        </w:tc>
        <w:tc>
          <w:tcPr>
            <w:tcW w:w="1701" w:type="dxa"/>
          </w:tcPr>
          <w:p w:rsidR="00B77691" w:rsidRPr="00FF1D99" w:rsidRDefault="00EF3930" w:rsidP="00E1611F">
            <w:pPr>
              <w:rPr>
                <w:rFonts w:asciiTheme="minorHAnsi" w:hAnsiTheme="minorHAnsi"/>
                <w:sz w:val="18"/>
                <w:szCs w:val="18"/>
              </w:rPr>
            </w:pPr>
            <w:proofErr w:type="spellStart"/>
            <w:r w:rsidRPr="00FF1D99">
              <w:rPr>
                <w:rFonts w:asciiTheme="minorHAnsi" w:hAnsiTheme="minorHAnsi"/>
                <w:sz w:val="18"/>
                <w:szCs w:val="18"/>
              </w:rPr>
              <w:t>Upto</w:t>
            </w:r>
            <w:proofErr w:type="spellEnd"/>
            <w:r w:rsidRPr="00FF1D99">
              <w:rPr>
                <w:rFonts w:asciiTheme="minorHAnsi" w:hAnsiTheme="minorHAnsi"/>
                <w:sz w:val="18"/>
                <w:szCs w:val="18"/>
              </w:rPr>
              <w:t xml:space="preserve"> 30 characters</w:t>
            </w:r>
          </w:p>
        </w:tc>
        <w:tc>
          <w:tcPr>
            <w:tcW w:w="3402" w:type="dxa"/>
          </w:tcPr>
          <w:p w:rsidR="00B77691" w:rsidRPr="00FF1D99" w:rsidRDefault="00B77691" w:rsidP="00E1611F">
            <w:pPr>
              <w:rPr>
                <w:rFonts w:asciiTheme="minorHAnsi" w:hAnsiTheme="minorHAnsi"/>
                <w:sz w:val="18"/>
                <w:szCs w:val="18"/>
              </w:rPr>
            </w:pPr>
          </w:p>
        </w:tc>
      </w:tr>
    </w:tbl>
    <w:p w:rsidR="00B77691" w:rsidRPr="00B77691" w:rsidRDefault="00B77691" w:rsidP="00B77691">
      <w:pPr>
        <w:pStyle w:val="ListParagraph"/>
        <w:ind w:left="426"/>
        <w:rPr>
          <w:rFonts w:asciiTheme="minorHAnsi" w:hAnsiTheme="minorHAnsi"/>
          <w:b/>
          <w:bCs/>
          <w:color w:val="4F81BD" w:themeColor="accent1"/>
          <w:sz w:val="28"/>
          <w:szCs w:val="28"/>
        </w:rPr>
      </w:pPr>
    </w:p>
    <w:p w:rsidR="007E728C" w:rsidRDefault="007E728C" w:rsidP="00FF1D99">
      <w:pPr>
        <w:pStyle w:val="Heading2"/>
        <w:numPr>
          <w:ilvl w:val="1"/>
          <w:numId w:val="11"/>
        </w:numPr>
      </w:pPr>
      <w:bookmarkStart w:id="555" w:name="_Toc459219442"/>
      <w:r w:rsidRPr="007E728C">
        <w:t>Scr</w:t>
      </w:r>
      <w:r w:rsidR="00B77691" w:rsidRPr="007E728C">
        <w:t>eenshots</w:t>
      </w:r>
      <w:bookmarkEnd w:id="555"/>
    </w:p>
    <w:p w:rsidR="00B03048" w:rsidRDefault="00B03048" w:rsidP="00EE2470">
      <w:pPr>
        <w:rPr>
          <w:noProof/>
          <w:lang w:val="en-IN" w:eastAsia="en-IN"/>
        </w:rPr>
      </w:pPr>
    </w:p>
    <w:p w:rsidR="00B03048" w:rsidRDefault="00B03048" w:rsidP="00EE2470">
      <w:pPr>
        <w:rPr>
          <w:noProof/>
          <w:lang w:val="en-IN" w:eastAsia="en-IN"/>
        </w:rPr>
      </w:pPr>
      <w:del w:id="556" w:author="karthik Anandan | IFMR Rural Finance" w:date="2016-08-17T16:01:00Z">
        <w:r w:rsidDel="009F3475">
          <w:rPr>
            <w:noProof/>
            <w:lang w:val="en-IN" w:eastAsia="en-IN"/>
          </w:rPr>
          <w:drawing>
            <wp:inline distT="0" distB="0" distL="0" distR="0" wp14:anchorId="07A4EFA8" wp14:editId="5D8ABA2D">
              <wp:extent cx="5755005" cy="27730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27">
                        <a:extLst>
                          <a:ext uri="{28A0092B-C50C-407E-A947-70E740481C1C}">
                            <a14:useLocalDpi xmlns:a14="http://schemas.microsoft.com/office/drawing/2010/main" val="0"/>
                          </a:ext>
                        </a:extLst>
                      </a:blip>
                      <a:stretch>
                        <a:fillRect/>
                      </a:stretch>
                    </pic:blipFill>
                    <pic:spPr>
                      <a:xfrm>
                        <a:off x="0" y="0"/>
                        <a:ext cx="5755005" cy="2773045"/>
                      </a:xfrm>
                      <a:prstGeom prst="rect">
                        <a:avLst/>
                      </a:prstGeom>
                    </pic:spPr>
                  </pic:pic>
                </a:graphicData>
              </a:graphic>
            </wp:inline>
          </w:drawing>
        </w:r>
      </w:del>
      <w:ins w:id="557" w:author="karthik Anandan | IFMR Rural Finance" w:date="2016-08-17T16:01:00Z">
        <w:r w:rsidR="009F3475">
          <w:rPr>
            <w:noProof/>
            <w:lang w:val="en-IN" w:eastAsia="en-IN"/>
          </w:rPr>
          <w:drawing>
            <wp:inline distT="0" distB="0" distL="0" distR="0" wp14:anchorId="37CE2F30" wp14:editId="0283BEE7">
              <wp:extent cx="5753100" cy="2609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8247" b="11060"/>
                      <a:stretch/>
                    </pic:blipFill>
                    <pic:spPr bwMode="auto">
                      <a:xfrm>
                        <a:off x="0" y="0"/>
                        <a:ext cx="5755005" cy="2610714"/>
                      </a:xfrm>
                      <a:prstGeom prst="rect">
                        <a:avLst/>
                      </a:prstGeom>
                      <a:ln>
                        <a:noFill/>
                      </a:ln>
                      <a:extLst>
                        <a:ext uri="{53640926-AAD7-44D8-BBD7-CCE9431645EC}">
                          <a14:shadowObscured xmlns:a14="http://schemas.microsoft.com/office/drawing/2010/main"/>
                        </a:ext>
                      </a:extLst>
                    </pic:spPr>
                  </pic:pic>
                </a:graphicData>
              </a:graphic>
            </wp:inline>
          </w:drawing>
        </w:r>
      </w:ins>
    </w:p>
    <w:p w:rsidR="00EE2470" w:rsidRPr="00EE2470" w:rsidRDefault="00F72B38" w:rsidP="00EE2470">
      <w:r>
        <w:rPr>
          <w:noProof/>
          <w:lang w:val="en-IN" w:eastAsia="en-IN"/>
        </w:rPr>
        <w:lastRenderedPageBreak/>
        <w:drawing>
          <wp:inline distT="0" distB="0" distL="0" distR="0" wp14:anchorId="7CFF72BC" wp14:editId="6EE19B24">
            <wp:extent cx="5755005" cy="2773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29">
                      <a:extLst>
                        <a:ext uri="{28A0092B-C50C-407E-A947-70E740481C1C}">
                          <a14:useLocalDpi xmlns:a14="http://schemas.microsoft.com/office/drawing/2010/main" val="0"/>
                        </a:ext>
                      </a:extLst>
                    </a:blip>
                    <a:stretch>
                      <a:fillRect/>
                    </a:stretch>
                  </pic:blipFill>
                  <pic:spPr>
                    <a:xfrm>
                      <a:off x="0" y="0"/>
                      <a:ext cx="5755005" cy="2773045"/>
                    </a:xfrm>
                    <a:prstGeom prst="rect">
                      <a:avLst/>
                    </a:prstGeom>
                  </pic:spPr>
                </pic:pic>
              </a:graphicData>
            </a:graphic>
          </wp:inline>
        </w:drawing>
      </w:r>
    </w:p>
    <w:p w:rsidR="00B77691" w:rsidRPr="00FF1D99" w:rsidRDefault="00B77691" w:rsidP="00FF1D99">
      <w:pPr>
        <w:pStyle w:val="Heading2"/>
        <w:numPr>
          <w:ilvl w:val="1"/>
          <w:numId w:val="11"/>
        </w:numPr>
      </w:pPr>
      <w:bookmarkStart w:id="558" w:name="_Toc459219443"/>
      <w:r w:rsidRPr="00FF1D99">
        <w:t>Functional requirements</w:t>
      </w:r>
      <w:bookmarkEnd w:id="558"/>
    </w:p>
    <w:p w:rsidR="00EF3930" w:rsidRPr="002D53DA" w:rsidRDefault="00EF3930" w:rsidP="002D53DA">
      <w:pPr>
        <w:spacing w:after="0" w:line="240" w:lineRule="auto"/>
        <w:rPr>
          <w:rFonts w:asciiTheme="minorHAnsi" w:hAnsiTheme="minorHAnsi"/>
          <w:bCs/>
          <w:color w:val="000000" w:themeColor="text1"/>
          <w:sz w:val="24"/>
          <w:szCs w:val="24"/>
        </w:rPr>
      </w:pPr>
    </w:p>
    <w:p w:rsidR="002D53DA" w:rsidRPr="00ED1BE6" w:rsidRDefault="002D53DA" w:rsidP="002D53DA">
      <w:pPr>
        <w:spacing w:after="0" w:line="240" w:lineRule="auto"/>
        <w:rPr>
          <w:rFonts w:asciiTheme="minorHAnsi" w:hAnsiTheme="minorHAnsi"/>
          <w:bCs/>
          <w:color w:val="000000" w:themeColor="text1"/>
          <w:sz w:val="24"/>
          <w:szCs w:val="24"/>
          <w:u w:val="single"/>
        </w:rPr>
      </w:pPr>
      <w:r w:rsidRPr="00ED1BE6">
        <w:rPr>
          <w:rFonts w:asciiTheme="minorHAnsi" w:hAnsiTheme="minorHAnsi"/>
          <w:bCs/>
          <w:color w:val="000000" w:themeColor="text1"/>
          <w:sz w:val="24"/>
          <w:szCs w:val="24"/>
          <w:u w:val="single"/>
        </w:rPr>
        <w:t>Pending for Disbursement Queue</w:t>
      </w:r>
    </w:p>
    <w:p w:rsidR="002D53DA" w:rsidRDefault="002D53DA" w:rsidP="002D53DA">
      <w:pPr>
        <w:pStyle w:val="ListParagraph"/>
        <w:numPr>
          <w:ilvl w:val="0"/>
          <w:numId w:val="37"/>
        </w:numPr>
        <w:spacing w:after="0" w:line="240" w:lineRule="auto"/>
        <w:rPr>
          <w:rFonts w:asciiTheme="minorHAnsi" w:hAnsiTheme="minorHAnsi"/>
          <w:bCs/>
          <w:color w:val="000000" w:themeColor="text1"/>
          <w:sz w:val="24"/>
          <w:szCs w:val="24"/>
        </w:rPr>
      </w:pPr>
      <w:r>
        <w:rPr>
          <w:rFonts w:asciiTheme="minorHAnsi" w:hAnsiTheme="minorHAnsi"/>
          <w:bCs/>
          <w:color w:val="000000" w:themeColor="text1"/>
          <w:sz w:val="24"/>
          <w:szCs w:val="24"/>
        </w:rPr>
        <w:t>This will list all the loans which for documents are verified and approved.</w:t>
      </w:r>
    </w:p>
    <w:p w:rsidR="00EF3930" w:rsidRPr="002D53DA" w:rsidRDefault="00EF3930" w:rsidP="002D53DA">
      <w:pPr>
        <w:pStyle w:val="ListParagraph"/>
        <w:numPr>
          <w:ilvl w:val="0"/>
          <w:numId w:val="37"/>
        </w:numPr>
        <w:spacing w:after="0" w:line="240" w:lineRule="auto"/>
        <w:rPr>
          <w:rFonts w:asciiTheme="minorHAnsi" w:hAnsiTheme="minorHAnsi"/>
          <w:bCs/>
          <w:color w:val="000000" w:themeColor="text1"/>
          <w:sz w:val="24"/>
          <w:szCs w:val="24"/>
        </w:rPr>
      </w:pPr>
      <w:r w:rsidRPr="002D53DA">
        <w:rPr>
          <w:rFonts w:asciiTheme="minorHAnsi" w:hAnsiTheme="minorHAnsi"/>
          <w:bCs/>
          <w:color w:val="000000" w:themeColor="text1"/>
          <w:sz w:val="24"/>
          <w:szCs w:val="24"/>
        </w:rPr>
        <w:t>All the loans will be displayed with basic details like</w:t>
      </w:r>
    </w:p>
    <w:p w:rsidR="00EF3930" w:rsidRPr="00FF1D99" w:rsidRDefault="00EF3930" w:rsidP="00CC44EB">
      <w:pPr>
        <w:pStyle w:val="ListParagraph"/>
        <w:numPr>
          <w:ilvl w:val="3"/>
          <w:numId w:val="2"/>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Loan ID</w:t>
      </w:r>
    </w:p>
    <w:p w:rsidR="00EF3930" w:rsidRPr="00FF1D99" w:rsidRDefault="00EF3930" w:rsidP="00CC44EB">
      <w:pPr>
        <w:pStyle w:val="ListParagraph"/>
        <w:numPr>
          <w:ilvl w:val="3"/>
          <w:numId w:val="2"/>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Entity Name</w:t>
      </w:r>
    </w:p>
    <w:p w:rsidR="00EF3930" w:rsidRPr="00FF1D99" w:rsidRDefault="00EF3930" w:rsidP="00CC44EB">
      <w:pPr>
        <w:pStyle w:val="ListParagraph"/>
        <w:numPr>
          <w:ilvl w:val="3"/>
          <w:numId w:val="2"/>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Branch Name</w:t>
      </w:r>
    </w:p>
    <w:p w:rsidR="00EF3930" w:rsidRPr="00FF1D99" w:rsidRDefault="00EF3930" w:rsidP="00CC44EB">
      <w:pPr>
        <w:pStyle w:val="ListParagraph"/>
        <w:numPr>
          <w:ilvl w:val="3"/>
          <w:numId w:val="2"/>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Document Verified date</w:t>
      </w:r>
    </w:p>
    <w:p w:rsidR="00EF3930" w:rsidRPr="00FF1D99" w:rsidRDefault="00EF3930" w:rsidP="00CC44EB">
      <w:pPr>
        <w:pStyle w:val="ListParagraph"/>
        <w:numPr>
          <w:ilvl w:val="3"/>
          <w:numId w:val="2"/>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Disbursement date (captured in Loan booking stage)</w:t>
      </w:r>
    </w:p>
    <w:p w:rsidR="00EF3930" w:rsidRPr="00FF1D99" w:rsidRDefault="00EF3930" w:rsidP="00CC44EB">
      <w:pPr>
        <w:pStyle w:val="ListParagraph"/>
        <w:numPr>
          <w:ilvl w:val="3"/>
          <w:numId w:val="2"/>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Loan Officer Name</w:t>
      </w:r>
    </w:p>
    <w:p w:rsidR="00EF3930" w:rsidRPr="00FF1D99" w:rsidRDefault="00EF3930" w:rsidP="00CC44EB">
      <w:pPr>
        <w:pStyle w:val="ListParagraph"/>
        <w:numPr>
          <w:ilvl w:val="3"/>
          <w:numId w:val="2"/>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Spoke Name</w:t>
      </w:r>
    </w:p>
    <w:p w:rsidR="00EF3930" w:rsidRPr="00FF1D99" w:rsidRDefault="00EF3930" w:rsidP="00CC44EB">
      <w:pPr>
        <w:pStyle w:val="ListParagraph"/>
        <w:numPr>
          <w:ilvl w:val="3"/>
          <w:numId w:val="2"/>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Hub Name</w:t>
      </w:r>
    </w:p>
    <w:p w:rsidR="00EF3930" w:rsidRPr="002D53DA" w:rsidRDefault="00EF3930" w:rsidP="002D53DA">
      <w:pPr>
        <w:pStyle w:val="ListParagraph"/>
        <w:numPr>
          <w:ilvl w:val="0"/>
          <w:numId w:val="37"/>
        </w:numPr>
        <w:rPr>
          <w:rFonts w:asciiTheme="minorHAnsi" w:hAnsiTheme="minorHAnsi"/>
          <w:bCs/>
          <w:color w:val="000000" w:themeColor="text1"/>
          <w:sz w:val="24"/>
          <w:szCs w:val="24"/>
        </w:rPr>
      </w:pPr>
      <w:r w:rsidRPr="002D53DA">
        <w:rPr>
          <w:rFonts w:asciiTheme="minorHAnsi" w:hAnsiTheme="minorHAnsi"/>
          <w:bCs/>
          <w:color w:val="000000" w:themeColor="text1"/>
          <w:sz w:val="24"/>
          <w:szCs w:val="24"/>
        </w:rPr>
        <w:t>Search Option to be provided with Customer Name, Entity Name, and Branch Name.</w:t>
      </w:r>
    </w:p>
    <w:p w:rsidR="00EF3930" w:rsidRPr="002D53DA" w:rsidRDefault="00EF3930" w:rsidP="002D53DA">
      <w:pPr>
        <w:pStyle w:val="ListParagraph"/>
        <w:numPr>
          <w:ilvl w:val="0"/>
          <w:numId w:val="37"/>
        </w:numPr>
        <w:rPr>
          <w:rFonts w:asciiTheme="minorHAnsi" w:hAnsiTheme="minorHAnsi"/>
          <w:bCs/>
          <w:color w:val="000000" w:themeColor="text1"/>
          <w:sz w:val="24"/>
          <w:szCs w:val="24"/>
        </w:rPr>
      </w:pPr>
      <w:r w:rsidRPr="002D53DA">
        <w:rPr>
          <w:rFonts w:asciiTheme="minorHAnsi" w:hAnsiTheme="minorHAnsi"/>
          <w:bCs/>
          <w:color w:val="000000" w:themeColor="text1"/>
          <w:sz w:val="24"/>
          <w:szCs w:val="24"/>
        </w:rPr>
        <w:t>Sorting can be done based on the above 7 fields.</w:t>
      </w:r>
    </w:p>
    <w:p w:rsidR="00B03048" w:rsidRPr="00ED1BE6" w:rsidRDefault="00B03048" w:rsidP="00B03048">
      <w:pPr>
        <w:spacing w:after="0"/>
        <w:rPr>
          <w:rFonts w:asciiTheme="minorHAnsi" w:hAnsiTheme="minorHAnsi"/>
          <w:bCs/>
          <w:color w:val="000000" w:themeColor="text1"/>
          <w:sz w:val="24"/>
          <w:szCs w:val="24"/>
          <w:u w:val="single"/>
        </w:rPr>
      </w:pPr>
      <w:r w:rsidRPr="00ED1BE6">
        <w:rPr>
          <w:rFonts w:asciiTheme="minorHAnsi" w:hAnsiTheme="minorHAnsi"/>
          <w:bCs/>
          <w:color w:val="000000" w:themeColor="text1"/>
          <w:sz w:val="24"/>
          <w:szCs w:val="24"/>
          <w:u w:val="single"/>
        </w:rPr>
        <w:t>Disbursement Details for a Loan</w:t>
      </w:r>
    </w:p>
    <w:p w:rsidR="00EF3930" w:rsidRDefault="00B03048" w:rsidP="00B03048">
      <w:pPr>
        <w:pStyle w:val="ListParagraph"/>
        <w:numPr>
          <w:ilvl w:val="1"/>
          <w:numId w:val="34"/>
        </w:numPr>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Click on the action “Disburse” for a Loan will take to a new screen where disbursement related details </w:t>
      </w:r>
      <w:proofErr w:type="spellStart"/>
      <w:r>
        <w:rPr>
          <w:rFonts w:asciiTheme="minorHAnsi" w:hAnsiTheme="minorHAnsi"/>
          <w:bCs/>
          <w:color w:val="000000" w:themeColor="text1"/>
          <w:sz w:val="24"/>
          <w:szCs w:val="24"/>
        </w:rPr>
        <w:t>Kinara</w:t>
      </w:r>
      <w:proofErr w:type="spellEnd"/>
      <w:r>
        <w:rPr>
          <w:rFonts w:asciiTheme="minorHAnsi" w:hAnsiTheme="minorHAnsi"/>
          <w:bCs/>
          <w:color w:val="000000" w:themeColor="text1"/>
          <w:sz w:val="24"/>
          <w:szCs w:val="24"/>
        </w:rPr>
        <w:t xml:space="preserve"> like Bank name, Branch Name, Account number which will be used to debit the disbursement amount </w:t>
      </w:r>
      <w:r w:rsidR="00EF3930" w:rsidRPr="00B03048">
        <w:rPr>
          <w:rFonts w:asciiTheme="minorHAnsi" w:hAnsiTheme="minorHAnsi"/>
          <w:bCs/>
          <w:color w:val="000000" w:themeColor="text1"/>
          <w:sz w:val="24"/>
          <w:szCs w:val="24"/>
        </w:rPr>
        <w:t xml:space="preserve">will be </w:t>
      </w:r>
      <w:r>
        <w:rPr>
          <w:rFonts w:asciiTheme="minorHAnsi" w:hAnsiTheme="minorHAnsi"/>
          <w:bCs/>
          <w:color w:val="000000" w:themeColor="text1"/>
          <w:sz w:val="24"/>
          <w:szCs w:val="24"/>
        </w:rPr>
        <w:t>captured</w:t>
      </w:r>
      <w:r w:rsidR="00EF3930" w:rsidRPr="00B03048">
        <w:rPr>
          <w:rFonts w:asciiTheme="minorHAnsi" w:hAnsiTheme="minorHAnsi"/>
          <w:bCs/>
          <w:color w:val="000000" w:themeColor="text1"/>
          <w:sz w:val="24"/>
          <w:szCs w:val="24"/>
        </w:rPr>
        <w:t>.</w:t>
      </w:r>
    </w:p>
    <w:p w:rsidR="00B03048" w:rsidRDefault="00B03048" w:rsidP="00B03048">
      <w:pPr>
        <w:pStyle w:val="ListParagraph"/>
        <w:numPr>
          <w:ilvl w:val="1"/>
          <w:numId w:val="34"/>
        </w:numPr>
        <w:rPr>
          <w:rFonts w:asciiTheme="minorHAnsi" w:hAnsiTheme="minorHAnsi"/>
          <w:bCs/>
          <w:color w:val="000000" w:themeColor="text1"/>
          <w:sz w:val="24"/>
          <w:szCs w:val="24"/>
        </w:rPr>
      </w:pPr>
      <w:r>
        <w:rPr>
          <w:rFonts w:asciiTheme="minorHAnsi" w:hAnsiTheme="minorHAnsi"/>
          <w:bCs/>
          <w:color w:val="000000" w:themeColor="text1"/>
          <w:sz w:val="24"/>
          <w:szCs w:val="24"/>
        </w:rPr>
        <w:t>User can disburse or reject the Loan Disbursement. Rejecting the disbursement will route the task to “Rejected Disbursement Queue”. On disbursing the Loan, the task will move into “Disbursement Confirmation” Queue.</w:t>
      </w:r>
    </w:p>
    <w:p w:rsidR="000657D4" w:rsidRDefault="00B77691" w:rsidP="00FF1D99">
      <w:pPr>
        <w:pStyle w:val="Heading2"/>
        <w:numPr>
          <w:ilvl w:val="1"/>
          <w:numId w:val="11"/>
        </w:numPr>
      </w:pPr>
      <w:bookmarkStart w:id="559" w:name="_Toc459219444"/>
      <w:r w:rsidRPr="00B77691">
        <w:lastRenderedPageBreak/>
        <w:t>Upload</w:t>
      </w:r>
      <w:bookmarkEnd w:id="559"/>
    </w:p>
    <w:p w:rsidR="00ED1BE6" w:rsidRPr="00ED1BE6" w:rsidRDefault="00D642B2" w:rsidP="00ED1BE6">
      <w:pPr>
        <w:pStyle w:val="ListParagraph"/>
        <w:numPr>
          <w:ilvl w:val="0"/>
          <w:numId w:val="38"/>
        </w:numPr>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Upload excel after updating </w:t>
      </w:r>
      <w:proofErr w:type="spellStart"/>
      <w:r>
        <w:rPr>
          <w:rFonts w:asciiTheme="minorHAnsi" w:hAnsiTheme="minorHAnsi"/>
          <w:bCs/>
          <w:color w:val="000000" w:themeColor="text1"/>
          <w:sz w:val="24"/>
          <w:szCs w:val="24"/>
        </w:rPr>
        <w:t>Kinara’s</w:t>
      </w:r>
      <w:proofErr w:type="spellEnd"/>
      <w:r>
        <w:rPr>
          <w:rFonts w:asciiTheme="minorHAnsi" w:hAnsiTheme="minorHAnsi"/>
          <w:bCs/>
          <w:color w:val="000000" w:themeColor="text1"/>
          <w:sz w:val="24"/>
          <w:szCs w:val="24"/>
        </w:rPr>
        <w:t xml:space="preserve"> Bank account details for the disbursements in the downloaded excel.</w:t>
      </w:r>
    </w:p>
    <w:p w:rsidR="00B77691" w:rsidRDefault="00B77691" w:rsidP="00FF1D99">
      <w:pPr>
        <w:pStyle w:val="Heading2"/>
        <w:numPr>
          <w:ilvl w:val="1"/>
          <w:numId w:val="11"/>
        </w:numPr>
      </w:pPr>
      <w:bookmarkStart w:id="560" w:name="_Toc459219445"/>
      <w:r w:rsidRPr="00B77691">
        <w:t>Download</w:t>
      </w:r>
      <w:bookmarkEnd w:id="560"/>
    </w:p>
    <w:p w:rsidR="00EF3930" w:rsidRPr="00D642B2" w:rsidRDefault="00D642B2" w:rsidP="00D642B2">
      <w:pPr>
        <w:pStyle w:val="ListParagraph"/>
        <w:numPr>
          <w:ilvl w:val="0"/>
          <w:numId w:val="38"/>
        </w:numPr>
        <w:rPr>
          <w:rFonts w:asciiTheme="minorHAnsi" w:hAnsiTheme="minorHAnsi"/>
          <w:bCs/>
          <w:color w:val="000000" w:themeColor="text1"/>
          <w:sz w:val="24"/>
          <w:szCs w:val="24"/>
        </w:rPr>
      </w:pPr>
      <w:r w:rsidRPr="00ED1BE6">
        <w:rPr>
          <w:rFonts w:asciiTheme="minorHAnsi" w:hAnsiTheme="minorHAnsi"/>
          <w:bCs/>
          <w:color w:val="000000" w:themeColor="text1"/>
          <w:sz w:val="24"/>
          <w:szCs w:val="24"/>
        </w:rPr>
        <w:t>Download multiple Disbursements into an Excel.</w:t>
      </w:r>
    </w:p>
    <w:p w:rsidR="00B77691" w:rsidRDefault="00B77691" w:rsidP="00FF1D99">
      <w:pPr>
        <w:pStyle w:val="Heading2"/>
        <w:numPr>
          <w:ilvl w:val="1"/>
          <w:numId w:val="11"/>
        </w:numPr>
      </w:pPr>
      <w:bookmarkStart w:id="561" w:name="_Toc459219446"/>
      <w:r w:rsidRPr="007E728C">
        <w:t>Reports</w:t>
      </w:r>
      <w:bookmarkEnd w:id="561"/>
    </w:p>
    <w:p w:rsidR="00E93368" w:rsidRPr="00E93368" w:rsidRDefault="00E93368" w:rsidP="00E93368">
      <w:r w:rsidRPr="003E458C">
        <w:rPr>
          <w:rFonts w:asciiTheme="minorHAnsi" w:hAnsiTheme="minorHAnsi"/>
          <w:sz w:val="24"/>
          <w:szCs w:val="24"/>
        </w:rPr>
        <w:t>-NA-</w:t>
      </w:r>
    </w:p>
    <w:p w:rsidR="00FF1D99" w:rsidRDefault="00FF1D99">
      <w:pPr>
        <w:rPr>
          <w:rFonts w:eastAsia="Calibri"/>
          <w:smallCaps/>
          <w:spacing w:val="5"/>
          <w:sz w:val="36"/>
          <w:szCs w:val="36"/>
        </w:rPr>
      </w:pPr>
      <w:r>
        <w:rPr>
          <w:rFonts w:eastAsia="Calibri"/>
        </w:rPr>
        <w:br w:type="page"/>
      </w:r>
    </w:p>
    <w:p w:rsidR="00B00AC3" w:rsidRDefault="00B00AC3" w:rsidP="00B00AC3">
      <w:pPr>
        <w:pStyle w:val="Heading1"/>
        <w:numPr>
          <w:ilvl w:val="0"/>
          <w:numId w:val="11"/>
        </w:numPr>
      </w:pPr>
      <w:bookmarkStart w:id="562" w:name="_Toc459219447"/>
      <w:r w:rsidRPr="00B00AC3">
        <w:lastRenderedPageBreak/>
        <w:t>Rejected Disburseme</w:t>
      </w:r>
      <w:r>
        <w:t>nt</w:t>
      </w:r>
      <w:bookmarkEnd w:id="562"/>
    </w:p>
    <w:p w:rsidR="00B00AC3" w:rsidRDefault="00B00AC3" w:rsidP="00B00AC3">
      <w:pPr>
        <w:pStyle w:val="Heading2"/>
        <w:numPr>
          <w:ilvl w:val="1"/>
          <w:numId w:val="11"/>
        </w:numPr>
      </w:pPr>
      <w:bookmarkStart w:id="563" w:name="_Toc459219448"/>
      <w:r w:rsidRPr="00124E15">
        <w:t>UI requirements</w:t>
      </w:r>
      <w:bookmarkEnd w:id="563"/>
    </w:p>
    <w:p w:rsidR="00B00AC3" w:rsidRPr="00FF1D99" w:rsidRDefault="00B00AC3" w:rsidP="00B00AC3"/>
    <w:tbl>
      <w:tblPr>
        <w:tblStyle w:val="TableGrid"/>
        <w:tblW w:w="10456" w:type="dxa"/>
        <w:tblLayout w:type="fixed"/>
        <w:tblLook w:val="04A0" w:firstRow="1" w:lastRow="0" w:firstColumn="1" w:lastColumn="0" w:noHBand="0" w:noVBand="1"/>
      </w:tblPr>
      <w:tblGrid>
        <w:gridCol w:w="1668"/>
        <w:gridCol w:w="1275"/>
        <w:gridCol w:w="1134"/>
        <w:gridCol w:w="1276"/>
        <w:gridCol w:w="1985"/>
        <w:gridCol w:w="3118"/>
      </w:tblGrid>
      <w:tr w:rsidR="00B00AC3" w:rsidRPr="00FF1D99" w:rsidTr="00B96B0F">
        <w:tc>
          <w:tcPr>
            <w:tcW w:w="1668" w:type="dxa"/>
          </w:tcPr>
          <w:p w:rsidR="00B00AC3" w:rsidRPr="00FF1D99" w:rsidRDefault="00B00AC3" w:rsidP="00B96B0F">
            <w:pPr>
              <w:rPr>
                <w:rFonts w:asciiTheme="minorHAnsi" w:hAnsiTheme="minorHAnsi"/>
                <w:b/>
                <w:sz w:val="24"/>
                <w:szCs w:val="24"/>
              </w:rPr>
            </w:pPr>
            <w:r w:rsidRPr="00FF1D99">
              <w:rPr>
                <w:rFonts w:asciiTheme="minorHAnsi" w:hAnsiTheme="minorHAnsi"/>
                <w:b/>
                <w:sz w:val="24"/>
                <w:szCs w:val="24"/>
              </w:rPr>
              <w:t>Field name</w:t>
            </w:r>
          </w:p>
        </w:tc>
        <w:tc>
          <w:tcPr>
            <w:tcW w:w="1275" w:type="dxa"/>
          </w:tcPr>
          <w:p w:rsidR="00B00AC3" w:rsidRPr="00FF1D99" w:rsidRDefault="00B00AC3" w:rsidP="00B96B0F">
            <w:pPr>
              <w:rPr>
                <w:rFonts w:asciiTheme="minorHAnsi" w:hAnsiTheme="minorHAnsi"/>
                <w:b/>
                <w:sz w:val="24"/>
                <w:szCs w:val="24"/>
              </w:rPr>
            </w:pPr>
            <w:r w:rsidRPr="00FF1D99">
              <w:rPr>
                <w:rFonts w:asciiTheme="minorHAnsi" w:hAnsiTheme="minorHAnsi"/>
                <w:b/>
                <w:sz w:val="24"/>
                <w:szCs w:val="24"/>
              </w:rPr>
              <w:t>Section</w:t>
            </w:r>
          </w:p>
        </w:tc>
        <w:tc>
          <w:tcPr>
            <w:tcW w:w="1134" w:type="dxa"/>
          </w:tcPr>
          <w:p w:rsidR="00B00AC3" w:rsidRPr="00FF1D99" w:rsidRDefault="00B00AC3" w:rsidP="00B96B0F">
            <w:pPr>
              <w:rPr>
                <w:rFonts w:asciiTheme="minorHAnsi" w:hAnsiTheme="minorHAnsi"/>
                <w:b/>
                <w:sz w:val="24"/>
                <w:szCs w:val="24"/>
              </w:rPr>
            </w:pPr>
            <w:r w:rsidRPr="00FF1D99">
              <w:rPr>
                <w:rFonts w:asciiTheme="minorHAnsi" w:hAnsiTheme="minorHAnsi"/>
                <w:b/>
                <w:sz w:val="24"/>
                <w:szCs w:val="24"/>
              </w:rPr>
              <w:t xml:space="preserve">Data Type </w:t>
            </w:r>
          </w:p>
        </w:tc>
        <w:tc>
          <w:tcPr>
            <w:tcW w:w="1276" w:type="dxa"/>
          </w:tcPr>
          <w:p w:rsidR="00B00AC3" w:rsidRPr="00FF1D99" w:rsidRDefault="00B00AC3" w:rsidP="00B96B0F">
            <w:pPr>
              <w:rPr>
                <w:rFonts w:asciiTheme="minorHAnsi" w:hAnsiTheme="minorHAnsi"/>
                <w:b/>
                <w:sz w:val="24"/>
                <w:szCs w:val="24"/>
              </w:rPr>
            </w:pPr>
            <w:r w:rsidRPr="00FF1D99">
              <w:rPr>
                <w:rFonts w:asciiTheme="minorHAnsi" w:hAnsiTheme="minorHAnsi"/>
                <w:b/>
                <w:sz w:val="24"/>
                <w:szCs w:val="24"/>
              </w:rPr>
              <w:t>Attribute</w:t>
            </w:r>
          </w:p>
        </w:tc>
        <w:tc>
          <w:tcPr>
            <w:tcW w:w="1985" w:type="dxa"/>
          </w:tcPr>
          <w:p w:rsidR="00B00AC3" w:rsidRPr="00FF1D99" w:rsidRDefault="00B00AC3" w:rsidP="00B96B0F">
            <w:pPr>
              <w:rPr>
                <w:rFonts w:asciiTheme="minorHAnsi" w:hAnsiTheme="minorHAnsi"/>
                <w:b/>
                <w:sz w:val="24"/>
                <w:szCs w:val="24"/>
              </w:rPr>
            </w:pPr>
            <w:r w:rsidRPr="00FF1D99">
              <w:rPr>
                <w:rFonts w:asciiTheme="minorHAnsi" w:hAnsiTheme="minorHAnsi"/>
                <w:b/>
                <w:sz w:val="24"/>
                <w:szCs w:val="24"/>
              </w:rPr>
              <w:t>Validations/Restrictions</w:t>
            </w:r>
          </w:p>
        </w:tc>
        <w:tc>
          <w:tcPr>
            <w:tcW w:w="3118" w:type="dxa"/>
          </w:tcPr>
          <w:p w:rsidR="00B00AC3" w:rsidRPr="00FF1D99" w:rsidRDefault="00B00AC3" w:rsidP="00B96B0F">
            <w:pPr>
              <w:rPr>
                <w:rFonts w:asciiTheme="minorHAnsi" w:hAnsiTheme="minorHAnsi"/>
                <w:b/>
                <w:sz w:val="24"/>
                <w:szCs w:val="24"/>
              </w:rPr>
            </w:pPr>
            <w:r w:rsidRPr="00FF1D99">
              <w:rPr>
                <w:rFonts w:asciiTheme="minorHAnsi" w:hAnsiTheme="minorHAnsi"/>
                <w:b/>
                <w:sz w:val="24"/>
                <w:szCs w:val="24"/>
              </w:rPr>
              <w:t>Population logic</w:t>
            </w:r>
          </w:p>
        </w:tc>
      </w:tr>
      <w:tr w:rsidR="00B00AC3" w:rsidRPr="00FF1D99" w:rsidTr="00B96B0F">
        <w:tc>
          <w:tcPr>
            <w:tcW w:w="1668" w:type="dxa"/>
          </w:tcPr>
          <w:p w:rsidR="00B00AC3" w:rsidRPr="00FF1D99" w:rsidRDefault="00603ECD" w:rsidP="00B96B0F">
            <w:pPr>
              <w:rPr>
                <w:rFonts w:asciiTheme="minorHAnsi" w:hAnsiTheme="minorHAnsi"/>
                <w:sz w:val="24"/>
                <w:szCs w:val="24"/>
              </w:rPr>
            </w:pPr>
            <w:r>
              <w:rPr>
                <w:rFonts w:asciiTheme="minorHAnsi" w:hAnsiTheme="minorHAnsi"/>
                <w:sz w:val="24"/>
                <w:szCs w:val="24"/>
              </w:rPr>
              <w:t>Finance Team Rejection remarks</w:t>
            </w:r>
          </w:p>
        </w:tc>
        <w:tc>
          <w:tcPr>
            <w:tcW w:w="1275" w:type="dxa"/>
          </w:tcPr>
          <w:p w:rsidR="00B00AC3" w:rsidRPr="00FF1D99" w:rsidRDefault="00603ECD" w:rsidP="00B96B0F">
            <w:pPr>
              <w:rPr>
                <w:rFonts w:asciiTheme="minorHAnsi" w:hAnsiTheme="minorHAnsi"/>
                <w:sz w:val="24"/>
                <w:szCs w:val="24"/>
              </w:rPr>
            </w:pPr>
            <w:r>
              <w:rPr>
                <w:rFonts w:asciiTheme="minorHAnsi" w:hAnsiTheme="minorHAnsi"/>
                <w:sz w:val="24"/>
                <w:szCs w:val="24"/>
              </w:rPr>
              <w:t>Disbursement details</w:t>
            </w:r>
          </w:p>
        </w:tc>
        <w:tc>
          <w:tcPr>
            <w:tcW w:w="1134" w:type="dxa"/>
          </w:tcPr>
          <w:p w:rsidR="00B00AC3" w:rsidRPr="00FF1D99" w:rsidRDefault="00603ECD" w:rsidP="00B96B0F">
            <w:pPr>
              <w:rPr>
                <w:rFonts w:asciiTheme="minorHAnsi" w:hAnsiTheme="minorHAnsi"/>
                <w:sz w:val="24"/>
                <w:szCs w:val="24"/>
              </w:rPr>
            </w:pPr>
            <w:r>
              <w:rPr>
                <w:rFonts w:asciiTheme="minorHAnsi" w:hAnsiTheme="minorHAnsi"/>
                <w:sz w:val="24"/>
                <w:szCs w:val="24"/>
              </w:rPr>
              <w:t>Text</w:t>
            </w:r>
          </w:p>
        </w:tc>
        <w:tc>
          <w:tcPr>
            <w:tcW w:w="1276" w:type="dxa"/>
          </w:tcPr>
          <w:p w:rsidR="00B00AC3" w:rsidRPr="00FF1D99" w:rsidRDefault="00603ECD" w:rsidP="00B96B0F">
            <w:pPr>
              <w:rPr>
                <w:rFonts w:asciiTheme="minorHAnsi" w:hAnsiTheme="minorHAnsi"/>
                <w:sz w:val="24"/>
                <w:szCs w:val="24"/>
              </w:rPr>
            </w:pPr>
            <w:r>
              <w:rPr>
                <w:rFonts w:asciiTheme="minorHAnsi" w:hAnsiTheme="minorHAnsi"/>
                <w:sz w:val="24"/>
                <w:szCs w:val="24"/>
              </w:rPr>
              <w:t>Read</w:t>
            </w:r>
          </w:p>
        </w:tc>
        <w:tc>
          <w:tcPr>
            <w:tcW w:w="1985" w:type="dxa"/>
          </w:tcPr>
          <w:p w:rsidR="00B00AC3" w:rsidRPr="00FF1D99" w:rsidRDefault="00B00AC3" w:rsidP="00B96B0F">
            <w:pPr>
              <w:rPr>
                <w:rFonts w:asciiTheme="minorHAnsi" w:hAnsiTheme="minorHAnsi"/>
                <w:sz w:val="24"/>
                <w:szCs w:val="24"/>
              </w:rPr>
            </w:pPr>
          </w:p>
        </w:tc>
        <w:tc>
          <w:tcPr>
            <w:tcW w:w="3118" w:type="dxa"/>
          </w:tcPr>
          <w:p w:rsidR="00B00AC3" w:rsidRPr="00FF1D99" w:rsidRDefault="00603ECD" w:rsidP="00B96B0F">
            <w:pPr>
              <w:rPr>
                <w:rFonts w:asciiTheme="minorHAnsi" w:hAnsiTheme="minorHAnsi"/>
                <w:sz w:val="24"/>
                <w:szCs w:val="24"/>
              </w:rPr>
            </w:pPr>
            <w:r>
              <w:rPr>
                <w:rFonts w:asciiTheme="minorHAnsi" w:hAnsiTheme="minorHAnsi"/>
                <w:sz w:val="24"/>
                <w:szCs w:val="24"/>
              </w:rPr>
              <w:t>Data from the rejected disbursement in previous queue will be shown.</w:t>
            </w:r>
          </w:p>
        </w:tc>
      </w:tr>
      <w:tr w:rsidR="00B00AC3" w:rsidRPr="00FF1D99" w:rsidTr="00B96B0F">
        <w:tc>
          <w:tcPr>
            <w:tcW w:w="1668" w:type="dxa"/>
          </w:tcPr>
          <w:p w:rsidR="00B00AC3" w:rsidRPr="00FF1D99" w:rsidRDefault="00603ECD" w:rsidP="00B96B0F">
            <w:pPr>
              <w:rPr>
                <w:rFonts w:asciiTheme="minorHAnsi" w:hAnsiTheme="minorHAnsi"/>
                <w:sz w:val="24"/>
                <w:szCs w:val="24"/>
              </w:rPr>
            </w:pPr>
            <w:r>
              <w:rPr>
                <w:rFonts w:asciiTheme="minorHAnsi" w:hAnsiTheme="minorHAnsi"/>
                <w:sz w:val="24"/>
                <w:szCs w:val="24"/>
              </w:rPr>
              <w:t>Finance Team Rejection reasons</w:t>
            </w:r>
          </w:p>
        </w:tc>
        <w:tc>
          <w:tcPr>
            <w:tcW w:w="1275" w:type="dxa"/>
          </w:tcPr>
          <w:p w:rsidR="00B00AC3" w:rsidRPr="00FF1D99" w:rsidRDefault="00603ECD" w:rsidP="00B96B0F">
            <w:pPr>
              <w:rPr>
                <w:rFonts w:asciiTheme="minorHAnsi" w:hAnsiTheme="minorHAnsi"/>
                <w:sz w:val="24"/>
                <w:szCs w:val="24"/>
              </w:rPr>
            </w:pPr>
            <w:r>
              <w:rPr>
                <w:rFonts w:asciiTheme="minorHAnsi" w:hAnsiTheme="minorHAnsi"/>
                <w:sz w:val="24"/>
                <w:szCs w:val="24"/>
              </w:rPr>
              <w:t>Disbursement details</w:t>
            </w:r>
          </w:p>
        </w:tc>
        <w:tc>
          <w:tcPr>
            <w:tcW w:w="1134" w:type="dxa"/>
          </w:tcPr>
          <w:p w:rsidR="00B00AC3" w:rsidRPr="00FF1D99" w:rsidRDefault="00603ECD" w:rsidP="00B96B0F">
            <w:pPr>
              <w:rPr>
                <w:rFonts w:asciiTheme="minorHAnsi" w:hAnsiTheme="minorHAnsi"/>
                <w:sz w:val="24"/>
                <w:szCs w:val="24"/>
              </w:rPr>
            </w:pPr>
            <w:r>
              <w:rPr>
                <w:rFonts w:asciiTheme="minorHAnsi" w:hAnsiTheme="minorHAnsi"/>
                <w:sz w:val="24"/>
                <w:szCs w:val="24"/>
              </w:rPr>
              <w:t>Drop Down</w:t>
            </w:r>
          </w:p>
        </w:tc>
        <w:tc>
          <w:tcPr>
            <w:tcW w:w="1276" w:type="dxa"/>
          </w:tcPr>
          <w:p w:rsidR="00B00AC3" w:rsidRPr="00FF1D99" w:rsidRDefault="00603ECD" w:rsidP="00B96B0F">
            <w:pPr>
              <w:rPr>
                <w:rFonts w:asciiTheme="minorHAnsi" w:hAnsiTheme="minorHAnsi"/>
                <w:sz w:val="24"/>
                <w:szCs w:val="24"/>
              </w:rPr>
            </w:pPr>
            <w:r>
              <w:rPr>
                <w:rFonts w:asciiTheme="minorHAnsi" w:hAnsiTheme="minorHAnsi"/>
                <w:sz w:val="24"/>
                <w:szCs w:val="24"/>
              </w:rPr>
              <w:t>Read</w:t>
            </w:r>
          </w:p>
        </w:tc>
        <w:tc>
          <w:tcPr>
            <w:tcW w:w="1985" w:type="dxa"/>
          </w:tcPr>
          <w:p w:rsidR="00B00AC3" w:rsidRPr="00FF1D99" w:rsidRDefault="00B00AC3" w:rsidP="00B96B0F">
            <w:pPr>
              <w:rPr>
                <w:rFonts w:asciiTheme="minorHAnsi" w:hAnsiTheme="minorHAnsi"/>
                <w:sz w:val="24"/>
                <w:szCs w:val="24"/>
              </w:rPr>
            </w:pPr>
          </w:p>
        </w:tc>
        <w:tc>
          <w:tcPr>
            <w:tcW w:w="3118" w:type="dxa"/>
          </w:tcPr>
          <w:p w:rsidR="00B00AC3" w:rsidRPr="00FF1D99" w:rsidRDefault="00B00AC3" w:rsidP="00B96B0F">
            <w:pPr>
              <w:rPr>
                <w:rFonts w:asciiTheme="minorHAnsi" w:hAnsiTheme="minorHAnsi"/>
                <w:sz w:val="24"/>
                <w:szCs w:val="24"/>
              </w:rPr>
            </w:pPr>
          </w:p>
        </w:tc>
      </w:tr>
      <w:tr w:rsidR="00603ECD" w:rsidRPr="00FF1D99" w:rsidTr="00B96B0F">
        <w:tc>
          <w:tcPr>
            <w:tcW w:w="1668" w:type="dxa"/>
          </w:tcPr>
          <w:p w:rsidR="00603ECD" w:rsidRDefault="00603ECD" w:rsidP="00B96B0F">
            <w:pPr>
              <w:rPr>
                <w:rFonts w:asciiTheme="minorHAnsi" w:hAnsiTheme="minorHAnsi"/>
                <w:sz w:val="24"/>
                <w:szCs w:val="24"/>
              </w:rPr>
            </w:pPr>
            <w:r>
              <w:rPr>
                <w:rFonts w:asciiTheme="minorHAnsi" w:hAnsiTheme="minorHAnsi"/>
                <w:sz w:val="24"/>
                <w:szCs w:val="24"/>
              </w:rPr>
              <w:t>Finance team rejected date</w:t>
            </w:r>
          </w:p>
        </w:tc>
        <w:tc>
          <w:tcPr>
            <w:tcW w:w="1275" w:type="dxa"/>
          </w:tcPr>
          <w:p w:rsidR="00603ECD" w:rsidRDefault="00603ECD" w:rsidP="00B96B0F">
            <w:pPr>
              <w:rPr>
                <w:rFonts w:asciiTheme="minorHAnsi" w:hAnsiTheme="minorHAnsi"/>
                <w:sz w:val="24"/>
                <w:szCs w:val="24"/>
              </w:rPr>
            </w:pPr>
            <w:r>
              <w:rPr>
                <w:rFonts w:asciiTheme="minorHAnsi" w:hAnsiTheme="minorHAnsi"/>
                <w:sz w:val="24"/>
                <w:szCs w:val="24"/>
              </w:rPr>
              <w:t>Disbursement details</w:t>
            </w:r>
          </w:p>
        </w:tc>
        <w:tc>
          <w:tcPr>
            <w:tcW w:w="1134" w:type="dxa"/>
          </w:tcPr>
          <w:p w:rsidR="00603ECD" w:rsidRDefault="00603ECD" w:rsidP="00B96B0F">
            <w:pPr>
              <w:rPr>
                <w:rFonts w:asciiTheme="minorHAnsi" w:hAnsiTheme="minorHAnsi"/>
                <w:sz w:val="24"/>
                <w:szCs w:val="24"/>
              </w:rPr>
            </w:pPr>
            <w:r>
              <w:rPr>
                <w:rFonts w:asciiTheme="minorHAnsi" w:hAnsiTheme="minorHAnsi"/>
                <w:sz w:val="24"/>
                <w:szCs w:val="24"/>
              </w:rPr>
              <w:t>Date</w:t>
            </w:r>
          </w:p>
        </w:tc>
        <w:tc>
          <w:tcPr>
            <w:tcW w:w="1276" w:type="dxa"/>
          </w:tcPr>
          <w:p w:rsidR="00603ECD" w:rsidRDefault="00603ECD" w:rsidP="00B96B0F">
            <w:pPr>
              <w:rPr>
                <w:rFonts w:asciiTheme="minorHAnsi" w:hAnsiTheme="minorHAnsi"/>
                <w:sz w:val="24"/>
                <w:szCs w:val="24"/>
              </w:rPr>
            </w:pPr>
            <w:r>
              <w:rPr>
                <w:rFonts w:asciiTheme="minorHAnsi" w:hAnsiTheme="minorHAnsi"/>
                <w:sz w:val="24"/>
                <w:szCs w:val="24"/>
              </w:rPr>
              <w:t>Read</w:t>
            </w:r>
          </w:p>
        </w:tc>
        <w:tc>
          <w:tcPr>
            <w:tcW w:w="1985" w:type="dxa"/>
          </w:tcPr>
          <w:p w:rsidR="00603ECD" w:rsidRPr="00FF1D99" w:rsidRDefault="00603ECD" w:rsidP="00B96B0F">
            <w:pPr>
              <w:rPr>
                <w:rFonts w:asciiTheme="minorHAnsi" w:hAnsiTheme="minorHAnsi"/>
                <w:sz w:val="24"/>
                <w:szCs w:val="24"/>
              </w:rPr>
            </w:pPr>
          </w:p>
        </w:tc>
        <w:tc>
          <w:tcPr>
            <w:tcW w:w="3118" w:type="dxa"/>
          </w:tcPr>
          <w:p w:rsidR="00603ECD" w:rsidRPr="00FF1D99" w:rsidRDefault="00603ECD" w:rsidP="00B96B0F">
            <w:pPr>
              <w:rPr>
                <w:rFonts w:asciiTheme="minorHAnsi" w:hAnsiTheme="minorHAnsi"/>
                <w:sz w:val="24"/>
                <w:szCs w:val="24"/>
              </w:rPr>
            </w:pPr>
            <w:r>
              <w:rPr>
                <w:rFonts w:asciiTheme="minorHAnsi" w:hAnsiTheme="minorHAnsi"/>
                <w:sz w:val="24"/>
                <w:szCs w:val="24"/>
              </w:rPr>
              <w:t>Date on which the status is changed in the previous queue</w:t>
            </w:r>
          </w:p>
        </w:tc>
      </w:tr>
      <w:tr w:rsidR="00B00AC3" w:rsidRPr="00FF1D99" w:rsidTr="00B96B0F">
        <w:tc>
          <w:tcPr>
            <w:tcW w:w="1668" w:type="dxa"/>
          </w:tcPr>
          <w:p w:rsidR="00B00AC3" w:rsidRPr="00FF1D99" w:rsidRDefault="00603ECD" w:rsidP="00B96B0F">
            <w:pPr>
              <w:rPr>
                <w:rFonts w:asciiTheme="minorHAnsi" w:hAnsiTheme="minorHAnsi"/>
                <w:sz w:val="24"/>
                <w:szCs w:val="24"/>
              </w:rPr>
            </w:pPr>
            <w:r>
              <w:rPr>
                <w:rFonts w:asciiTheme="minorHAnsi" w:hAnsiTheme="minorHAnsi"/>
                <w:sz w:val="24"/>
                <w:szCs w:val="24"/>
              </w:rPr>
              <w:t>Applicant IFSC Code</w:t>
            </w:r>
          </w:p>
        </w:tc>
        <w:tc>
          <w:tcPr>
            <w:tcW w:w="1275" w:type="dxa"/>
          </w:tcPr>
          <w:p w:rsidR="00B00AC3" w:rsidRPr="00FF1D99" w:rsidRDefault="00603ECD" w:rsidP="00B96B0F">
            <w:pPr>
              <w:rPr>
                <w:rFonts w:asciiTheme="minorHAnsi" w:hAnsiTheme="minorHAnsi"/>
                <w:sz w:val="24"/>
                <w:szCs w:val="24"/>
              </w:rPr>
            </w:pPr>
            <w:r>
              <w:rPr>
                <w:rFonts w:asciiTheme="minorHAnsi" w:hAnsiTheme="minorHAnsi"/>
                <w:sz w:val="24"/>
                <w:szCs w:val="24"/>
              </w:rPr>
              <w:t>Disbursement details</w:t>
            </w:r>
          </w:p>
        </w:tc>
        <w:tc>
          <w:tcPr>
            <w:tcW w:w="1134" w:type="dxa"/>
          </w:tcPr>
          <w:p w:rsidR="00B00AC3" w:rsidRPr="00FF1D99" w:rsidRDefault="00603ECD" w:rsidP="00B96B0F">
            <w:pPr>
              <w:rPr>
                <w:rFonts w:asciiTheme="minorHAnsi" w:hAnsiTheme="minorHAnsi"/>
                <w:sz w:val="24"/>
                <w:szCs w:val="24"/>
              </w:rPr>
            </w:pPr>
            <w:r>
              <w:rPr>
                <w:rFonts w:asciiTheme="minorHAnsi" w:hAnsiTheme="minorHAnsi"/>
                <w:sz w:val="24"/>
                <w:szCs w:val="24"/>
              </w:rPr>
              <w:t>Alphanumeric</w:t>
            </w:r>
          </w:p>
        </w:tc>
        <w:tc>
          <w:tcPr>
            <w:tcW w:w="1276" w:type="dxa"/>
          </w:tcPr>
          <w:p w:rsidR="00B00AC3" w:rsidRPr="00FF1D99" w:rsidRDefault="00603ECD" w:rsidP="00B96B0F">
            <w:pPr>
              <w:rPr>
                <w:rFonts w:asciiTheme="minorHAnsi" w:hAnsiTheme="minorHAnsi"/>
                <w:sz w:val="24"/>
                <w:szCs w:val="24"/>
              </w:rPr>
            </w:pPr>
            <w:r>
              <w:rPr>
                <w:rFonts w:asciiTheme="minorHAnsi" w:hAnsiTheme="minorHAnsi"/>
                <w:sz w:val="24"/>
                <w:szCs w:val="24"/>
              </w:rPr>
              <w:t>Write</w:t>
            </w:r>
          </w:p>
        </w:tc>
        <w:tc>
          <w:tcPr>
            <w:tcW w:w="1985" w:type="dxa"/>
          </w:tcPr>
          <w:p w:rsidR="00B00AC3" w:rsidRPr="00FF1D99" w:rsidRDefault="00603ECD" w:rsidP="00B96B0F">
            <w:pPr>
              <w:rPr>
                <w:rFonts w:asciiTheme="minorHAnsi" w:hAnsiTheme="minorHAnsi"/>
                <w:sz w:val="24"/>
                <w:szCs w:val="24"/>
              </w:rPr>
            </w:pPr>
            <w:r>
              <w:rPr>
                <w:rFonts w:asciiTheme="minorHAnsi" w:hAnsiTheme="minorHAnsi"/>
                <w:sz w:val="24"/>
                <w:szCs w:val="24"/>
              </w:rPr>
              <w:t>Validation for IFSC code to be done</w:t>
            </w:r>
          </w:p>
        </w:tc>
        <w:tc>
          <w:tcPr>
            <w:tcW w:w="3118" w:type="dxa"/>
          </w:tcPr>
          <w:p w:rsidR="00B00AC3" w:rsidRPr="00FF1D99" w:rsidRDefault="00B00AC3" w:rsidP="00B96B0F">
            <w:pPr>
              <w:rPr>
                <w:rFonts w:asciiTheme="minorHAnsi" w:hAnsiTheme="minorHAnsi"/>
                <w:sz w:val="24"/>
                <w:szCs w:val="24"/>
              </w:rPr>
            </w:pPr>
          </w:p>
        </w:tc>
      </w:tr>
      <w:tr w:rsidR="00603ECD" w:rsidRPr="00FF1D99" w:rsidTr="00B96B0F">
        <w:tc>
          <w:tcPr>
            <w:tcW w:w="1668" w:type="dxa"/>
          </w:tcPr>
          <w:p w:rsidR="00603ECD" w:rsidRDefault="00603ECD" w:rsidP="00B96B0F">
            <w:pPr>
              <w:rPr>
                <w:rFonts w:asciiTheme="minorHAnsi" w:hAnsiTheme="minorHAnsi"/>
                <w:sz w:val="24"/>
                <w:szCs w:val="24"/>
              </w:rPr>
            </w:pPr>
            <w:r>
              <w:rPr>
                <w:rFonts w:asciiTheme="minorHAnsi" w:hAnsiTheme="minorHAnsi"/>
                <w:sz w:val="24"/>
                <w:szCs w:val="24"/>
              </w:rPr>
              <w:t>Applicant Account name</w:t>
            </w:r>
          </w:p>
        </w:tc>
        <w:tc>
          <w:tcPr>
            <w:tcW w:w="1275" w:type="dxa"/>
          </w:tcPr>
          <w:p w:rsidR="00603ECD" w:rsidRDefault="00603ECD" w:rsidP="00B96B0F">
            <w:pPr>
              <w:rPr>
                <w:rFonts w:asciiTheme="minorHAnsi" w:hAnsiTheme="minorHAnsi"/>
                <w:sz w:val="24"/>
                <w:szCs w:val="24"/>
              </w:rPr>
            </w:pPr>
            <w:r>
              <w:rPr>
                <w:rFonts w:asciiTheme="minorHAnsi" w:hAnsiTheme="minorHAnsi"/>
                <w:sz w:val="24"/>
                <w:szCs w:val="24"/>
              </w:rPr>
              <w:t>Disbursement details</w:t>
            </w:r>
          </w:p>
        </w:tc>
        <w:tc>
          <w:tcPr>
            <w:tcW w:w="1134" w:type="dxa"/>
          </w:tcPr>
          <w:p w:rsidR="00603ECD" w:rsidRPr="00FF1D99" w:rsidRDefault="00603ECD" w:rsidP="00B96B0F">
            <w:pPr>
              <w:rPr>
                <w:rFonts w:asciiTheme="minorHAnsi" w:hAnsiTheme="minorHAnsi"/>
                <w:sz w:val="24"/>
                <w:szCs w:val="24"/>
              </w:rPr>
            </w:pPr>
            <w:r>
              <w:rPr>
                <w:rFonts w:asciiTheme="minorHAnsi" w:hAnsiTheme="minorHAnsi"/>
                <w:sz w:val="24"/>
                <w:szCs w:val="24"/>
              </w:rPr>
              <w:t>Text</w:t>
            </w:r>
          </w:p>
        </w:tc>
        <w:tc>
          <w:tcPr>
            <w:tcW w:w="1276" w:type="dxa"/>
          </w:tcPr>
          <w:p w:rsidR="00603ECD" w:rsidRPr="00FF1D99" w:rsidRDefault="00603ECD" w:rsidP="00B96B0F">
            <w:pPr>
              <w:rPr>
                <w:rFonts w:asciiTheme="minorHAnsi" w:hAnsiTheme="minorHAnsi"/>
                <w:sz w:val="24"/>
                <w:szCs w:val="24"/>
              </w:rPr>
            </w:pPr>
            <w:r>
              <w:rPr>
                <w:rFonts w:asciiTheme="minorHAnsi" w:hAnsiTheme="minorHAnsi"/>
                <w:sz w:val="24"/>
                <w:szCs w:val="24"/>
              </w:rPr>
              <w:t>Write</w:t>
            </w:r>
          </w:p>
        </w:tc>
        <w:tc>
          <w:tcPr>
            <w:tcW w:w="1985" w:type="dxa"/>
          </w:tcPr>
          <w:p w:rsidR="00603ECD" w:rsidRPr="00FF1D99" w:rsidRDefault="00603ECD" w:rsidP="00B96B0F">
            <w:pPr>
              <w:rPr>
                <w:rFonts w:asciiTheme="minorHAnsi" w:hAnsiTheme="minorHAnsi"/>
                <w:sz w:val="24"/>
                <w:szCs w:val="24"/>
              </w:rPr>
            </w:pPr>
            <w:proofErr w:type="spellStart"/>
            <w:r>
              <w:rPr>
                <w:rFonts w:asciiTheme="minorHAnsi" w:hAnsiTheme="minorHAnsi"/>
                <w:sz w:val="24"/>
                <w:szCs w:val="24"/>
              </w:rPr>
              <w:t>Upto</w:t>
            </w:r>
            <w:proofErr w:type="spellEnd"/>
            <w:r>
              <w:rPr>
                <w:rFonts w:asciiTheme="minorHAnsi" w:hAnsiTheme="minorHAnsi"/>
                <w:sz w:val="24"/>
                <w:szCs w:val="24"/>
              </w:rPr>
              <w:t xml:space="preserve"> 200 characters</w:t>
            </w:r>
          </w:p>
        </w:tc>
        <w:tc>
          <w:tcPr>
            <w:tcW w:w="3118" w:type="dxa"/>
          </w:tcPr>
          <w:p w:rsidR="00603ECD" w:rsidRPr="00FF1D99" w:rsidRDefault="00603ECD" w:rsidP="00B96B0F">
            <w:pPr>
              <w:rPr>
                <w:rFonts w:asciiTheme="minorHAnsi" w:hAnsiTheme="minorHAnsi"/>
                <w:sz w:val="24"/>
                <w:szCs w:val="24"/>
              </w:rPr>
            </w:pPr>
          </w:p>
        </w:tc>
      </w:tr>
      <w:tr w:rsidR="00603ECD" w:rsidRPr="00FF1D99" w:rsidTr="00B96B0F">
        <w:tc>
          <w:tcPr>
            <w:tcW w:w="1668" w:type="dxa"/>
          </w:tcPr>
          <w:p w:rsidR="00603ECD" w:rsidRDefault="00603ECD" w:rsidP="00B96B0F">
            <w:pPr>
              <w:rPr>
                <w:rFonts w:asciiTheme="minorHAnsi" w:hAnsiTheme="minorHAnsi"/>
                <w:sz w:val="24"/>
                <w:szCs w:val="24"/>
              </w:rPr>
            </w:pPr>
            <w:r>
              <w:rPr>
                <w:rFonts w:asciiTheme="minorHAnsi" w:hAnsiTheme="minorHAnsi"/>
                <w:sz w:val="24"/>
                <w:szCs w:val="24"/>
              </w:rPr>
              <w:t>Applicant bank account number</w:t>
            </w:r>
          </w:p>
        </w:tc>
        <w:tc>
          <w:tcPr>
            <w:tcW w:w="1275" w:type="dxa"/>
          </w:tcPr>
          <w:p w:rsidR="00603ECD" w:rsidRDefault="00603ECD" w:rsidP="00B96B0F">
            <w:pPr>
              <w:rPr>
                <w:rFonts w:asciiTheme="minorHAnsi" w:hAnsiTheme="minorHAnsi"/>
                <w:sz w:val="24"/>
                <w:szCs w:val="24"/>
              </w:rPr>
            </w:pPr>
            <w:r>
              <w:rPr>
                <w:rFonts w:asciiTheme="minorHAnsi" w:hAnsiTheme="minorHAnsi"/>
                <w:sz w:val="24"/>
                <w:szCs w:val="24"/>
              </w:rPr>
              <w:t>Disbursement details</w:t>
            </w:r>
          </w:p>
        </w:tc>
        <w:tc>
          <w:tcPr>
            <w:tcW w:w="1134" w:type="dxa"/>
          </w:tcPr>
          <w:p w:rsidR="00603ECD" w:rsidRPr="00FF1D99" w:rsidRDefault="00603ECD" w:rsidP="00B96B0F">
            <w:pPr>
              <w:rPr>
                <w:rFonts w:asciiTheme="minorHAnsi" w:hAnsiTheme="minorHAnsi"/>
                <w:sz w:val="24"/>
                <w:szCs w:val="24"/>
              </w:rPr>
            </w:pPr>
            <w:r>
              <w:rPr>
                <w:rFonts w:asciiTheme="minorHAnsi" w:hAnsiTheme="minorHAnsi"/>
                <w:sz w:val="24"/>
                <w:szCs w:val="24"/>
              </w:rPr>
              <w:t>Numeric</w:t>
            </w:r>
          </w:p>
        </w:tc>
        <w:tc>
          <w:tcPr>
            <w:tcW w:w="1276" w:type="dxa"/>
          </w:tcPr>
          <w:p w:rsidR="00603ECD" w:rsidRPr="00FF1D99" w:rsidRDefault="00603ECD" w:rsidP="00B96B0F">
            <w:pPr>
              <w:rPr>
                <w:rFonts w:asciiTheme="minorHAnsi" w:hAnsiTheme="minorHAnsi"/>
                <w:sz w:val="24"/>
                <w:szCs w:val="24"/>
              </w:rPr>
            </w:pPr>
            <w:r>
              <w:rPr>
                <w:rFonts w:asciiTheme="minorHAnsi" w:hAnsiTheme="minorHAnsi"/>
                <w:sz w:val="24"/>
                <w:szCs w:val="24"/>
              </w:rPr>
              <w:t>Write</w:t>
            </w:r>
          </w:p>
        </w:tc>
        <w:tc>
          <w:tcPr>
            <w:tcW w:w="1985" w:type="dxa"/>
          </w:tcPr>
          <w:p w:rsidR="00603ECD" w:rsidRPr="00FF1D99" w:rsidRDefault="00603ECD" w:rsidP="00B96B0F">
            <w:pPr>
              <w:rPr>
                <w:rFonts w:asciiTheme="minorHAnsi" w:hAnsiTheme="minorHAnsi"/>
                <w:sz w:val="24"/>
                <w:szCs w:val="24"/>
              </w:rPr>
            </w:pPr>
          </w:p>
        </w:tc>
        <w:tc>
          <w:tcPr>
            <w:tcW w:w="3118" w:type="dxa"/>
          </w:tcPr>
          <w:p w:rsidR="00603ECD" w:rsidRPr="00FF1D99" w:rsidRDefault="00603ECD" w:rsidP="00B96B0F">
            <w:pPr>
              <w:rPr>
                <w:rFonts w:asciiTheme="minorHAnsi" w:hAnsiTheme="minorHAnsi"/>
                <w:sz w:val="24"/>
                <w:szCs w:val="24"/>
              </w:rPr>
            </w:pPr>
          </w:p>
        </w:tc>
      </w:tr>
      <w:tr w:rsidR="00603ECD" w:rsidRPr="00FF1D99" w:rsidTr="00B96B0F">
        <w:tc>
          <w:tcPr>
            <w:tcW w:w="1668" w:type="dxa"/>
          </w:tcPr>
          <w:p w:rsidR="00603ECD" w:rsidRDefault="00603ECD" w:rsidP="00B96B0F">
            <w:pPr>
              <w:rPr>
                <w:rFonts w:asciiTheme="minorHAnsi" w:hAnsiTheme="minorHAnsi"/>
                <w:sz w:val="24"/>
                <w:szCs w:val="24"/>
              </w:rPr>
            </w:pPr>
            <w:r>
              <w:rPr>
                <w:rFonts w:asciiTheme="minorHAnsi" w:hAnsiTheme="minorHAnsi"/>
                <w:sz w:val="24"/>
                <w:szCs w:val="24"/>
              </w:rPr>
              <w:t>Remarks- Hub Manager</w:t>
            </w:r>
          </w:p>
        </w:tc>
        <w:tc>
          <w:tcPr>
            <w:tcW w:w="1275" w:type="dxa"/>
          </w:tcPr>
          <w:p w:rsidR="00603ECD" w:rsidRDefault="00603ECD" w:rsidP="00B96B0F">
            <w:pPr>
              <w:rPr>
                <w:rFonts w:asciiTheme="minorHAnsi" w:hAnsiTheme="minorHAnsi"/>
                <w:sz w:val="24"/>
                <w:szCs w:val="24"/>
              </w:rPr>
            </w:pPr>
            <w:r>
              <w:rPr>
                <w:rFonts w:asciiTheme="minorHAnsi" w:hAnsiTheme="minorHAnsi"/>
                <w:sz w:val="24"/>
                <w:szCs w:val="24"/>
              </w:rPr>
              <w:t>Disbursement details</w:t>
            </w:r>
          </w:p>
        </w:tc>
        <w:tc>
          <w:tcPr>
            <w:tcW w:w="1134" w:type="dxa"/>
          </w:tcPr>
          <w:p w:rsidR="00603ECD" w:rsidRPr="00FF1D99" w:rsidRDefault="00603ECD" w:rsidP="00B96B0F">
            <w:pPr>
              <w:rPr>
                <w:rFonts w:asciiTheme="minorHAnsi" w:hAnsiTheme="minorHAnsi"/>
                <w:sz w:val="24"/>
                <w:szCs w:val="24"/>
              </w:rPr>
            </w:pPr>
            <w:r>
              <w:rPr>
                <w:rFonts w:asciiTheme="minorHAnsi" w:hAnsiTheme="minorHAnsi"/>
                <w:sz w:val="24"/>
                <w:szCs w:val="24"/>
              </w:rPr>
              <w:t>Text</w:t>
            </w:r>
          </w:p>
        </w:tc>
        <w:tc>
          <w:tcPr>
            <w:tcW w:w="1276" w:type="dxa"/>
          </w:tcPr>
          <w:p w:rsidR="00603ECD" w:rsidRPr="00FF1D99" w:rsidRDefault="00603ECD" w:rsidP="00B96B0F">
            <w:pPr>
              <w:rPr>
                <w:rFonts w:asciiTheme="minorHAnsi" w:hAnsiTheme="minorHAnsi"/>
                <w:sz w:val="24"/>
                <w:szCs w:val="24"/>
              </w:rPr>
            </w:pPr>
            <w:r>
              <w:rPr>
                <w:rFonts w:asciiTheme="minorHAnsi" w:hAnsiTheme="minorHAnsi"/>
                <w:sz w:val="24"/>
                <w:szCs w:val="24"/>
              </w:rPr>
              <w:t>Write</w:t>
            </w:r>
          </w:p>
        </w:tc>
        <w:tc>
          <w:tcPr>
            <w:tcW w:w="1985" w:type="dxa"/>
          </w:tcPr>
          <w:p w:rsidR="00603ECD" w:rsidRPr="00FF1D99" w:rsidRDefault="00603ECD" w:rsidP="00B96B0F">
            <w:pPr>
              <w:rPr>
                <w:rFonts w:asciiTheme="minorHAnsi" w:hAnsiTheme="minorHAnsi"/>
                <w:sz w:val="24"/>
                <w:szCs w:val="24"/>
              </w:rPr>
            </w:pPr>
            <w:proofErr w:type="spellStart"/>
            <w:r>
              <w:rPr>
                <w:rFonts w:asciiTheme="minorHAnsi" w:hAnsiTheme="minorHAnsi"/>
                <w:sz w:val="24"/>
                <w:szCs w:val="24"/>
              </w:rPr>
              <w:t>Upto</w:t>
            </w:r>
            <w:proofErr w:type="spellEnd"/>
            <w:r>
              <w:rPr>
                <w:rFonts w:asciiTheme="minorHAnsi" w:hAnsiTheme="minorHAnsi"/>
                <w:sz w:val="24"/>
                <w:szCs w:val="24"/>
              </w:rPr>
              <w:t xml:space="preserve"> 200 characters</w:t>
            </w:r>
          </w:p>
        </w:tc>
        <w:tc>
          <w:tcPr>
            <w:tcW w:w="3118" w:type="dxa"/>
          </w:tcPr>
          <w:p w:rsidR="00603ECD" w:rsidRPr="00FF1D99" w:rsidRDefault="00603ECD" w:rsidP="00B96B0F">
            <w:pPr>
              <w:rPr>
                <w:rFonts w:asciiTheme="minorHAnsi" w:hAnsiTheme="minorHAnsi"/>
                <w:sz w:val="24"/>
                <w:szCs w:val="24"/>
              </w:rPr>
            </w:pPr>
          </w:p>
        </w:tc>
      </w:tr>
    </w:tbl>
    <w:p w:rsidR="00B00AC3" w:rsidRDefault="00B00AC3" w:rsidP="00B00AC3">
      <w:pPr>
        <w:pStyle w:val="Heading2"/>
        <w:numPr>
          <w:ilvl w:val="1"/>
          <w:numId w:val="11"/>
        </w:numPr>
      </w:pPr>
      <w:bookmarkStart w:id="564" w:name="_Toc459219449"/>
      <w:r>
        <w:t>Screenshots</w:t>
      </w:r>
      <w:bookmarkEnd w:id="564"/>
      <w:r>
        <w:t xml:space="preserve"> </w:t>
      </w:r>
    </w:p>
    <w:p w:rsidR="00B00AC3" w:rsidRDefault="002414E0" w:rsidP="00B00AC3">
      <w:del w:id="565" w:author="karthik Anandan | IFMR Rural Finance" w:date="2016-08-17T16:07:00Z">
        <w:r w:rsidDel="007A4D12">
          <w:rPr>
            <w:noProof/>
            <w:sz w:val="16"/>
            <w:szCs w:val="16"/>
            <w:lang w:val="en-IN" w:eastAsia="en-IN"/>
          </w:rPr>
          <w:lastRenderedPageBreak/>
          <w:drawing>
            <wp:inline distT="0" distB="0" distL="0" distR="0" wp14:anchorId="75FAD59B" wp14:editId="32E18D20">
              <wp:extent cx="5755005" cy="27730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30">
                        <a:extLst>
                          <a:ext uri="{28A0092B-C50C-407E-A947-70E740481C1C}">
                            <a14:useLocalDpi xmlns:a14="http://schemas.microsoft.com/office/drawing/2010/main" val="0"/>
                          </a:ext>
                        </a:extLst>
                      </a:blip>
                      <a:stretch>
                        <a:fillRect/>
                      </a:stretch>
                    </pic:blipFill>
                    <pic:spPr>
                      <a:xfrm>
                        <a:off x="0" y="0"/>
                        <a:ext cx="5755005" cy="2773045"/>
                      </a:xfrm>
                      <a:prstGeom prst="rect">
                        <a:avLst/>
                      </a:prstGeom>
                    </pic:spPr>
                  </pic:pic>
                </a:graphicData>
              </a:graphic>
            </wp:inline>
          </w:drawing>
        </w:r>
      </w:del>
      <w:ins w:id="566" w:author="karthik Anandan | IFMR Rural Finance" w:date="2016-08-17T16:07:00Z">
        <w:r w:rsidR="007A4D12">
          <w:rPr>
            <w:noProof/>
            <w:lang w:val="en-IN" w:eastAsia="en-IN"/>
          </w:rPr>
          <w:drawing>
            <wp:inline distT="0" distB="0" distL="0" distR="0" wp14:anchorId="74A0C300" wp14:editId="11454AF2">
              <wp:extent cx="5755005" cy="229831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55005" cy="2298313"/>
                      </a:xfrm>
                      <a:prstGeom prst="rect">
                        <a:avLst/>
                      </a:prstGeom>
                    </pic:spPr>
                  </pic:pic>
                </a:graphicData>
              </a:graphic>
            </wp:inline>
          </w:drawing>
        </w:r>
      </w:ins>
    </w:p>
    <w:p w:rsidR="00B96B0F" w:rsidRPr="00B211D7" w:rsidRDefault="002414E0" w:rsidP="00B00AC3">
      <w:r>
        <w:rPr>
          <w:noProof/>
          <w:sz w:val="16"/>
          <w:szCs w:val="16"/>
          <w:lang w:val="en-IN" w:eastAsia="en-IN"/>
        </w:rPr>
        <w:drawing>
          <wp:inline distT="0" distB="0" distL="0" distR="0" wp14:anchorId="1B6B7549" wp14:editId="047F25C0">
            <wp:extent cx="5755005" cy="2862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32">
                      <a:extLst>
                        <a:ext uri="{28A0092B-C50C-407E-A947-70E740481C1C}">
                          <a14:useLocalDpi xmlns:a14="http://schemas.microsoft.com/office/drawing/2010/main" val="0"/>
                        </a:ext>
                      </a:extLst>
                    </a:blip>
                    <a:stretch>
                      <a:fillRect/>
                    </a:stretch>
                  </pic:blipFill>
                  <pic:spPr>
                    <a:xfrm>
                      <a:off x="0" y="0"/>
                      <a:ext cx="5755005" cy="2862580"/>
                    </a:xfrm>
                    <a:prstGeom prst="rect">
                      <a:avLst/>
                    </a:prstGeom>
                  </pic:spPr>
                </pic:pic>
              </a:graphicData>
            </a:graphic>
          </wp:inline>
        </w:drawing>
      </w:r>
    </w:p>
    <w:p w:rsidR="00B00AC3" w:rsidRPr="006151C1" w:rsidRDefault="00B00AC3" w:rsidP="00B00AC3">
      <w:pPr>
        <w:pStyle w:val="Heading2"/>
        <w:numPr>
          <w:ilvl w:val="1"/>
          <w:numId w:val="11"/>
        </w:numPr>
      </w:pPr>
      <w:bookmarkStart w:id="567" w:name="_Toc459219450"/>
      <w:r w:rsidRPr="006151C1">
        <w:t>Functional requirements</w:t>
      </w:r>
      <w:bookmarkEnd w:id="567"/>
    </w:p>
    <w:p w:rsidR="00B00AC3" w:rsidRDefault="00B00AC3" w:rsidP="00B00AC3">
      <w:pPr>
        <w:spacing w:after="0"/>
        <w:rPr>
          <w:rFonts w:asciiTheme="minorHAnsi" w:hAnsiTheme="minorHAnsi"/>
          <w:bCs/>
          <w:color w:val="000000" w:themeColor="text1"/>
          <w:sz w:val="24"/>
          <w:szCs w:val="24"/>
        </w:rPr>
      </w:pPr>
    </w:p>
    <w:p w:rsidR="00B00AC3" w:rsidRDefault="00B00AC3" w:rsidP="00B00AC3">
      <w:pPr>
        <w:spacing w:after="0"/>
        <w:rPr>
          <w:rFonts w:asciiTheme="minorHAnsi" w:hAnsiTheme="minorHAnsi"/>
          <w:bCs/>
          <w:color w:val="000000" w:themeColor="text1"/>
          <w:sz w:val="24"/>
          <w:szCs w:val="24"/>
        </w:rPr>
      </w:pPr>
      <w:r>
        <w:rPr>
          <w:rFonts w:asciiTheme="minorHAnsi" w:hAnsiTheme="minorHAnsi"/>
          <w:bCs/>
          <w:color w:val="000000" w:themeColor="text1"/>
          <w:sz w:val="24"/>
          <w:szCs w:val="24"/>
        </w:rPr>
        <w:t>Rejected Disbursement Queue</w:t>
      </w:r>
    </w:p>
    <w:p w:rsidR="00B00AC3" w:rsidRDefault="00B00AC3" w:rsidP="00B00AC3">
      <w:pPr>
        <w:pStyle w:val="ListParagraph"/>
        <w:numPr>
          <w:ilvl w:val="0"/>
          <w:numId w:val="9"/>
        </w:numPr>
        <w:spacing w:after="0"/>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This will list all the Loans disbursements </w:t>
      </w:r>
      <w:r w:rsidR="007C3DA5">
        <w:rPr>
          <w:rFonts w:asciiTheme="minorHAnsi" w:hAnsiTheme="minorHAnsi"/>
          <w:bCs/>
          <w:color w:val="000000" w:themeColor="text1"/>
          <w:sz w:val="24"/>
          <w:szCs w:val="24"/>
        </w:rPr>
        <w:t>which are rejected by the Finance team.</w:t>
      </w:r>
    </w:p>
    <w:p w:rsidR="00B00AC3" w:rsidRPr="00FF1D99" w:rsidRDefault="00B00AC3" w:rsidP="007C3DA5">
      <w:pPr>
        <w:pStyle w:val="ListParagraph"/>
        <w:numPr>
          <w:ilvl w:val="0"/>
          <w:numId w:val="9"/>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Filter/Sort will be based  below details:</w:t>
      </w:r>
    </w:p>
    <w:p w:rsidR="00B00AC3" w:rsidRPr="00FF1D99" w:rsidRDefault="00B00AC3" w:rsidP="007C3DA5">
      <w:pPr>
        <w:pStyle w:val="ListParagraph"/>
        <w:numPr>
          <w:ilvl w:val="1"/>
          <w:numId w:val="9"/>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Loan ID</w:t>
      </w:r>
    </w:p>
    <w:p w:rsidR="00B00AC3" w:rsidRPr="00FF1D99" w:rsidRDefault="00B00AC3" w:rsidP="007C3DA5">
      <w:pPr>
        <w:pStyle w:val="ListParagraph"/>
        <w:numPr>
          <w:ilvl w:val="1"/>
          <w:numId w:val="9"/>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Entity Name</w:t>
      </w:r>
    </w:p>
    <w:p w:rsidR="00B00AC3" w:rsidRPr="00FF1D99" w:rsidRDefault="00B00AC3" w:rsidP="007C3DA5">
      <w:pPr>
        <w:pStyle w:val="ListParagraph"/>
        <w:numPr>
          <w:ilvl w:val="1"/>
          <w:numId w:val="9"/>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Branch Name</w:t>
      </w:r>
    </w:p>
    <w:p w:rsidR="00B00AC3" w:rsidRPr="00FF1D99" w:rsidRDefault="00B00AC3" w:rsidP="007C3DA5">
      <w:pPr>
        <w:pStyle w:val="ListParagraph"/>
        <w:numPr>
          <w:ilvl w:val="1"/>
          <w:numId w:val="9"/>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Rejected reasons</w:t>
      </w:r>
    </w:p>
    <w:p w:rsidR="00B00AC3" w:rsidRPr="00FF1D99" w:rsidRDefault="00B00AC3" w:rsidP="007C3DA5">
      <w:pPr>
        <w:pStyle w:val="ListParagraph"/>
        <w:numPr>
          <w:ilvl w:val="1"/>
          <w:numId w:val="9"/>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Loan Officer Name</w:t>
      </w:r>
    </w:p>
    <w:p w:rsidR="00B00AC3" w:rsidRPr="00FF1D99" w:rsidRDefault="00B00AC3" w:rsidP="007C3DA5">
      <w:pPr>
        <w:pStyle w:val="ListParagraph"/>
        <w:numPr>
          <w:ilvl w:val="1"/>
          <w:numId w:val="9"/>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Spoke Name</w:t>
      </w:r>
    </w:p>
    <w:p w:rsidR="00B00AC3" w:rsidRPr="00FF1D99" w:rsidRDefault="00B00AC3" w:rsidP="007C3DA5">
      <w:pPr>
        <w:pStyle w:val="ListParagraph"/>
        <w:numPr>
          <w:ilvl w:val="0"/>
          <w:numId w:val="9"/>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Search Option to be provided with Customer Name, Entity Name, and Branch Name.</w:t>
      </w:r>
    </w:p>
    <w:p w:rsidR="00B00AC3" w:rsidRPr="00FF1D99" w:rsidRDefault="00B00AC3" w:rsidP="007C3DA5">
      <w:pPr>
        <w:pStyle w:val="ListParagraph"/>
        <w:numPr>
          <w:ilvl w:val="0"/>
          <w:numId w:val="9"/>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Sorting can be done based on the above 7 fields.</w:t>
      </w:r>
    </w:p>
    <w:p w:rsidR="00B00AC3" w:rsidRDefault="00B00AC3" w:rsidP="00B00AC3">
      <w:pPr>
        <w:pStyle w:val="ListParagraph"/>
        <w:numPr>
          <w:ilvl w:val="0"/>
          <w:numId w:val="9"/>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lastRenderedPageBreak/>
        <w:t xml:space="preserve">Select the loan account, check the rejected reasons and provide the </w:t>
      </w:r>
      <w:r w:rsidR="007C3DA5">
        <w:rPr>
          <w:rFonts w:asciiTheme="minorHAnsi" w:hAnsiTheme="minorHAnsi"/>
          <w:bCs/>
          <w:color w:val="000000" w:themeColor="text1"/>
          <w:sz w:val="24"/>
          <w:szCs w:val="24"/>
        </w:rPr>
        <w:t>details</w:t>
      </w:r>
      <w:r w:rsidRPr="00FF1D99">
        <w:rPr>
          <w:rFonts w:asciiTheme="minorHAnsi" w:hAnsiTheme="minorHAnsi"/>
          <w:bCs/>
          <w:color w:val="000000" w:themeColor="text1"/>
          <w:sz w:val="24"/>
          <w:szCs w:val="24"/>
        </w:rPr>
        <w:t>.</w:t>
      </w:r>
    </w:p>
    <w:p w:rsidR="007C3DA5" w:rsidRDefault="007C3DA5" w:rsidP="007C3DA5">
      <w:pPr>
        <w:spacing w:after="0"/>
        <w:rPr>
          <w:rFonts w:asciiTheme="minorHAnsi" w:hAnsiTheme="minorHAnsi"/>
          <w:bCs/>
          <w:color w:val="000000" w:themeColor="text1"/>
          <w:sz w:val="24"/>
          <w:szCs w:val="24"/>
        </w:rPr>
      </w:pPr>
      <w:r>
        <w:rPr>
          <w:rFonts w:asciiTheme="minorHAnsi" w:hAnsiTheme="minorHAnsi"/>
          <w:bCs/>
          <w:color w:val="000000" w:themeColor="text1"/>
          <w:sz w:val="24"/>
          <w:szCs w:val="24"/>
        </w:rPr>
        <w:t>Update Disbursement Details</w:t>
      </w:r>
    </w:p>
    <w:p w:rsidR="007C3DA5" w:rsidRDefault="007C3DA5" w:rsidP="007C3DA5">
      <w:pPr>
        <w:pStyle w:val="ListParagraph"/>
        <w:numPr>
          <w:ilvl w:val="2"/>
          <w:numId w:val="9"/>
        </w:numPr>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User clicks on the Loan and selects the action to “capture Details”. </w:t>
      </w:r>
    </w:p>
    <w:p w:rsidR="007C3DA5" w:rsidRDefault="007C3DA5" w:rsidP="007C3DA5">
      <w:pPr>
        <w:pStyle w:val="ListParagraph"/>
        <w:numPr>
          <w:ilvl w:val="2"/>
          <w:numId w:val="9"/>
        </w:numPr>
        <w:rPr>
          <w:rFonts w:asciiTheme="minorHAnsi" w:hAnsiTheme="minorHAnsi"/>
          <w:bCs/>
          <w:color w:val="000000" w:themeColor="text1"/>
          <w:sz w:val="24"/>
          <w:szCs w:val="24"/>
        </w:rPr>
      </w:pPr>
      <w:r>
        <w:rPr>
          <w:rFonts w:asciiTheme="minorHAnsi" w:hAnsiTheme="minorHAnsi"/>
          <w:bCs/>
          <w:color w:val="000000" w:themeColor="text1"/>
          <w:sz w:val="24"/>
          <w:szCs w:val="24"/>
        </w:rPr>
        <w:t>Hub Manager can update the correct IFSC Code, customer account number and customer name which will be accepted by the beneficiary bank.</w:t>
      </w:r>
    </w:p>
    <w:p w:rsidR="007C3DA5" w:rsidRPr="007C3DA5" w:rsidRDefault="007C3DA5" w:rsidP="007C3DA5">
      <w:pPr>
        <w:pStyle w:val="ListParagraph"/>
        <w:numPr>
          <w:ilvl w:val="2"/>
          <w:numId w:val="9"/>
        </w:numPr>
        <w:rPr>
          <w:rFonts w:asciiTheme="minorHAnsi" w:hAnsiTheme="minorHAnsi"/>
          <w:bCs/>
          <w:color w:val="000000" w:themeColor="text1"/>
          <w:sz w:val="24"/>
          <w:szCs w:val="24"/>
        </w:rPr>
      </w:pPr>
      <w:r>
        <w:rPr>
          <w:rFonts w:asciiTheme="minorHAnsi" w:hAnsiTheme="minorHAnsi"/>
          <w:bCs/>
          <w:color w:val="000000" w:themeColor="text1"/>
          <w:sz w:val="24"/>
          <w:szCs w:val="24"/>
        </w:rPr>
        <w:t>Click on Submit, will move this task to “Pending for Disbursement Queue”.</w:t>
      </w:r>
    </w:p>
    <w:p w:rsidR="00B00AC3" w:rsidRDefault="00B00AC3" w:rsidP="00B00AC3">
      <w:pPr>
        <w:pStyle w:val="Heading2"/>
        <w:numPr>
          <w:ilvl w:val="1"/>
          <w:numId w:val="11"/>
        </w:numPr>
      </w:pPr>
      <w:bookmarkStart w:id="568" w:name="_Toc459219451"/>
      <w:r w:rsidRPr="006151C1">
        <w:t>Uploads</w:t>
      </w:r>
      <w:bookmarkEnd w:id="568"/>
    </w:p>
    <w:p w:rsidR="00B00AC3" w:rsidRPr="00E93368" w:rsidRDefault="00B00AC3" w:rsidP="00B00AC3">
      <w:r w:rsidRPr="003E458C">
        <w:rPr>
          <w:rFonts w:asciiTheme="minorHAnsi" w:hAnsiTheme="minorHAnsi"/>
          <w:sz w:val="24"/>
          <w:szCs w:val="24"/>
        </w:rPr>
        <w:t>-NA-</w:t>
      </w:r>
    </w:p>
    <w:p w:rsidR="00B00AC3" w:rsidRDefault="00B00AC3" w:rsidP="00B00AC3">
      <w:pPr>
        <w:pStyle w:val="Heading2"/>
        <w:numPr>
          <w:ilvl w:val="1"/>
          <w:numId w:val="11"/>
        </w:numPr>
      </w:pPr>
      <w:bookmarkStart w:id="569" w:name="_Toc459219452"/>
      <w:r w:rsidRPr="006151C1">
        <w:t>Downloads</w:t>
      </w:r>
      <w:bookmarkEnd w:id="569"/>
    </w:p>
    <w:p w:rsidR="00B00AC3" w:rsidRPr="00E93368" w:rsidRDefault="00B00AC3" w:rsidP="00B00AC3">
      <w:r w:rsidRPr="003E458C">
        <w:rPr>
          <w:rFonts w:asciiTheme="minorHAnsi" w:hAnsiTheme="minorHAnsi"/>
          <w:sz w:val="24"/>
          <w:szCs w:val="24"/>
        </w:rPr>
        <w:t>-NA-</w:t>
      </w:r>
    </w:p>
    <w:p w:rsidR="00B00AC3" w:rsidRDefault="00B00AC3" w:rsidP="00B00AC3">
      <w:pPr>
        <w:pStyle w:val="Heading2"/>
        <w:numPr>
          <w:ilvl w:val="1"/>
          <w:numId w:val="11"/>
        </w:numPr>
      </w:pPr>
      <w:bookmarkStart w:id="570" w:name="_Toc459219453"/>
      <w:r w:rsidRPr="006151C1">
        <w:t>Reports</w:t>
      </w:r>
      <w:bookmarkEnd w:id="570"/>
    </w:p>
    <w:p w:rsidR="00B00AC3" w:rsidRPr="00E93368" w:rsidRDefault="00B00AC3" w:rsidP="00B00AC3">
      <w:r w:rsidRPr="003E458C">
        <w:rPr>
          <w:rFonts w:asciiTheme="minorHAnsi" w:hAnsiTheme="minorHAnsi"/>
          <w:sz w:val="24"/>
          <w:szCs w:val="24"/>
        </w:rPr>
        <w:t>-NA-</w:t>
      </w:r>
    </w:p>
    <w:p w:rsidR="00B00AC3" w:rsidRDefault="00B00AC3">
      <w:pPr>
        <w:rPr>
          <w:smallCaps/>
          <w:spacing w:val="5"/>
          <w:sz w:val="36"/>
          <w:szCs w:val="36"/>
        </w:rPr>
      </w:pPr>
      <w:r>
        <w:br w:type="page"/>
      </w:r>
    </w:p>
    <w:p w:rsidR="006151C1" w:rsidRDefault="006151C1" w:rsidP="00FF1D99">
      <w:pPr>
        <w:pStyle w:val="Heading1"/>
        <w:numPr>
          <w:ilvl w:val="0"/>
          <w:numId w:val="11"/>
        </w:numPr>
      </w:pPr>
      <w:bookmarkStart w:id="571" w:name="_Toc459219454"/>
      <w:r w:rsidRPr="00FF1D99">
        <w:lastRenderedPageBreak/>
        <w:t>Disbursement confirmation</w:t>
      </w:r>
      <w:bookmarkEnd w:id="571"/>
    </w:p>
    <w:p w:rsidR="00124E15" w:rsidRDefault="00124E15" w:rsidP="00FF1D99">
      <w:pPr>
        <w:pStyle w:val="Heading2"/>
        <w:numPr>
          <w:ilvl w:val="1"/>
          <w:numId w:val="11"/>
        </w:numPr>
      </w:pPr>
      <w:bookmarkStart w:id="572" w:name="_Toc459219455"/>
      <w:r w:rsidRPr="00124E15">
        <w:t>UI requirements</w:t>
      </w:r>
      <w:bookmarkEnd w:id="572"/>
    </w:p>
    <w:p w:rsidR="00FF1D99" w:rsidRPr="00FF1D99" w:rsidRDefault="00FF1D99" w:rsidP="00FF1D99"/>
    <w:tbl>
      <w:tblPr>
        <w:tblStyle w:val="TableGrid"/>
        <w:tblW w:w="10456" w:type="dxa"/>
        <w:tblLayout w:type="fixed"/>
        <w:tblLook w:val="04A0" w:firstRow="1" w:lastRow="0" w:firstColumn="1" w:lastColumn="0" w:noHBand="0" w:noVBand="1"/>
      </w:tblPr>
      <w:tblGrid>
        <w:gridCol w:w="1668"/>
        <w:gridCol w:w="1275"/>
        <w:gridCol w:w="1134"/>
        <w:gridCol w:w="1276"/>
        <w:gridCol w:w="1985"/>
        <w:gridCol w:w="3118"/>
      </w:tblGrid>
      <w:tr w:rsidR="00124E15" w:rsidRPr="00FF1D99" w:rsidTr="00E1611F">
        <w:tc>
          <w:tcPr>
            <w:tcW w:w="1668" w:type="dxa"/>
          </w:tcPr>
          <w:p w:rsidR="00124E15" w:rsidRPr="00FF1D99" w:rsidRDefault="00124E15" w:rsidP="00E1611F">
            <w:pPr>
              <w:rPr>
                <w:rFonts w:asciiTheme="minorHAnsi" w:hAnsiTheme="minorHAnsi"/>
                <w:b/>
                <w:sz w:val="24"/>
                <w:szCs w:val="24"/>
              </w:rPr>
            </w:pPr>
            <w:r w:rsidRPr="00FF1D99">
              <w:rPr>
                <w:rFonts w:asciiTheme="minorHAnsi" w:hAnsiTheme="minorHAnsi"/>
                <w:b/>
                <w:sz w:val="24"/>
                <w:szCs w:val="24"/>
              </w:rPr>
              <w:t>Field name</w:t>
            </w:r>
          </w:p>
        </w:tc>
        <w:tc>
          <w:tcPr>
            <w:tcW w:w="1275" w:type="dxa"/>
          </w:tcPr>
          <w:p w:rsidR="00124E15" w:rsidRPr="00FF1D99" w:rsidRDefault="00124E15" w:rsidP="00E1611F">
            <w:pPr>
              <w:rPr>
                <w:rFonts w:asciiTheme="minorHAnsi" w:hAnsiTheme="minorHAnsi"/>
                <w:b/>
                <w:sz w:val="24"/>
                <w:szCs w:val="24"/>
              </w:rPr>
            </w:pPr>
            <w:r w:rsidRPr="00FF1D99">
              <w:rPr>
                <w:rFonts w:asciiTheme="minorHAnsi" w:hAnsiTheme="minorHAnsi"/>
                <w:b/>
                <w:sz w:val="24"/>
                <w:szCs w:val="24"/>
              </w:rPr>
              <w:t>Section</w:t>
            </w:r>
          </w:p>
        </w:tc>
        <w:tc>
          <w:tcPr>
            <w:tcW w:w="1134" w:type="dxa"/>
          </w:tcPr>
          <w:p w:rsidR="00124E15" w:rsidRPr="00FF1D99" w:rsidRDefault="00124E15" w:rsidP="00E1611F">
            <w:pPr>
              <w:rPr>
                <w:rFonts w:asciiTheme="minorHAnsi" w:hAnsiTheme="minorHAnsi"/>
                <w:b/>
                <w:sz w:val="24"/>
                <w:szCs w:val="24"/>
              </w:rPr>
            </w:pPr>
            <w:r w:rsidRPr="00FF1D99">
              <w:rPr>
                <w:rFonts w:asciiTheme="minorHAnsi" w:hAnsiTheme="minorHAnsi"/>
                <w:b/>
                <w:sz w:val="24"/>
                <w:szCs w:val="24"/>
              </w:rPr>
              <w:t xml:space="preserve">Data Type </w:t>
            </w:r>
          </w:p>
        </w:tc>
        <w:tc>
          <w:tcPr>
            <w:tcW w:w="1276" w:type="dxa"/>
          </w:tcPr>
          <w:p w:rsidR="00124E15" w:rsidRPr="00FF1D99" w:rsidRDefault="00124E15" w:rsidP="00E1611F">
            <w:pPr>
              <w:rPr>
                <w:rFonts w:asciiTheme="minorHAnsi" w:hAnsiTheme="minorHAnsi"/>
                <w:b/>
                <w:sz w:val="24"/>
                <w:szCs w:val="24"/>
              </w:rPr>
            </w:pPr>
            <w:r w:rsidRPr="00FF1D99">
              <w:rPr>
                <w:rFonts w:asciiTheme="minorHAnsi" w:hAnsiTheme="minorHAnsi"/>
                <w:b/>
                <w:sz w:val="24"/>
                <w:szCs w:val="24"/>
              </w:rPr>
              <w:t>Attribute</w:t>
            </w:r>
          </w:p>
        </w:tc>
        <w:tc>
          <w:tcPr>
            <w:tcW w:w="1985" w:type="dxa"/>
          </w:tcPr>
          <w:p w:rsidR="00124E15" w:rsidRPr="00FF1D99" w:rsidRDefault="00124E15" w:rsidP="00E1611F">
            <w:pPr>
              <w:rPr>
                <w:rFonts w:asciiTheme="minorHAnsi" w:hAnsiTheme="minorHAnsi"/>
                <w:b/>
                <w:sz w:val="24"/>
                <w:szCs w:val="24"/>
              </w:rPr>
            </w:pPr>
            <w:r w:rsidRPr="00FF1D99">
              <w:rPr>
                <w:rFonts w:asciiTheme="minorHAnsi" w:hAnsiTheme="minorHAnsi"/>
                <w:b/>
                <w:sz w:val="24"/>
                <w:szCs w:val="24"/>
              </w:rPr>
              <w:t>Validations/Restrictions</w:t>
            </w:r>
          </w:p>
        </w:tc>
        <w:tc>
          <w:tcPr>
            <w:tcW w:w="3118" w:type="dxa"/>
          </w:tcPr>
          <w:p w:rsidR="00124E15" w:rsidRPr="00FF1D99" w:rsidRDefault="00124E15" w:rsidP="00E1611F">
            <w:pPr>
              <w:rPr>
                <w:rFonts w:asciiTheme="minorHAnsi" w:hAnsiTheme="minorHAnsi"/>
                <w:b/>
                <w:sz w:val="24"/>
                <w:szCs w:val="24"/>
              </w:rPr>
            </w:pPr>
            <w:r w:rsidRPr="00FF1D99">
              <w:rPr>
                <w:rFonts w:asciiTheme="minorHAnsi" w:hAnsiTheme="minorHAnsi"/>
                <w:b/>
                <w:sz w:val="24"/>
                <w:szCs w:val="24"/>
              </w:rPr>
              <w:t>Population logic</w:t>
            </w:r>
          </w:p>
        </w:tc>
      </w:tr>
      <w:tr w:rsidR="00E1611F" w:rsidRPr="00FF1D99" w:rsidTr="00E1611F">
        <w:tc>
          <w:tcPr>
            <w:tcW w:w="1668" w:type="dxa"/>
          </w:tcPr>
          <w:p w:rsidR="00E1611F" w:rsidRPr="00FF1D99" w:rsidRDefault="00E1611F" w:rsidP="00E1611F">
            <w:pPr>
              <w:rPr>
                <w:rFonts w:asciiTheme="minorHAnsi" w:hAnsiTheme="minorHAnsi"/>
                <w:sz w:val="24"/>
                <w:szCs w:val="24"/>
              </w:rPr>
            </w:pPr>
            <w:r w:rsidRPr="00FF1D99">
              <w:rPr>
                <w:rFonts w:asciiTheme="minorHAnsi" w:hAnsiTheme="minorHAnsi"/>
                <w:sz w:val="24"/>
                <w:szCs w:val="24"/>
              </w:rPr>
              <w:t>Confirmation status</w:t>
            </w:r>
          </w:p>
        </w:tc>
        <w:tc>
          <w:tcPr>
            <w:tcW w:w="1275" w:type="dxa"/>
          </w:tcPr>
          <w:p w:rsidR="00E1611F" w:rsidRPr="00FF1D99" w:rsidRDefault="00E1611F" w:rsidP="00E1611F">
            <w:pPr>
              <w:rPr>
                <w:rFonts w:asciiTheme="minorHAnsi" w:hAnsiTheme="minorHAnsi"/>
                <w:sz w:val="24"/>
                <w:szCs w:val="24"/>
              </w:rPr>
            </w:pPr>
            <w:r w:rsidRPr="00FF1D99">
              <w:rPr>
                <w:rFonts w:asciiTheme="minorHAnsi" w:hAnsiTheme="minorHAnsi"/>
                <w:sz w:val="24"/>
                <w:szCs w:val="24"/>
              </w:rPr>
              <w:t>Disbursement details</w:t>
            </w:r>
          </w:p>
        </w:tc>
        <w:tc>
          <w:tcPr>
            <w:tcW w:w="1134" w:type="dxa"/>
          </w:tcPr>
          <w:p w:rsidR="00E1611F" w:rsidRPr="00FF1D99" w:rsidRDefault="00E1611F" w:rsidP="00E1611F">
            <w:pPr>
              <w:rPr>
                <w:rFonts w:asciiTheme="minorHAnsi" w:hAnsiTheme="minorHAnsi"/>
                <w:sz w:val="24"/>
                <w:szCs w:val="24"/>
              </w:rPr>
            </w:pPr>
            <w:r w:rsidRPr="00FF1D99">
              <w:rPr>
                <w:rFonts w:asciiTheme="minorHAnsi" w:hAnsiTheme="minorHAnsi"/>
                <w:sz w:val="24"/>
                <w:szCs w:val="24"/>
              </w:rPr>
              <w:t>Text</w:t>
            </w:r>
          </w:p>
        </w:tc>
        <w:tc>
          <w:tcPr>
            <w:tcW w:w="1276" w:type="dxa"/>
          </w:tcPr>
          <w:p w:rsidR="00E1611F" w:rsidRPr="00FF1D99" w:rsidRDefault="00E1611F" w:rsidP="00E1611F">
            <w:pPr>
              <w:rPr>
                <w:rFonts w:asciiTheme="minorHAnsi" w:hAnsiTheme="minorHAnsi"/>
                <w:sz w:val="24"/>
                <w:szCs w:val="24"/>
              </w:rPr>
            </w:pPr>
            <w:r w:rsidRPr="00FF1D99">
              <w:rPr>
                <w:rFonts w:asciiTheme="minorHAnsi" w:hAnsiTheme="minorHAnsi"/>
                <w:sz w:val="24"/>
                <w:szCs w:val="24"/>
              </w:rPr>
              <w:t>Write</w:t>
            </w:r>
          </w:p>
        </w:tc>
        <w:tc>
          <w:tcPr>
            <w:tcW w:w="1985" w:type="dxa"/>
          </w:tcPr>
          <w:p w:rsidR="00E1611F" w:rsidRPr="00FF1D99" w:rsidRDefault="00E1611F" w:rsidP="00E1611F">
            <w:pPr>
              <w:rPr>
                <w:rFonts w:asciiTheme="minorHAnsi" w:hAnsiTheme="minorHAnsi"/>
                <w:sz w:val="24"/>
                <w:szCs w:val="24"/>
              </w:rPr>
            </w:pPr>
            <w:r w:rsidRPr="00FF1D99">
              <w:rPr>
                <w:rFonts w:asciiTheme="minorHAnsi" w:hAnsiTheme="minorHAnsi"/>
                <w:sz w:val="24"/>
                <w:szCs w:val="24"/>
              </w:rPr>
              <w:t>Drop down - Based on check with bank statement.</w:t>
            </w:r>
          </w:p>
        </w:tc>
        <w:tc>
          <w:tcPr>
            <w:tcW w:w="3118" w:type="dxa"/>
          </w:tcPr>
          <w:p w:rsidR="00E1611F" w:rsidRPr="00FF1D99" w:rsidRDefault="00E1611F" w:rsidP="00E1611F">
            <w:pPr>
              <w:rPr>
                <w:rFonts w:asciiTheme="minorHAnsi" w:hAnsiTheme="minorHAnsi"/>
                <w:sz w:val="24"/>
                <w:szCs w:val="24"/>
              </w:rPr>
            </w:pPr>
            <w:r w:rsidRPr="00FF1D99">
              <w:rPr>
                <w:rFonts w:asciiTheme="minorHAnsi" w:hAnsiTheme="minorHAnsi"/>
                <w:sz w:val="24"/>
                <w:szCs w:val="24"/>
              </w:rPr>
              <w:t xml:space="preserve">Master </w:t>
            </w:r>
          </w:p>
          <w:p w:rsidR="00E1611F" w:rsidRDefault="00E1611F" w:rsidP="00E1611F">
            <w:pPr>
              <w:rPr>
                <w:rFonts w:asciiTheme="minorHAnsi" w:hAnsiTheme="minorHAnsi"/>
                <w:sz w:val="24"/>
                <w:szCs w:val="24"/>
              </w:rPr>
            </w:pPr>
            <w:r w:rsidRPr="00FF1D99">
              <w:rPr>
                <w:rFonts w:asciiTheme="minorHAnsi" w:hAnsiTheme="minorHAnsi"/>
                <w:sz w:val="24"/>
                <w:szCs w:val="24"/>
              </w:rPr>
              <w:t>1. Confirmed</w:t>
            </w:r>
          </w:p>
          <w:p w:rsidR="00603ECD" w:rsidRPr="00FF1D99" w:rsidRDefault="00603ECD" w:rsidP="00E1611F">
            <w:pPr>
              <w:rPr>
                <w:rFonts w:asciiTheme="minorHAnsi" w:hAnsiTheme="minorHAnsi"/>
                <w:sz w:val="24"/>
                <w:szCs w:val="24"/>
              </w:rPr>
            </w:pPr>
            <w:r>
              <w:rPr>
                <w:rFonts w:asciiTheme="minorHAnsi" w:hAnsiTheme="minorHAnsi"/>
                <w:sz w:val="24"/>
                <w:szCs w:val="24"/>
              </w:rPr>
              <w:t>2.Rejected</w:t>
            </w:r>
          </w:p>
          <w:p w:rsidR="00E1611F" w:rsidRPr="00FF1D99" w:rsidRDefault="00E1611F" w:rsidP="0077411B">
            <w:pPr>
              <w:pStyle w:val="ListParagraph"/>
              <w:numPr>
                <w:ilvl w:val="3"/>
                <w:numId w:val="9"/>
              </w:numPr>
              <w:rPr>
                <w:rFonts w:asciiTheme="minorHAnsi" w:hAnsiTheme="minorHAnsi"/>
                <w:sz w:val="24"/>
                <w:szCs w:val="24"/>
              </w:rPr>
            </w:pPr>
          </w:p>
          <w:p w:rsidR="00E1611F" w:rsidRPr="00FF1D99" w:rsidRDefault="00E1611F" w:rsidP="00E1611F">
            <w:pPr>
              <w:rPr>
                <w:rFonts w:asciiTheme="minorHAnsi" w:hAnsiTheme="minorHAnsi"/>
                <w:sz w:val="24"/>
                <w:szCs w:val="24"/>
              </w:rPr>
            </w:pPr>
          </w:p>
        </w:tc>
      </w:tr>
      <w:tr w:rsidR="00E1611F" w:rsidRPr="00FF1D99" w:rsidTr="00E1611F">
        <w:tc>
          <w:tcPr>
            <w:tcW w:w="1668" w:type="dxa"/>
          </w:tcPr>
          <w:p w:rsidR="00E1611F" w:rsidRPr="00FF1D99" w:rsidRDefault="0088568F" w:rsidP="00E1611F">
            <w:pPr>
              <w:rPr>
                <w:rFonts w:asciiTheme="minorHAnsi" w:hAnsiTheme="minorHAnsi"/>
                <w:sz w:val="24"/>
                <w:szCs w:val="24"/>
              </w:rPr>
            </w:pPr>
            <w:r w:rsidRPr="00FF1D99">
              <w:rPr>
                <w:rFonts w:asciiTheme="minorHAnsi" w:hAnsiTheme="minorHAnsi"/>
                <w:sz w:val="24"/>
                <w:szCs w:val="24"/>
              </w:rPr>
              <w:t>Disbursement date</w:t>
            </w:r>
          </w:p>
        </w:tc>
        <w:tc>
          <w:tcPr>
            <w:tcW w:w="1275" w:type="dxa"/>
          </w:tcPr>
          <w:p w:rsidR="00E1611F" w:rsidRPr="00FF1D99" w:rsidRDefault="0088568F" w:rsidP="00E1611F">
            <w:pPr>
              <w:rPr>
                <w:rFonts w:asciiTheme="minorHAnsi" w:hAnsiTheme="minorHAnsi"/>
                <w:sz w:val="24"/>
                <w:szCs w:val="24"/>
              </w:rPr>
            </w:pPr>
            <w:r w:rsidRPr="00FF1D99">
              <w:rPr>
                <w:rFonts w:asciiTheme="minorHAnsi" w:hAnsiTheme="minorHAnsi"/>
                <w:sz w:val="24"/>
                <w:szCs w:val="24"/>
              </w:rPr>
              <w:t>Disbursement details</w:t>
            </w:r>
          </w:p>
        </w:tc>
        <w:tc>
          <w:tcPr>
            <w:tcW w:w="1134" w:type="dxa"/>
          </w:tcPr>
          <w:p w:rsidR="00E1611F" w:rsidRPr="00FF1D99" w:rsidRDefault="0088568F" w:rsidP="00E1611F">
            <w:pPr>
              <w:rPr>
                <w:rFonts w:asciiTheme="minorHAnsi" w:hAnsiTheme="minorHAnsi"/>
                <w:sz w:val="24"/>
                <w:szCs w:val="24"/>
              </w:rPr>
            </w:pPr>
            <w:r w:rsidRPr="00FF1D99">
              <w:rPr>
                <w:rFonts w:asciiTheme="minorHAnsi" w:hAnsiTheme="minorHAnsi"/>
                <w:sz w:val="24"/>
                <w:szCs w:val="24"/>
              </w:rPr>
              <w:t>Date</w:t>
            </w:r>
          </w:p>
        </w:tc>
        <w:tc>
          <w:tcPr>
            <w:tcW w:w="1276" w:type="dxa"/>
          </w:tcPr>
          <w:p w:rsidR="00E1611F" w:rsidRPr="00FF1D99" w:rsidRDefault="0088568F" w:rsidP="00E1611F">
            <w:pPr>
              <w:rPr>
                <w:rFonts w:asciiTheme="minorHAnsi" w:hAnsiTheme="minorHAnsi"/>
                <w:sz w:val="24"/>
                <w:szCs w:val="24"/>
              </w:rPr>
            </w:pPr>
            <w:r w:rsidRPr="00FF1D99">
              <w:rPr>
                <w:rFonts w:asciiTheme="minorHAnsi" w:hAnsiTheme="minorHAnsi"/>
                <w:sz w:val="24"/>
                <w:szCs w:val="24"/>
              </w:rPr>
              <w:t>Write</w:t>
            </w:r>
          </w:p>
        </w:tc>
        <w:tc>
          <w:tcPr>
            <w:tcW w:w="1985" w:type="dxa"/>
          </w:tcPr>
          <w:p w:rsidR="00E1611F" w:rsidRPr="00FF1D99" w:rsidRDefault="0088568F" w:rsidP="00E1611F">
            <w:pPr>
              <w:rPr>
                <w:rFonts w:asciiTheme="minorHAnsi" w:hAnsiTheme="minorHAnsi"/>
                <w:sz w:val="24"/>
                <w:szCs w:val="24"/>
              </w:rPr>
            </w:pPr>
            <w:r w:rsidRPr="00FF1D99">
              <w:rPr>
                <w:rFonts w:asciiTheme="minorHAnsi" w:hAnsiTheme="minorHAnsi"/>
                <w:sz w:val="24"/>
                <w:szCs w:val="24"/>
              </w:rPr>
              <w:t>Any date – as per bank statement</w:t>
            </w:r>
          </w:p>
        </w:tc>
        <w:tc>
          <w:tcPr>
            <w:tcW w:w="3118" w:type="dxa"/>
          </w:tcPr>
          <w:p w:rsidR="00E1611F" w:rsidRPr="00FF1D99" w:rsidRDefault="00E1611F" w:rsidP="00E1611F">
            <w:pPr>
              <w:rPr>
                <w:rFonts w:asciiTheme="minorHAnsi" w:hAnsiTheme="minorHAnsi"/>
                <w:sz w:val="24"/>
                <w:szCs w:val="24"/>
              </w:rPr>
            </w:pPr>
          </w:p>
        </w:tc>
      </w:tr>
      <w:tr w:rsidR="00603ECD" w:rsidRPr="00FF1D99" w:rsidTr="00E1611F">
        <w:tc>
          <w:tcPr>
            <w:tcW w:w="1668" w:type="dxa"/>
          </w:tcPr>
          <w:p w:rsidR="00603ECD" w:rsidRPr="00FF1D99" w:rsidRDefault="00603ECD" w:rsidP="00B96B0F">
            <w:pPr>
              <w:rPr>
                <w:rFonts w:asciiTheme="minorHAnsi" w:hAnsiTheme="minorHAnsi"/>
                <w:sz w:val="24"/>
                <w:szCs w:val="24"/>
              </w:rPr>
            </w:pPr>
            <w:r>
              <w:rPr>
                <w:rFonts w:asciiTheme="minorHAnsi" w:hAnsiTheme="minorHAnsi"/>
                <w:sz w:val="24"/>
                <w:szCs w:val="24"/>
              </w:rPr>
              <w:t>Finance Team Rejection remarks</w:t>
            </w:r>
          </w:p>
        </w:tc>
        <w:tc>
          <w:tcPr>
            <w:tcW w:w="1275" w:type="dxa"/>
          </w:tcPr>
          <w:p w:rsidR="00603ECD" w:rsidRPr="00FF1D99" w:rsidRDefault="00603ECD" w:rsidP="00B96B0F">
            <w:pPr>
              <w:rPr>
                <w:rFonts w:asciiTheme="minorHAnsi" w:hAnsiTheme="minorHAnsi"/>
                <w:sz w:val="24"/>
                <w:szCs w:val="24"/>
              </w:rPr>
            </w:pPr>
            <w:r>
              <w:rPr>
                <w:rFonts w:asciiTheme="minorHAnsi" w:hAnsiTheme="minorHAnsi"/>
                <w:sz w:val="24"/>
                <w:szCs w:val="24"/>
              </w:rPr>
              <w:t>Disbursement details</w:t>
            </w:r>
          </w:p>
        </w:tc>
        <w:tc>
          <w:tcPr>
            <w:tcW w:w="1134" w:type="dxa"/>
          </w:tcPr>
          <w:p w:rsidR="00603ECD" w:rsidRPr="00FF1D99" w:rsidRDefault="00603ECD" w:rsidP="00B96B0F">
            <w:pPr>
              <w:rPr>
                <w:rFonts w:asciiTheme="minorHAnsi" w:hAnsiTheme="minorHAnsi"/>
                <w:sz w:val="24"/>
                <w:szCs w:val="24"/>
              </w:rPr>
            </w:pPr>
            <w:r>
              <w:rPr>
                <w:rFonts w:asciiTheme="minorHAnsi" w:hAnsiTheme="minorHAnsi"/>
                <w:sz w:val="24"/>
                <w:szCs w:val="24"/>
              </w:rPr>
              <w:t>Text</w:t>
            </w:r>
          </w:p>
        </w:tc>
        <w:tc>
          <w:tcPr>
            <w:tcW w:w="1276" w:type="dxa"/>
          </w:tcPr>
          <w:p w:rsidR="00603ECD" w:rsidRPr="00FF1D99" w:rsidRDefault="00603ECD" w:rsidP="00B96B0F">
            <w:pPr>
              <w:rPr>
                <w:rFonts w:asciiTheme="minorHAnsi" w:hAnsiTheme="minorHAnsi"/>
                <w:sz w:val="24"/>
                <w:szCs w:val="24"/>
              </w:rPr>
            </w:pPr>
            <w:r>
              <w:rPr>
                <w:rFonts w:asciiTheme="minorHAnsi" w:hAnsiTheme="minorHAnsi"/>
                <w:sz w:val="24"/>
                <w:szCs w:val="24"/>
              </w:rPr>
              <w:t>Read</w:t>
            </w:r>
          </w:p>
        </w:tc>
        <w:tc>
          <w:tcPr>
            <w:tcW w:w="1985" w:type="dxa"/>
          </w:tcPr>
          <w:p w:rsidR="00603ECD" w:rsidRPr="00FF1D99" w:rsidRDefault="00603ECD" w:rsidP="00B96B0F">
            <w:pPr>
              <w:rPr>
                <w:rFonts w:asciiTheme="minorHAnsi" w:hAnsiTheme="minorHAnsi"/>
                <w:sz w:val="24"/>
                <w:szCs w:val="24"/>
              </w:rPr>
            </w:pPr>
          </w:p>
        </w:tc>
        <w:tc>
          <w:tcPr>
            <w:tcW w:w="3118" w:type="dxa"/>
          </w:tcPr>
          <w:p w:rsidR="00603ECD" w:rsidRPr="00FF1D99" w:rsidRDefault="00603ECD" w:rsidP="00B96B0F">
            <w:pPr>
              <w:rPr>
                <w:rFonts w:asciiTheme="minorHAnsi" w:hAnsiTheme="minorHAnsi"/>
                <w:sz w:val="24"/>
                <w:szCs w:val="24"/>
              </w:rPr>
            </w:pPr>
            <w:r>
              <w:rPr>
                <w:rFonts w:asciiTheme="minorHAnsi" w:hAnsiTheme="minorHAnsi"/>
                <w:sz w:val="24"/>
                <w:szCs w:val="24"/>
              </w:rPr>
              <w:t>Data from the rejected disbursement in previous queue will be shown.</w:t>
            </w:r>
          </w:p>
        </w:tc>
      </w:tr>
      <w:tr w:rsidR="00603ECD" w:rsidRPr="00FF1D99" w:rsidTr="00E1611F">
        <w:tc>
          <w:tcPr>
            <w:tcW w:w="1668" w:type="dxa"/>
          </w:tcPr>
          <w:p w:rsidR="00603ECD" w:rsidRPr="00FF1D99" w:rsidRDefault="00603ECD" w:rsidP="00B96B0F">
            <w:pPr>
              <w:rPr>
                <w:rFonts w:asciiTheme="minorHAnsi" w:hAnsiTheme="minorHAnsi"/>
                <w:sz w:val="24"/>
                <w:szCs w:val="24"/>
              </w:rPr>
            </w:pPr>
            <w:r>
              <w:rPr>
                <w:rFonts w:asciiTheme="minorHAnsi" w:hAnsiTheme="minorHAnsi"/>
                <w:sz w:val="24"/>
                <w:szCs w:val="24"/>
              </w:rPr>
              <w:t>Finance Team Rejection reasons</w:t>
            </w:r>
          </w:p>
        </w:tc>
        <w:tc>
          <w:tcPr>
            <w:tcW w:w="1275" w:type="dxa"/>
          </w:tcPr>
          <w:p w:rsidR="00603ECD" w:rsidRPr="00FF1D99" w:rsidRDefault="00603ECD" w:rsidP="00B96B0F">
            <w:pPr>
              <w:rPr>
                <w:rFonts w:asciiTheme="minorHAnsi" w:hAnsiTheme="minorHAnsi"/>
                <w:sz w:val="24"/>
                <w:szCs w:val="24"/>
              </w:rPr>
            </w:pPr>
            <w:r>
              <w:rPr>
                <w:rFonts w:asciiTheme="minorHAnsi" w:hAnsiTheme="minorHAnsi"/>
                <w:sz w:val="24"/>
                <w:szCs w:val="24"/>
              </w:rPr>
              <w:t>Disbursement details</w:t>
            </w:r>
          </w:p>
        </w:tc>
        <w:tc>
          <w:tcPr>
            <w:tcW w:w="1134" w:type="dxa"/>
          </w:tcPr>
          <w:p w:rsidR="00603ECD" w:rsidRPr="00FF1D99" w:rsidRDefault="00603ECD" w:rsidP="00B96B0F">
            <w:pPr>
              <w:rPr>
                <w:rFonts w:asciiTheme="minorHAnsi" w:hAnsiTheme="minorHAnsi"/>
                <w:sz w:val="24"/>
                <w:szCs w:val="24"/>
              </w:rPr>
            </w:pPr>
            <w:r>
              <w:rPr>
                <w:rFonts w:asciiTheme="minorHAnsi" w:hAnsiTheme="minorHAnsi"/>
                <w:sz w:val="24"/>
                <w:szCs w:val="24"/>
              </w:rPr>
              <w:t>Drop Down</w:t>
            </w:r>
          </w:p>
        </w:tc>
        <w:tc>
          <w:tcPr>
            <w:tcW w:w="1276" w:type="dxa"/>
          </w:tcPr>
          <w:p w:rsidR="00603ECD" w:rsidRPr="00FF1D99" w:rsidRDefault="00603ECD" w:rsidP="00B96B0F">
            <w:pPr>
              <w:rPr>
                <w:rFonts w:asciiTheme="minorHAnsi" w:hAnsiTheme="minorHAnsi"/>
                <w:sz w:val="24"/>
                <w:szCs w:val="24"/>
              </w:rPr>
            </w:pPr>
            <w:r>
              <w:rPr>
                <w:rFonts w:asciiTheme="minorHAnsi" w:hAnsiTheme="minorHAnsi"/>
                <w:sz w:val="24"/>
                <w:szCs w:val="24"/>
              </w:rPr>
              <w:t>Read</w:t>
            </w:r>
          </w:p>
        </w:tc>
        <w:tc>
          <w:tcPr>
            <w:tcW w:w="1985" w:type="dxa"/>
          </w:tcPr>
          <w:p w:rsidR="00603ECD" w:rsidRPr="00FF1D99" w:rsidRDefault="00603ECD" w:rsidP="00B96B0F">
            <w:pPr>
              <w:rPr>
                <w:rFonts w:asciiTheme="minorHAnsi" w:hAnsiTheme="minorHAnsi"/>
                <w:sz w:val="24"/>
                <w:szCs w:val="24"/>
              </w:rPr>
            </w:pPr>
          </w:p>
        </w:tc>
        <w:tc>
          <w:tcPr>
            <w:tcW w:w="3118" w:type="dxa"/>
          </w:tcPr>
          <w:p w:rsidR="00603ECD" w:rsidRPr="00FF1D99" w:rsidRDefault="00603ECD" w:rsidP="00B96B0F">
            <w:pPr>
              <w:rPr>
                <w:rFonts w:asciiTheme="minorHAnsi" w:hAnsiTheme="minorHAnsi"/>
                <w:sz w:val="24"/>
                <w:szCs w:val="24"/>
              </w:rPr>
            </w:pPr>
          </w:p>
        </w:tc>
      </w:tr>
      <w:tr w:rsidR="00603ECD" w:rsidRPr="00FF1D99" w:rsidTr="00E1611F">
        <w:tc>
          <w:tcPr>
            <w:tcW w:w="1668" w:type="dxa"/>
          </w:tcPr>
          <w:p w:rsidR="00603ECD" w:rsidRDefault="00603ECD" w:rsidP="00B96B0F">
            <w:pPr>
              <w:rPr>
                <w:rFonts w:asciiTheme="minorHAnsi" w:hAnsiTheme="minorHAnsi"/>
                <w:sz w:val="24"/>
                <w:szCs w:val="24"/>
              </w:rPr>
            </w:pPr>
            <w:r>
              <w:rPr>
                <w:rFonts w:asciiTheme="minorHAnsi" w:hAnsiTheme="minorHAnsi"/>
                <w:sz w:val="24"/>
                <w:szCs w:val="24"/>
              </w:rPr>
              <w:t>Finance team rejected date</w:t>
            </w:r>
          </w:p>
        </w:tc>
        <w:tc>
          <w:tcPr>
            <w:tcW w:w="1275" w:type="dxa"/>
          </w:tcPr>
          <w:p w:rsidR="00603ECD" w:rsidRDefault="00603ECD" w:rsidP="00B96B0F">
            <w:pPr>
              <w:rPr>
                <w:rFonts w:asciiTheme="minorHAnsi" w:hAnsiTheme="minorHAnsi"/>
                <w:sz w:val="24"/>
                <w:szCs w:val="24"/>
              </w:rPr>
            </w:pPr>
            <w:r>
              <w:rPr>
                <w:rFonts w:asciiTheme="minorHAnsi" w:hAnsiTheme="minorHAnsi"/>
                <w:sz w:val="24"/>
                <w:szCs w:val="24"/>
              </w:rPr>
              <w:t>Disbursement details</w:t>
            </w:r>
          </w:p>
        </w:tc>
        <w:tc>
          <w:tcPr>
            <w:tcW w:w="1134" w:type="dxa"/>
          </w:tcPr>
          <w:p w:rsidR="00603ECD" w:rsidRDefault="00603ECD" w:rsidP="00B96B0F">
            <w:pPr>
              <w:rPr>
                <w:rFonts w:asciiTheme="minorHAnsi" w:hAnsiTheme="minorHAnsi"/>
                <w:sz w:val="24"/>
                <w:szCs w:val="24"/>
              </w:rPr>
            </w:pPr>
            <w:r>
              <w:rPr>
                <w:rFonts w:asciiTheme="minorHAnsi" w:hAnsiTheme="minorHAnsi"/>
                <w:sz w:val="24"/>
                <w:szCs w:val="24"/>
              </w:rPr>
              <w:t>Date</w:t>
            </w:r>
          </w:p>
        </w:tc>
        <w:tc>
          <w:tcPr>
            <w:tcW w:w="1276" w:type="dxa"/>
          </w:tcPr>
          <w:p w:rsidR="00603ECD" w:rsidRDefault="00603ECD" w:rsidP="00B96B0F">
            <w:pPr>
              <w:rPr>
                <w:rFonts w:asciiTheme="minorHAnsi" w:hAnsiTheme="minorHAnsi"/>
                <w:sz w:val="24"/>
                <w:szCs w:val="24"/>
              </w:rPr>
            </w:pPr>
            <w:r>
              <w:rPr>
                <w:rFonts w:asciiTheme="minorHAnsi" w:hAnsiTheme="minorHAnsi"/>
                <w:sz w:val="24"/>
                <w:szCs w:val="24"/>
              </w:rPr>
              <w:t>Read</w:t>
            </w:r>
          </w:p>
        </w:tc>
        <w:tc>
          <w:tcPr>
            <w:tcW w:w="1985" w:type="dxa"/>
          </w:tcPr>
          <w:p w:rsidR="00603ECD" w:rsidRPr="00FF1D99" w:rsidRDefault="00603ECD" w:rsidP="00B96B0F">
            <w:pPr>
              <w:rPr>
                <w:rFonts w:asciiTheme="minorHAnsi" w:hAnsiTheme="minorHAnsi"/>
                <w:sz w:val="24"/>
                <w:szCs w:val="24"/>
              </w:rPr>
            </w:pPr>
          </w:p>
        </w:tc>
        <w:tc>
          <w:tcPr>
            <w:tcW w:w="3118" w:type="dxa"/>
          </w:tcPr>
          <w:p w:rsidR="00603ECD" w:rsidRPr="00FF1D99" w:rsidRDefault="00603ECD" w:rsidP="00B96B0F">
            <w:pPr>
              <w:rPr>
                <w:rFonts w:asciiTheme="minorHAnsi" w:hAnsiTheme="minorHAnsi"/>
                <w:sz w:val="24"/>
                <w:szCs w:val="24"/>
              </w:rPr>
            </w:pPr>
            <w:r>
              <w:rPr>
                <w:rFonts w:asciiTheme="minorHAnsi" w:hAnsiTheme="minorHAnsi"/>
                <w:sz w:val="24"/>
                <w:szCs w:val="24"/>
              </w:rPr>
              <w:t>Date on which the status is changed in the previous queue</w:t>
            </w:r>
          </w:p>
        </w:tc>
      </w:tr>
    </w:tbl>
    <w:p w:rsidR="00124E15" w:rsidRDefault="00124E15" w:rsidP="00FF1D99">
      <w:pPr>
        <w:pStyle w:val="Heading2"/>
        <w:numPr>
          <w:ilvl w:val="1"/>
          <w:numId w:val="11"/>
        </w:numPr>
      </w:pPr>
      <w:bookmarkStart w:id="573" w:name="_Toc459219456"/>
      <w:r w:rsidRPr="007E728C">
        <w:t>Screenshots</w:t>
      </w:r>
      <w:bookmarkEnd w:id="573"/>
      <w:r w:rsidRPr="007E728C">
        <w:t xml:space="preserve"> </w:t>
      </w:r>
    </w:p>
    <w:p w:rsidR="003365FB" w:rsidRDefault="003365FB" w:rsidP="003365FB"/>
    <w:p w:rsidR="00B96B0F" w:rsidRDefault="00656D73" w:rsidP="003365FB">
      <w:del w:id="574" w:author="karthik Anandan | IFMR Rural Finance" w:date="2016-08-17T16:26:00Z">
        <w:r w:rsidDel="001010B4">
          <w:rPr>
            <w:noProof/>
            <w:lang w:val="en-IN" w:eastAsia="en-IN"/>
          </w:rPr>
          <w:lastRenderedPageBreak/>
          <w:drawing>
            <wp:inline distT="0" distB="0" distL="0" distR="0" wp14:anchorId="25D65EF7" wp14:editId="2C05F256">
              <wp:extent cx="5755005" cy="2773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33">
                        <a:extLst>
                          <a:ext uri="{28A0092B-C50C-407E-A947-70E740481C1C}">
                            <a14:useLocalDpi xmlns:a14="http://schemas.microsoft.com/office/drawing/2010/main" val="0"/>
                          </a:ext>
                        </a:extLst>
                      </a:blip>
                      <a:stretch>
                        <a:fillRect/>
                      </a:stretch>
                    </pic:blipFill>
                    <pic:spPr>
                      <a:xfrm>
                        <a:off x="0" y="0"/>
                        <a:ext cx="5755005" cy="2773045"/>
                      </a:xfrm>
                      <a:prstGeom prst="rect">
                        <a:avLst/>
                      </a:prstGeom>
                    </pic:spPr>
                  </pic:pic>
                </a:graphicData>
              </a:graphic>
            </wp:inline>
          </w:drawing>
        </w:r>
      </w:del>
      <w:ins w:id="575" w:author="karthik Anandan | IFMR Rural Finance" w:date="2016-08-17T16:26:00Z">
        <w:r w:rsidR="001010B4">
          <w:rPr>
            <w:noProof/>
            <w:lang w:val="en-IN" w:eastAsia="en-IN"/>
          </w:rPr>
          <w:drawing>
            <wp:inline distT="0" distB="0" distL="0" distR="0" wp14:anchorId="736E57E4" wp14:editId="1316E163">
              <wp:extent cx="5755005" cy="2304461"/>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5005" cy="2304461"/>
                      </a:xfrm>
                      <a:prstGeom prst="rect">
                        <a:avLst/>
                      </a:prstGeom>
                    </pic:spPr>
                  </pic:pic>
                </a:graphicData>
              </a:graphic>
            </wp:inline>
          </w:drawing>
        </w:r>
      </w:ins>
    </w:p>
    <w:p w:rsidR="003365FB" w:rsidRPr="003365FB" w:rsidRDefault="00A5487B" w:rsidP="003365FB">
      <w:del w:id="576" w:author="karthik Anandan | IFMR Rural Finance" w:date="2016-08-17T16:32:00Z">
        <w:r w:rsidDel="001010B4">
          <w:rPr>
            <w:noProof/>
            <w:lang w:val="en-IN" w:eastAsia="en-IN"/>
          </w:rPr>
          <w:drawing>
            <wp:inline distT="0" distB="0" distL="0" distR="0" wp14:anchorId="4B2367BD" wp14:editId="284F9EB2">
              <wp:extent cx="5755005" cy="27730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35">
                        <a:extLst>
                          <a:ext uri="{28A0092B-C50C-407E-A947-70E740481C1C}">
                            <a14:useLocalDpi xmlns:a14="http://schemas.microsoft.com/office/drawing/2010/main" val="0"/>
                          </a:ext>
                        </a:extLst>
                      </a:blip>
                      <a:stretch>
                        <a:fillRect/>
                      </a:stretch>
                    </pic:blipFill>
                    <pic:spPr>
                      <a:xfrm>
                        <a:off x="0" y="0"/>
                        <a:ext cx="5755005" cy="2773045"/>
                      </a:xfrm>
                      <a:prstGeom prst="rect">
                        <a:avLst/>
                      </a:prstGeom>
                    </pic:spPr>
                  </pic:pic>
                </a:graphicData>
              </a:graphic>
            </wp:inline>
          </w:drawing>
        </w:r>
      </w:del>
      <w:ins w:id="577" w:author="karthik Anandan | IFMR Rural Finance" w:date="2016-08-17T16:32:00Z">
        <w:r w:rsidR="001010B4">
          <w:rPr>
            <w:noProof/>
            <w:lang w:val="en-IN" w:eastAsia="en-IN"/>
          </w:rPr>
          <w:drawing>
            <wp:inline distT="0" distB="0" distL="0" distR="0" wp14:anchorId="3B94419F" wp14:editId="1E18F387">
              <wp:extent cx="5755005" cy="21175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55005" cy="2117547"/>
                      </a:xfrm>
                      <a:prstGeom prst="rect">
                        <a:avLst/>
                      </a:prstGeom>
                    </pic:spPr>
                  </pic:pic>
                </a:graphicData>
              </a:graphic>
            </wp:inline>
          </w:drawing>
        </w:r>
      </w:ins>
    </w:p>
    <w:p w:rsidR="0088568F" w:rsidRPr="007E728C" w:rsidRDefault="00124E15" w:rsidP="00FF1D99">
      <w:pPr>
        <w:pStyle w:val="Heading2"/>
        <w:numPr>
          <w:ilvl w:val="1"/>
          <w:numId w:val="11"/>
        </w:numPr>
      </w:pPr>
      <w:bookmarkStart w:id="578" w:name="_Toc459219457"/>
      <w:r w:rsidRPr="007E728C">
        <w:t>Functional requirements</w:t>
      </w:r>
      <w:bookmarkEnd w:id="578"/>
    </w:p>
    <w:p w:rsidR="00B81F7F" w:rsidRDefault="00B81F7F" w:rsidP="00B81F7F">
      <w:pPr>
        <w:spacing w:after="0"/>
        <w:rPr>
          <w:rFonts w:asciiTheme="minorHAnsi" w:hAnsiTheme="minorHAnsi"/>
          <w:bCs/>
          <w:color w:val="000000" w:themeColor="text1"/>
          <w:sz w:val="24"/>
          <w:szCs w:val="24"/>
        </w:rPr>
      </w:pPr>
    </w:p>
    <w:p w:rsidR="00B81F7F" w:rsidRDefault="00B81F7F" w:rsidP="00B81F7F">
      <w:pPr>
        <w:spacing w:after="0"/>
        <w:rPr>
          <w:rFonts w:asciiTheme="minorHAnsi" w:hAnsiTheme="minorHAnsi"/>
          <w:bCs/>
          <w:color w:val="000000" w:themeColor="text1"/>
          <w:sz w:val="24"/>
          <w:szCs w:val="24"/>
        </w:rPr>
      </w:pPr>
      <w:r>
        <w:rPr>
          <w:rFonts w:asciiTheme="minorHAnsi" w:hAnsiTheme="minorHAnsi"/>
          <w:bCs/>
          <w:color w:val="000000" w:themeColor="text1"/>
          <w:sz w:val="24"/>
          <w:szCs w:val="24"/>
        </w:rPr>
        <w:t>Disbursement Confirmation Queue</w:t>
      </w:r>
    </w:p>
    <w:p w:rsidR="0088568F" w:rsidRPr="00B81F7F" w:rsidRDefault="00B81F7F" w:rsidP="00B81F7F">
      <w:pPr>
        <w:pStyle w:val="ListParagraph"/>
        <w:numPr>
          <w:ilvl w:val="0"/>
          <w:numId w:val="39"/>
        </w:numPr>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This </w:t>
      </w:r>
      <w:r w:rsidR="0088568F" w:rsidRPr="00B81F7F">
        <w:rPr>
          <w:rFonts w:asciiTheme="minorHAnsi" w:hAnsiTheme="minorHAnsi"/>
          <w:bCs/>
          <w:color w:val="000000" w:themeColor="text1"/>
          <w:sz w:val="24"/>
          <w:szCs w:val="24"/>
        </w:rPr>
        <w:t xml:space="preserve">will </w:t>
      </w:r>
      <w:r>
        <w:rPr>
          <w:rFonts w:asciiTheme="minorHAnsi" w:hAnsiTheme="minorHAnsi"/>
          <w:bCs/>
          <w:color w:val="000000" w:themeColor="text1"/>
          <w:sz w:val="24"/>
          <w:szCs w:val="24"/>
        </w:rPr>
        <w:t xml:space="preserve">list all the </w:t>
      </w:r>
      <w:r w:rsidR="0088568F" w:rsidRPr="00B81F7F">
        <w:rPr>
          <w:rFonts w:asciiTheme="minorHAnsi" w:hAnsiTheme="minorHAnsi"/>
          <w:bCs/>
          <w:color w:val="000000" w:themeColor="text1"/>
          <w:sz w:val="24"/>
          <w:szCs w:val="24"/>
        </w:rPr>
        <w:t xml:space="preserve">disbursed accounts </w:t>
      </w:r>
      <w:r>
        <w:rPr>
          <w:rFonts w:asciiTheme="minorHAnsi" w:hAnsiTheme="minorHAnsi"/>
          <w:bCs/>
          <w:color w:val="000000" w:themeColor="text1"/>
          <w:sz w:val="24"/>
          <w:szCs w:val="24"/>
        </w:rPr>
        <w:t xml:space="preserve">loans </w:t>
      </w:r>
      <w:r w:rsidR="0088568F" w:rsidRPr="00B81F7F">
        <w:rPr>
          <w:rFonts w:asciiTheme="minorHAnsi" w:hAnsiTheme="minorHAnsi"/>
          <w:bCs/>
          <w:color w:val="000000" w:themeColor="text1"/>
          <w:sz w:val="24"/>
          <w:szCs w:val="24"/>
        </w:rPr>
        <w:t>i</w:t>
      </w:r>
      <w:r>
        <w:rPr>
          <w:rFonts w:asciiTheme="minorHAnsi" w:hAnsiTheme="minorHAnsi"/>
          <w:bCs/>
          <w:color w:val="000000" w:themeColor="text1"/>
          <w:sz w:val="24"/>
          <w:szCs w:val="24"/>
        </w:rPr>
        <w:t>.</w:t>
      </w:r>
      <w:r w:rsidR="0088568F" w:rsidRPr="00B81F7F">
        <w:rPr>
          <w:rFonts w:asciiTheme="minorHAnsi" w:hAnsiTheme="minorHAnsi"/>
          <w:bCs/>
          <w:color w:val="000000" w:themeColor="text1"/>
          <w:sz w:val="24"/>
          <w:szCs w:val="24"/>
        </w:rPr>
        <w:t>e. Accounts with status as sent to bank.</w:t>
      </w:r>
    </w:p>
    <w:p w:rsidR="0088568F" w:rsidRDefault="0088568F" w:rsidP="00B81F7F">
      <w:pPr>
        <w:pStyle w:val="ListParagraph"/>
        <w:numPr>
          <w:ilvl w:val="0"/>
          <w:numId w:val="39"/>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 xml:space="preserve">Filter/Sort will be </w:t>
      </w:r>
      <w:r w:rsidR="00235C41" w:rsidRPr="00FF1D99">
        <w:rPr>
          <w:rFonts w:asciiTheme="minorHAnsi" w:hAnsiTheme="minorHAnsi"/>
          <w:bCs/>
          <w:color w:val="000000" w:themeColor="text1"/>
          <w:sz w:val="24"/>
          <w:szCs w:val="24"/>
        </w:rPr>
        <w:t>based below</w:t>
      </w:r>
      <w:r w:rsidRPr="00FF1D99">
        <w:rPr>
          <w:rFonts w:asciiTheme="minorHAnsi" w:hAnsiTheme="minorHAnsi"/>
          <w:bCs/>
          <w:color w:val="000000" w:themeColor="text1"/>
          <w:sz w:val="24"/>
          <w:szCs w:val="24"/>
        </w:rPr>
        <w:t xml:space="preserve"> details:</w:t>
      </w:r>
    </w:p>
    <w:p w:rsidR="0088568F" w:rsidRDefault="0088568F" w:rsidP="00B81F7F">
      <w:pPr>
        <w:pStyle w:val="ListParagraph"/>
        <w:numPr>
          <w:ilvl w:val="0"/>
          <w:numId w:val="40"/>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Loan ID</w:t>
      </w:r>
    </w:p>
    <w:p w:rsidR="0088568F" w:rsidRPr="00FF1D99" w:rsidRDefault="0088568F" w:rsidP="00B81F7F">
      <w:pPr>
        <w:pStyle w:val="ListParagraph"/>
        <w:numPr>
          <w:ilvl w:val="0"/>
          <w:numId w:val="40"/>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Entity Name</w:t>
      </w:r>
    </w:p>
    <w:p w:rsidR="0088568F" w:rsidRPr="00FF1D99" w:rsidRDefault="0088568F" w:rsidP="00B81F7F">
      <w:pPr>
        <w:pStyle w:val="ListParagraph"/>
        <w:numPr>
          <w:ilvl w:val="0"/>
          <w:numId w:val="40"/>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Branch Name</w:t>
      </w:r>
    </w:p>
    <w:p w:rsidR="0088568F" w:rsidRPr="00FF1D99" w:rsidRDefault="0088568F" w:rsidP="00B81F7F">
      <w:pPr>
        <w:pStyle w:val="ListParagraph"/>
        <w:numPr>
          <w:ilvl w:val="0"/>
          <w:numId w:val="40"/>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Rejected reasons</w:t>
      </w:r>
    </w:p>
    <w:p w:rsidR="0088568F" w:rsidRPr="00FF1D99" w:rsidRDefault="0088568F" w:rsidP="00B81F7F">
      <w:pPr>
        <w:pStyle w:val="ListParagraph"/>
        <w:numPr>
          <w:ilvl w:val="0"/>
          <w:numId w:val="40"/>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Loan Officer Name</w:t>
      </w:r>
    </w:p>
    <w:p w:rsidR="0088568F" w:rsidRPr="00FF1D99" w:rsidRDefault="0088568F" w:rsidP="00B81F7F">
      <w:pPr>
        <w:pStyle w:val="ListParagraph"/>
        <w:numPr>
          <w:ilvl w:val="0"/>
          <w:numId w:val="40"/>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Spoke Name</w:t>
      </w:r>
    </w:p>
    <w:p w:rsidR="0088568F" w:rsidRPr="00FF1D99" w:rsidRDefault="0088568F" w:rsidP="00B81F7F">
      <w:pPr>
        <w:pStyle w:val="ListParagraph"/>
        <w:numPr>
          <w:ilvl w:val="0"/>
          <w:numId w:val="39"/>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Search Option to be provided with Customer Name, Entity Name, and Branch Name.</w:t>
      </w:r>
    </w:p>
    <w:p w:rsidR="0088568F" w:rsidRPr="00FF1D99" w:rsidRDefault="0088568F" w:rsidP="00B81F7F">
      <w:pPr>
        <w:pStyle w:val="ListParagraph"/>
        <w:numPr>
          <w:ilvl w:val="0"/>
          <w:numId w:val="39"/>
        </w:numPr>
        <w:rPr>
          <w:rFonts w:asciiTheme="minorHAnsi" w:hAnsiTheme="minorHAnsi"/>
          <w:bCs/>
          <w:color w:val="000000" w:themeColor="text1"/>
          <w:sz w:val="24"/>
          <w:szCs w:val="24"/>
        </w:rPr>
      </w:pPr>
      <w:r w:rsidRPr="00FF1D99">
        <w:rPr>
          <w:rFonts w:asciiTheme="minorHAnsi" w:hAnsiTheme="minorHAnsi"/>
          <w:bCs/>
          <w:color w:val="000000" w:themeColor="text1"/>
          <w:sz w:val="24"/>
          <w:szCs w:val="24"/>
        </w:rPr>
        <w:t>Sorting can be done based on the above 7 fields.</w:t>
      </w:r>
    </w:p>
    <w:p w:rsidR="00AF11EA" w:rsidRDefault="00B81F7F" w:rsidP="00B81F7F">
      <w:pPr>
        <w:pStyle w:val="ListParagraph"/>
        <w:numPr>
          <w:ilvl w:val="0"/>
          <w:numId w:val="39"/>
        </w:numPr>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User may choose to </w:t>
      </w:r>
      <w:r w:rsidR="00AF11EA" w:rsidRPr="00FF1D99">
        <w:rPr>
          <w:rFonts w:asciiTheme="minorHAnsi" w:hAnsiTheme="minorHAnsi"/>
          <w:bCs/>
          <w:color w:val="000000" w:themeColor="text1"/>
          <w:sz w:val="24"/>
          <w:szCs w:val="24"/>
        </w:rPr>
        <w:t xml:space="preserve">update </w:t>
      </w:r>
      <w:r>
        <w:rPr>
          <w:rFonts w:asciiTheme="minorHAnsi" w:hAnsiTheme="minorHAnsi"/>
          <w:bCs/>
          <w:color w:val="000000" w:themeColor="text1"/>
          <w:sz w:val="24"/>
          <w:szCs w:val="24"/>
        </w:rPr>
        <w:t xml:space="preserve">the </w:t>
      </w:r>
      <w:r w:rsidR="00AF11EA" w:rsidRPr="00FF1D99">
        <w:rPr>
          <w:rFonts w:asciiTheme="minorHAnsi" w:hAnsiTheme="minorHAnsi"/>
          <w:bCs/>
          <w:color w:val="000000" w:themeColor="text1"/>
          <w:sz w:val="24"/>
          <w:szCs w:val="24"/>
        </w:rPr>
        <w:t xml:space="preserve">loan account individually </w:t>
      </w:r>
      <w:r>
        <w:rPr>
          <w:rFonts w:asciiTheme="minorHAnsi" w:hAnsiTheme="minorHAnsi"/>
          <w:bCs/>
          <w:color w:val="000000" w:themeColor="text1"/>
          <w:sz w:val="24"/>
          <w:szCs w:val="24"/>
        </w:rPr>
        <w:t xml:space="preserve">or utilize </w:t>
      </w:r>
      <w:r w:rsidR="00AF11EA" w:rsidRPr="00FF1D99">
        <w:rPr>
          <w:rFonts w:asciiTheme="minorHAnsi" w:hAnsiTheme="minorHAnsi"/>
          <w:bCs/>
          <w:color w:val="000000" w:themeColor="text1"/>
          <w:sz w:val="24"/>
          <w:szCs w:val="24"/>
        </w:rPr>
        <w:t xml:space="preserve">upload </w:t>
      </w:r>
      <w:r>
        <w:rPr>
          <w:rFonts w:asciiTheme="minorHAnsi" w:hAnsiTheme="minorHAnsi"/>
          <w:bCs/>
          <w:color w:val="000000" w:themeColor="text1"/>
          <w:sz w:val="24"/>
          <w:szCs w:val="24"/>
        </w:rPr>
        <w:t xml:space="preserve">via </w:t>
      </w:r>
      <w:r w:rsidR="00052E2A" w:rsidRPr="00FF1D99">
        <w:rPr>
          <w:rFonts w:asciiTheme="minorHAnsi" w:hAnsiTheme="minorHAnsi"/>
          <w:bCs/>
          <w:color w:val="000000" w:themeColor="text1"/>
          <w:sz w:val="24"/>
          <w:szCs w:val="24"/>
        </w:rPr>
        <w:t>excel</w:t>
      </w:r>
      <w:r>
        <w:rPr>
          <w:rFonts w:asciiTheme="minorHAnsi" w:hAnsiTheme="minorHAnsi"/>
          <w:bCs/>
          <w:color w:val="000000" w:themeColor="text1"/>
          <w:sz w:val="24"/>
          <w:szCs w:val="24"/>
        </w:rPr>
        <w:t xml:space="preserve"> feature to update the status for a bulk for transaction</w:t>
      </w:r>
      <w:r w:rsidR="00052E2A" w:rsidRPr="00FF1D99">
        <w:rPr>
          <w:rFonts w:asciiTheme="minorHAnsi" w:hAnsiTheme="minorHAnsi"/>
          <w:bCs/>
          <w:color w:val="000000" w:themeColor="text1"/>
          <w:sz w:val="24"/>
          <w:szCs w:val="24"/>
        </w:rPr>
        <w:t>.</w:t>
      </w:r>
    </w:p>
    <w:p w:rsidR="00B81F7F" w:rsidRDefault="00B81F7F" w:rsidP="00B81F7F">
      <w:pPr>
        <w:spacing w:after="0"/>
        <w:rPr>
          <w:rFonts w:asciiTheme="minorHAnsi" w:hAnsiTheme="minorHAnsi"/>
          <w:bCs/>
          <w:color w:val="000000" w:themeColor="text1"/>
          <w:sz w:val="24"/>
          <w:szCs w:val="24"/>
        </w:rPr>
      </w:pPr>
      <w:r>
        <w:rPr>
          <w:rFonts w:asciiTheme="minorHAnsi" w:hAnsiTheme="minorHAnsi"/>
          <w:bCs/>
          <w:color w:val="000000" w:themeColor="text1"/>
          <w:sz w:val="24"/>
          <w:szCs w:val="24"/>
        </w:rPr>
        <w:t>Disbursement Confirmation</w:t>
      </w:r>
    </w:p>
    <w:p w:rsidR="00B81F7F" w:rsidRDefault="00B81F7F" w:rsidP="00B81F7F">
      <w:pPr>
        <w:pStyle w:val="ListParagraph"/>
        <w:numPr>
          <w:ilvl w:val="0"/>
          <w:numId w:val="41"/>
        </w:numPr>
        <w:spacing w:after="0"/>
        <w:rPr>
          <w:rFonts w:asciiTheme="minorHAnsi" w:hAnsiTheme="minorHAnsi"/>
          <w:bCs/>
          <w:color w:val="000000" w:themeColor="text1"/>
          <w:sz w:val="24"/>
          <w:szCs w:val="24"/>
        </w:rPr>
      </w:pPr>
      <w:r>
        <w:rPr>
          <w:rFonts w:asciiTheme="minorHAnsi" w:hAnsiTheme="minorHAnsi"/>
          <w:bCs/>
          <w:color w:val="000000" w:themeColor="text1"/>
          <w:sz w:val="24"/>
          <w:szCs w:val="24"/>
        </w:rPr>
        <w:lastRenderedPageBreak/>
        <w:t xml:space="preserve">Upon clicking the individual loan account, a new screen will be shown in which disbursement confirmation status </w:t>
      </w:r>
      <w:r w:rsidR="00D35934">
        <w:rPr>
          <w:rFonts w:asciiTheme="minorHAnsi" w:hAnsiTheme="minorHAnsi"/>
          <w:bCs/>
          <w:color w:val="000000" w:themeColor="text1"/>
          <w:sz w:val="24"/>
          <w:szCs w:val="24"/>
        </w:rPr>
        <w:t xml:space="preserve">and rejected reason and remarks will </w:t>
      </w:r>
      <w:r>
        <w:rPr>
          <w:rFonts w:asciiTheme="minorHAnsi" w:hAnsiTheme="minorHAnsi"/>
          <w:bCs/>
          <w:color w:val="000000" w:themeColor="text1"/>
          <w:sz w:val="24"/>
          <w:szCs w:val="24"/>
        </w:rPr>
        <w:t xml:space="preserve">be captured by the Finance team. </w:t>
      </w:r>
    </w:p>
    <w:p w:rsidR="00B81F7F" w:rsidRPr="00B81F7F" w:rsidRDefault="00B81F7F" w:rsidP="00B81F7F">
      <w:pPr>
        <w:pStyle w:val="ListParagraph"/>
        <w:numPr>
          <w:ilvl w:val="0"/>
          <w:numId w:val="41"/>
        </w:numPr>
        <w:spacing w:after="0"/>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On save, </w:t>
      </w:r>
      <w:r w:rsidR="00D35934">
        <w:rPr>
          <w:rFonts w:asciiTheme="minorHAnsi" w:hAnsiTheme="minorHAnsi"/>
          <w:bCs/>
          <w:color w:val="000000" w:themeColor="text1"/>
          <w:sz w:val="24"/>
          <w:szCs w:val="24"/>
        </w:rPr>
        <w:t xml:space="preserve">if the status is “Rejected”, it will move into “Rejected Disbursement Queue”. </w:t>
      </w:r>
    </w:p>
    <w:p w:rsidR="00124E15" w:rsidRDefault="00124E15" w:rsidP="008E27D2">
      <w:pPr>
        <w:pStyle w:val="Heading2"/>
        <w:numPr>
          <w:ilvl w:val="1"/>
          <w:numId w:val="11"/>
        </w:numPr>
      </w:pPr>
      <w:bookmarkStart w:id="579" w:name="_Toc459219458"/>
      <w:r w:rsidRPr="00052E2A">
        <w:t>Uploads</w:t>
      </w:r>
      <w:bookmarkEnd w:id="579"/>
    </w:p>
    <w:p w:rsidR="00E93368" w:rsidRPr="00E93368" w:rsidRDefault="00E93368" w:rsidP="00E93368">
      <w:r w:rsidRPr="003E458C">
        <w:rPr>
          <w:rFonts w:asciiTheme="minorHAnsi" w:hAnsiTheme="minorHAnsi"/>
          <w:sz w:val="24"/>
          <w:szCs w:val="24"/>
        </w:rPr>
        <w:t>-NA-</w:t>
      </w:r>
    </w:p>
    <w:p w:rsidR="00124E15" w:rsidRDefault="00124E15" w:rsidP="008E27D2">
      <w:pPr>
        <w:pStyle w:val="Heading2"/>
        <w:numPr>
          <w:ilvl w:val="1"/>
          <w:numId w:val="11"/>
        </w:numPr>
      </w:pPr>
      <w:bookmarkStart w:id="580" w:name="_Toc459219459"/>
      <w:r w:rsidRPr="006151C1">
        <w:t>Downloads</w:t>
      </w:r>
      <w:bookmarkEnd w:id="580"/>
    </w:p>
    <w:p w:rsidR="00E93368" w:rsidRPr="00E93368" w:rsidRDefault="00E93368" w:rsidP="00E93368">
      <w:r w:rsidRPr="003E458C">
        <w:rPr>
          <w:rFonts w:asciiTheme="minorHAnsi" w:hAnsiTheme="minorHAnsi"/>
          <w:sz w:val="24"/>
          <w:szCs w:val="24"/>
        </w:rPr>
        <w:t>-NA-</w:t>
      </w:r>
    </w:p>
    <w:p w:rsidR="00124E15" w:rsidRDefault="00124E15" w:rsidP="008E27D2">
      <w:pPr>
        <w:pStyle w:val="Heading2"/>
        <w:numPr>
          <w:ilvl w:val="1"/>
          <w:numId w:val="11"/>
        </w:numPr>
      </w:pPr>
      <w:bookmarkStart w:id="581" w:name="_Toc459219460"/>
      <w:r w:rsidRPr="006151C1">
        <w:t>Reports</w:t>
      </w:r>
      <w:bookmarkEnd w:id="581"/>
    </w:p>
    <w:p w:rsidR="00052E2A" w:rsidRPr="008E27D2" w:rsidRDefault="007E728C" w:rsidP="008E27D2">
      <w:pPr>
        <w:pStyle w:val="ListParagraph"/>
        <w:ind w:left="1080"/>
        <w:rPr>
          <w:rFonts w:asciiTheme="minorHAnsi" w:hAnsiTheme="minorHAnsi"/>
          <w:b/>
          <w:bCs/>
          <w:color w:val="4F81BD" w:themeColor="accent1"/>
          <w:sz w:val="24"/>
          <w:szCs w:val="24"/>
        </w:rPr>
      </w:pPr>
      <w:r w:rsidRPr="008E27D2">
        <w:rPr>
          <w:rFonts w:asciiTheme="minorHAnsi" w:hAnsiTheme="minorHAnsi"/>
          <w:bCs/>
          <w:color w:val="000000" w:themeColor="text1"/>
          <w:sz w:val="24"/>
          <w:szCs w:val="24"/>
        </w:rPr>
        <w:t>Report on disbursement status of loan.</w:t>
      </w:r>
    </w:p>
    <w:p w:rsidR="008E27D2" w:rsidRDefault="008E27D2" w:rsidP="008944E1">
      <w:pPr>
        <w:pStyle w:val="Heading1"/>
      </w:pPr>
    </w:p>
    <w:p w:rsidR="008E27D2" w:rsidRDefault="008E27D2">
      <w:pPr>
        <w:rPr>
          <w:smallCaps/>
          <w:spacing w:val="5"/>
          <w:sz w:val="36"/>
          <w:szCs w:val="36"/>
        </w:rPr>
      </w:pPr>
      <w:r>
        <w:br w:type="page"/>
      </w:r>
    </w:p>
    <w:p w:rsidR="002626F1" w:rsidRDefault="008944E1" w:rsidP="00B83EDD">
      <w:pPr>
        <w:pStyle w:val="Heading1"/>
        <w:numPr>
          <w:ilvl w:val="0"/>
          <w:numId w:val="11"/>
        </w:numPr>
      </w:pPr>
      <w:bookmarkStart w:id="582" w:name="_Toc459219461"/>
      <w:r>
        <w:lastRenderedPageBreak/>
        <w:t>M</w:t>
      </w:r>
      <w:r w:rsidR="002626F1">
        <w:t>ultiple Tranche Process</w:t>
      </w:r>
      <w:bookmarkEnd w:id="582"/>
    </w:p>
    <w:p w:rsidR="008944E1" w:rsidRPr="00124E15" w:rsidRDefault="008944E1" w:rsidP="008E27D2">
      <w:pPr>
        <w:pStyle w:val="Heading2"/>
        <w:numPr>
          <w:ilvl w:val="1"/>
          <w:numId w:val="11"/>
        </w:numPr>
      </w:pPr>
      <w:bookmarkStart w:id="583" w:name="_Toc459219462"/>
      <w:r w:rsidRPr="00124E15">
        <w:t>UI requirements</w:t>
      </w:r>
      <w:bookmarkEnd w:id="583"/>
    </w:p>
    <w:p w:rsidR="002626F1" w:rsidRDefault="002626F1" w:rsidP="002626F1"/>
    <w:tbl>
      <w:tblPr>
        <w:tblStyle w:val="TableGrid"/>
        <w:tblW w:w="10456" w:type="dxa"/>
        <w:tblLayout w:type="fixed"/>
        <w:tblLook w:val="04A0" w:firstRow="1" w:lastRow="0" w:firstColumn="1" w:lastColumn="0" w:noHBand="0" w:noVBand="1"/>
      </w:tblPr>
      <w:tblGrid>
        <w:gridCol w:w="1668"/>
        <w:gridCol w:w="1275"/>
        <w:gridCol w:w="1134"/>
        <w:gridCol w:w="1276"/>
        <w:gridCol w:w="1559"/>
        <w:gridCol w:w="3544"/>
      </w:tblGrid>
      <w:tr w:rsidR="008944E1" w:rsidRPr="008E27D2" w:rsidTr="008E27D2">
        <w:tc>
          <w:tcPr>
            <w:tcW w:w="1668" w:type="dxa"/>
          </w:tcPr>
          <w:p w:rsidR="008944E1" w:rsidRPr="008E27D2" w:rsidRDefault="008944E1" w:rsidP="008944E1">
            <w:pPr>
              <w:rPr>
                <w:rFonts w:asciiTheme="minorHAnsi" w:hAnsiTheme="minorHAnsi"/>
                <w:b/>
                <w:sz w:val="24"/>
                <w:szCs w:val="24"/>
              </w:rPr>
            </w:pPr>
            <w:r w:rsidRPr="008E27D2">
              <w:rPr>
                <w:rFonts w:asciiTheme="minorHAnsi" w:hAnsiTheme="minorHAnsi"/>
                <w:b/>
                <w:sz w:val="24"/>
                <w:szCs w:val="24"/>
              </w:rPr>
              <w:t>Field name</w:t>
            </w:r>
          </w:p>
        </w:tc>
        <w:tc>
          <w:tcPr>
            <w:tcW w:w="1275" w:type="dxa"/>
          </w:tcPr>
          <w:p w:rsidR="008944E1" w:rsidRPr="008E27D2" w:rsidRDefault="008944E1" w:rsidP="008944E1">
            <w:pPr>
              <w:rPr>
                <w:rFonts w:asciiTheme="minorHAnsi" w:hAnsiTheme="minorHAnsi"/>
                <w:b/>
                <w:sz w:val="24"/>
                <w:szCs w:val="24"/>
              </w:rPr>
            </w:pPr>
            <w:r w:rsidRPr="008E27D2">
              <w:rPr>
                <w:rFonts w:asciiTheme="minorHAnsi" w:hAnsiTheme="minorHAnsi"/>
                <w:b/>
                <w:sz w:val="24"/>
                <w:szCs w:val="24"/>
              </w:rPr>
              <w:t>Section</w:t>
            </w:r>
          </w:p>
        </w:tc>
        <w:tc>
          <w:tcPr>
            <w:tcW w:w="1134" w:type="dxa"/>
          </w:tcPr>
          <w:p w:rsidR="008944E1" w:rsidRPr="008E27D2" w:rsidRDefault="008944E1" w:rsidP="008944E1">
            <w:pPr>
              <w:rPr>
                <w:rFonts w:asciiTheme="minorHAnsi" w:hAnsiTheme="minorHAnsi"/>
                <w:b/>
                <w:sz w:val="24"/>
                <w:szCs w:val="24"/>
              </w:rPr>
            </w:pPr>
            <w:r w:rsidRPr="008E27D2">
              <w:rPr>
                <w:rFonts w:asciiTheme="minorHAnsi" w:hAnsiTheme="minorHAnsi"/>
                <w:b/>
                <w:sz w:val="24"/>
                <w:szCs w:val="24"/>
              </w:rPr>
              <w:t xml:space="preserve">Data Type </w:t>
            </w:r>
          </w:p>
        </w:tc>
        <w:tc>
          <w:tcPr>
            <w:tcW w:w="1276" w:type="dxa"/>
          </w:tcPr>
          <w:p w:rsidR="008944E1" w:rsidRPr="008E27D2" w:rsidRDefault="008944E1" w:rsidP="008944E1">
            <w:pPr>
              <w:rPr>
                <w:rFonts w:asciiTheme="minorHAnsi" w:hAnsiTheme="minorHAnsi"/>
                <w:b/>
                <w:sz w:val="24"/>
                <w:szCs w:val="24"/>
              </w:rPr>
            </w:pPr>
            <w:r w:rsidRPr="008E27D2">
              <w:rPr>
                <w:rFonts w:asciiTheme="minorHAnsi" w:hAnsiTheme="minorHAnsi"/>
                <w:b/>
                <w:sz w:val="24"/>
                <w:szCs w:val="24"/>
              </w:rPr>
              <w:t>Attribute</w:t>
            </w:r>
          </w:p>
        </w:tc>
        <w:tc>
          <w:tcPr>
            <w:tcW w:w="1559" w:type="dxa"/>
          </w:tcPr>
          <w:p w:rsidR="008944E1" w:rsidRPr="008E27D2" w:rsidRDefault="008944E1" w:rsidP="008944E1">
            <w:pPr>
              <w:rPr>
                <w:rFonts w:asciiTheme="minorHAnsi" w:hAnsiTheme="minorHAnsi"/>
                <w:b/>
                <w:sz w:val="24"/>
                <w:szCs w:val="24"/>
              </w:rPr>
            </w:pPr>
            <w:r w:rsidRPr="008E27D2">
              <w:rPr>
                <w:rFonts w:asciiTheme="minorHAnsi" w:hAnsiTheme="minorHAnsi"/>
                <w:b/>
                <w:sz w:val="24"/>
                <w:szCs w:val="24"/>
              </w:rPr>
              <w:t>Validations/Restrictions</w:t>
            </w:r>
          </w:p>
        </w:tc>
        <w:tc>
          <w:tcPr>
            <w:tcW w:w="3544" w:type="dxa"/>
          </w:tcPr>
          <w:p w:rsidR="008944E1" w:rsidRPr="008E27D2" w:rsidRDefault="008944E1" w:rsidP="008944E1">
            <w:pPr>
              <w:rPr>
                <w:rFonts w:asciiTheme="minorHAnsi" w:hAnsiTheme="minorHAnsi"/>
                <w:b/>
                <w:sz w:val="24"/>
                <w:szCs w:val="24"/>
              </w:rPr>
            </w:pPr>
            <w:r w:rsidRPr="008E27D2">
              <w:rPr>
                <w:rFonts w:asciiTheme="minorHAnsi" w:hAnsiTheme="minorHAnsi"/>
                <w:b/>
                <w:sz w:val="24"/>
                <w:szCs w:val="24"/>
              </w:rPr>
              <w:t>Population logic</w:t>
            </w:r>
          </w:p>
        </w:tc>
      </w:tr>
      <w:tr w:rsidR="008944E1" w:rsidRPr="008E27D2" w:rsidTr="008E27D2">
        <w:tc>
          <w:tcPr>
            <w:tcW w:w="1668" w:type="dxa"/>
          </w:tcPr>
          <w:p w:rsidR="008944E1" w:rsidRPr="008E27D2" w:rsidRDefault="008944E1" w:rsidP="008944E1">
            <w:pPr>
              <w:rPr>
                <w:rFonts w:asciiTheme="minorHAnsi" w:hAnsiTheme="minorHAnsi"/>
                <w:sz w:val="24"/>
                <w:szCs w:val="24"/>
              </w:rPr>
            </w:pPr>
            <w:r w:rsidRPr="008E27D2">
              <w:rPr>
                <w:rFonts w:asciiTheme="minorHAnsi" w:hAnsiTheme="minorHAnsi"/>
                <w:sz w:val="24"/>
                <w:szCs w:val="24"/>
              </w:rPr>
              <w:t>Tranche details</w:t>
            </w:r>
          </w:p>
        </w:tc>
        <w:tc>
          <w:tcPr>
            <w:tcW w:w="1275" w:type="dxa"/>
          </w:tcPr>
          <w:p w:rsidR="008944E1" w:rsidRPr="008E27D2" w:rsidRDefault="008944E1" w:rsidP="008944E1">
            <w:pPr>
              <w:rPr>
                <w:rFonts w:asciiTheme="minorHAnsi" w:hAnsiTheme="minorHAnsi"/>
                <w:sz w:val="24"/>
                <w:szCs w:val="24"/>
              </w:rPr>
            </w:pPr>
            <w:r w:rsidRPr="008E27D2">
              <w:rPr>
                <w:rFonts w:asciiTheme="minorHAnsi" w:hAnsiTheme="minorHAnsi"/>
                <w:sz w:val="24"/>
                <w:szCs w:val="24"/>
              </w:rPr>
              <w:t>Sanction details</w:t>
            </w:r>
          </w:p>
        </w:tc>
        <w:tc>
          <w:tcPr>
            <w:tcW w:w="1134" w:type="dxa"/>
          </w:tcPr>
          <w:p w:rsidR="008944E1" w:rsidRPr="008E27D2" w:rsidRDefault="008944E1" w:rsidP="008944E1">
            <w:pPr>
              <w:rPr>
                <w:rFonts w:asciiTheme="minorHAnsi" w:hAnsiTheme="minorHAnsi"/>
                <w:sz w:val="24"/>
                <w:szCs w:val="24"/>
              </w:rPr>
            </w:pPr>
            <w:r w:rsidRPr="008E27D2">
              <w:rPr>
                <w:rFonts w:asciiTheme="minorHAnsi" w:hAnsiTheme="minorHAnsi"/>
                <w:sz w:val="24"/>
                <w:szCs w:val="24"/>
              </w:rPr>
              <w:t>Text</w:t>
            </w:r>
          </w:p>
        </w:tc>
        <w:tc>
          <w:tcPr>
            <w:tcW w:w="1276" w:type="dxa"/>
          </w:tcPr>
          <w:p w:rsidR="008944E1" w:rsidRPr="008E27D2" w:rsidRDefault="008944E1" w:rsidP="008944E1">
            <w:pPr>
              <w:rPr>
                <w:rFonts w:asciiTheme="minorHAnsi" w:hAnsiTheme="minorHAnsi"/>
                <w:sz w:val="24"/>
                <w:szCs w:val="24"/>
              </w:rPr>
            </w:pPr>
            <w:r w:rsidRPr="008E27D2">
              <w:rPr>
                <w:rFonts w:asciiTheme="minorHAnsi" w:hAnsiTheme="minorHAnsi"/>
                <w:sz w:val="24"/>
                <w:szCs w:val="24"/>
              </w:rPr>
              <w:t>Read</w:t>
            </w:r>
          </w:p>
        </w:tc>
        <w:tc>
          <w:tcPr>
            <w:tcW w:w="1559" w:type="dxa"/>
          </w:tcPr>
          <w:p w:rsidR="005F58D0" w:rsidRPr="008E27D2" w:rsidRDefault="005F58D0" w:rsidP="008944E1">
            <w:pPr>
              <w:rPr>
                <w:rFonts w:asciiTheme="minorHAnsi" w:hAnsiTheme="minorHAnsi"/>
                <w:sz w:val="24"/>
                <w:szCs w:val="24"/>
              </w:rPr>
            </w:pPr>
          </w:p>
        </w:tc>
        <w:tc>
          <w:tcPr>
            <w:tcW w:w="3544" w:type="dxa"/>
          </w:tcPr>
          <w:p w:rsidR="005F58D0" w:rsidRPr="008E27D2" w:rsidRDefault="005F58D0" w:rsidP="005F58D0">
            <w:pPr>
              <w:rPr>
                <w:rFonts w:asciiTheme="minorHAnsi" w:hAnsiTheme="minorHAnsi"/>
                <w:sz w:val="24"/>
                <w:szCs w:val="24"/>
              </w:rPr>
            </w:pPr>
            <w:r w:rsidRPr="008E27D2">
              <w:rPr>
                <w:rFonts w:asciiTheme="minorHAnsi" w:hAnsiTheme="minorHAnsi"/>
                <w:sz w:val="24"/>
                <w:szCs w:val="24"/>
              </w:rPr>
              <w:t>Sample as below:</w:t>
            </w:r>
          </w:p>
          <w:p w:rsidR="005F58D0" w:rsidRPr="008E27D2" w:rsidRDefault="005F58D0" w:rsidP="005F58D0">
            <w:pPr>
              <w:rPr>
                <w:rFonts w:asciiTheme="minorHAnsi" w:hAnsiTheme="minorHAnsi"/>
                <w:sz w:val="24"/>
                <w:szCs w:val="24"/>
              </w:rPr>
            </w:pPr>
            <w:r w:rsidRPr="008E27D2">
              <w:rPr>
                <w:rFonts w:asciiTheme="minorHAnsi" w:hAnsiTheme="minorHAnsi"/>
                <w:sz w:val="24"/>
                <w:szCs w:val="24"/>
              </w:rPr>
              <w:t>1</w:t>
            </w:r>
            <w:r w:rsidRPr="008E27D2">
              <w:rPr>
                <w:rFonts w:asciiTheme="minorHAnsi" w:hAnsiTheme="minorHAnsi"/>
                <w:sz w:val="24"/>
                <w:szCs w:val="24"/>
                <w:vertAlign w:val="superscript"/>
              </w:rPr>
              <w:t>st</w:t>
            </w:r>
            <w:r w:rsidRPr="008E27D2">
              <w:rPr>
                <w:rFonts w:asciiTheme="minorHAnsi" w:hAnsiTheme="minorHAnsi"/>
                <w:sz w:val="24"/>
                <w:szCs w:val="24"/>
              </w:rPr>
              <w:t xml:space="preserve"> tranche – 50%</w:t>
            </w:r>
          </w:p>
          <w:p w:rsidR="005F58D0" w:rsidRPr="008E27D2" w:rsidRDefault="005F58D0" w:rsidP="005F58D0">
            <w:pPr>
              <w:rPr>
                <w:rFonts w:asciiTheme="minorHAnsi" w:hAnsiTheme="minorHAnsi"/>
                <w:sz w:val="24"/>
                <w:szCs w:val="24"/>
              </w:rPr>
            </w:pPr>
            <w:r w:rsidRPr="008E27D2">
              <w:rPr>
                <w:rFonts w:asciiTheme="minorHAnsi" w:hAnsiTheme="minorHAnsi"/>
                <w:sz w:val="24"/>
                <w:szCs w:val="24"/>
              </w:rPr>
              <w:t>2</w:t>
            </w:r>
            <w:r w:rsidRPr="008E27D2">
              <w:rPr>
                <w:rFonts w:asciiTheme="minorHAnsi" w:hAnsiTheme="minorHAnsi"/>
                <w:sz w:val="24"/>
                <w:szCs w:val="24"/>
                <w:vertAlign w:val="superscript"/>
              </w:rPr>
              <w:t>nd</w:t>
            </w:r>
            <w:r w:rsidRPr="008E27D2">
              <w:rPr>
                <w:rFonts w:asciiTheme="minorHAnsi" w:hAnsiTheme="minorHAnsi"/>
                <w:sz w:val="24"/>
                <w:szCs w:val="24"/>
              </w:rPr>
              <w:t xml:space="preserve"> tranche – 30%</w:t>
            </w:r>
          </w:p>
          <w:p w:rsidR="008944E1" w:rsidRPr="008E27D2" w:rsidRDefault="005F58D0" w:rsidP="005F58D0">
            <w:pPr>
              <w:rPr>
                <w:rFonts w:asciiTheme="minorHAnsi" w:hAnsiTheme="minorHAnsi"/>
                <w:sz w:val="24"/>
                <w:szCs w:val="24"/>
              </w:rPr>
            </w:pPr>
            <w:r w:rsidRPr="008E27D2">
              <w:rPr>
                <w:rFonts w:asciiTheme="minorHAnsi" w:hAnsiTheme="minorHAnsi"/>
                <w:sz w:val="24"/>
                <w:szCs w:val="24"/>
              </w:rPr>
              <w:t>3</w:t>
            </w:r>
            <w:r w:rsidRPr="008E27D2">
              <w:rPr>
                <w:rFonts w:asciiTheme="minorHAnsi" w:hAnsiTheme="minorHAnsi"/>
                <w:sz w:val="24"/>
                <w:szCs w:val="24"/>
                <w:vertAlign w:val="superscript"/>
              </w:rPr>
              <w:t>rd</w:t>
            </w:r>
            <w:r w:rsidRPr="008E27D2">
              <w:rPr>
                <w:rFonts w:asciiTheme="minorHAnsi" w:hAnsiTheme="minorHAnsi"/>
                <w:sz w:val="24"/>
                <w:szCs w:val="24"/>
              </w:rPr>
              <w:t xml:space="preserve"> tranche – 20%</w:t>
            </w:r>
          </w:p>
          <w:p w:rsidR="005F58D0" w:rsidRPr="008E27D2" w:rsidRDefault="005F58D0" w:rsidP="005F58D0">
            <w:pPr>
              <w:rPr>
                <w:rFonts w:asciiTheme="minorHAnsi" w:hAnsiTheme="minorHAnsi"/>
                <w:sz w:val="24"/>
                <w:szCs w:val="24"/>
              </w:rPr>
            </w:pPr>
            <w:r w:rsidRPr="008E27D2">
              <w:rPr>
                <w:rFonts w:asciiTheme="minorHAnsi" w:hAnsiTheme="minorHAnsi"/>
                <w:sz w:val="24"/>
                <w:szCs w:val="24"/>
              </w:rPr>
              <w:t>Remarks will be mentioned at the time of sanction example – second tranche to be disbursed only after machinery is purchased.</w:t>
            </w:r>
          </w:p>
          <w:p w:rsidR="008944E1" w:rsidRPr="008E27D2" w:rsidRDefault="008944E1" w:rsidP="008944E1">
            <w:pPr>
              <w:rPr>
                <w:rFonts w:asciiTheme="minorHAnsi" w:hAnsiTheme="minorHAnsi"/>
                <w:sz w:val="24"/>
                <w:szCs w:val="24"/>
              </w:rPr>
            </w:pPr>
          </w:p>
        </w:tc>
      </w:tr>
      <w:tr w:rsidR="00553978" w:rsidRPr="008E27D2" w:rsidTr="008E27D2">
        <w:tc>
          <w:tcPr>
            <w:tcW w:w="1668" w:type="dxa"/>
          </w:tcPr>
          <w:p w:rsidR="00553978" w:rsidRPr="008E27D2" w:rsidRDefault="00060245" w:rsidP="008944E1">
            <w:pPr>
              <w:rPr>
                <w:rFonts w:asciiTheme="minorHAnsi" w:hAnsiTheme="minorHAnsi"/>
                <w:sz w:val="24"/>
                <w:szCs w:val="24"/>
              </w:rPr>
            </w:pPr>
            <w:r>
              <w:rPr>
                <w:rFonts w:asciiTheme="minorHAnsi" w:hAnsiTheme="minorHAnsi"/>
                <w:sz w:val="24"/>
                <w:szCs w:val="24"/>
              </w:rPr>
              <w:t>Disbursement Date</w:t>
            </w:r>
          </w:p>
        </w:tc>
        <w:tc>
          <w:tcPr>
            <w:tcW w:w="1275" w:type="dxa"/>
          </w:tcPr>
          <w:p w:rsidR="00553978" w:rsidRPr="008E27D2" w:rsidRDefault="00060245" w:rsidP="008944E1">
            <w:pPr>
              <w:rPr>
                <w:rFonts w:asciiTheme="minorHAnsi" w:hAnsiTheme="minorHAnsi"/>
                <w:sz w:val="24"/>
                <w:szCs w:val="24"/>
              </w:rPr>
            </w:pPr>
            <w:r w:rsidRPr="008E27D2">
              <w:rPr>
                <w:rFonts w:asciiTheme="minorHAnsi" w:hAnsiTheme="minorHAnsi"/>
                <w:sz w:val="24"/>
                <w:szCs w:val="24"/>
              </w:rPr>
              <w:t>Sanction details</w:t>
            </w:r>
          </w:p>
        </w:tc>
        <w:tc>
          <w:tcPr>
            <w:tcW w:w="1134" w:type="dxa"/>
          </w:tcPr>
          <w:p w:rsidR="00553978" w:rsidRPr="008E27D2" w:rsidRDefault="00060245" w:rsidP="008944E1">
            <w:pPr>
              <w:rPr>
                <w:rFonts w:asciiTheme="minorHAnsi" w:hAnsiTheme="minorHAnsi"/>
                <w:sz w:val="24"/>
                <w:szCs w:val="24"/>
              </w:rPr>
            </w:pPr>
            <w:r>
              <w:rPr>
                <w:rFonts w:asciiTheme="minorHAnsi" w:hAnsiTheme="minorHAnsi"/>
                <w:sz w:val="24"/>
                <w:szCs w:val="24"/>
              </w:rPr>
              <w:t>Date</w:t>
            </w:r>
          </w:p>
        </w:tc>
        <w:tc>
          <w:tcPr>
            <w:tcW w:w="1276" w:type="dxa"/>
          </w:tcPr>
          <w:p w:rsidR="00553978" w:rsidRPr="008E27D2" w:rsidRDefault="00553978" w:rsidP="008944E1">
            <w:pPr>
              <w:rPr>
                <w:rFonts w:asciiTheme="minorHAnsi" w:hAnsiTheme="minorHAnsi"/>
                <w:sz w:val="24"/>
                <w:szCs w:val="24"/>
              </w:rPr>
            </w:pPr>
            <w:r w:rsidRPr="008E27D2">
              <w:rPr>
                <w:rFonts w:asciiTheme="minorHAnsi" w:hAnsiTheme="minorHAnsi"/>
                <w:sz w:val="24"/>
                <w:szCs w:val="24"/>
              </w:rPr>
              <w:t>Write</w:t>
            </w:r>
          </w:p>
        </w:tc>
        <w:tc>
          <w:tcPr>
            <w:tcW w:w="1559" w:type="dxa"/>
          </w:tcPr>
          <w:p w:rsidR="00553978" w:rsidRPr="008E27D2" w:rsidRDefault="00553978" w:rsidP="008944E1">
            <w:pPr>
              <w:rPr>
                <w:rFonts w:asciiTheme="minorHAnsi" w:hAnsiTheme="minorHAnsi"/>
                <w:sz w:val="24"/>
                <w:szCs w:val="24"/>
              </w:rPr>
            </w:pPr>
          </w:p>
        </w:tc>
        <w:tc>
          <w:tcPr>
            <w:tcW w:w="3544" w:type="dxa"/>
          </w:tcPr>
          <w:p w:rsidR="00553978" w:rsidRPr="008E27D2" w:rsidRDefault="00060245" w:rsidP="005F58D0">
            <w:pPr>
              <w:rPr>
                <w:rFonts w:asciiTheme="minorHAnsi" w:hAnsiTheme="minorHAnsi"/>
                <w:sz w:val="24"/>
                <w:szCs w:val="24"/>
              </w:rPr>
            </w:pPr>
            <w:r>
              <w:rPr>
                <w:rFonts w:asciiTheme="minorHAnsi" w:hAnsiTheme="minorHAnsi"/>
                <w:sz w:val="24"/>
                <w:szCs w:val="24"/>
              </w:rPr>
              <w:t>Capture the disbursement date for the disbursement of the selected Tranche</w:t>
            </w:r>
          </w:p>
        </w:tc>
      </w:tr>
      <w:tr w:rsidR="00060245" w:rsidRPr="008E27D2" w:rsidTr="008E27D2">
        <w:tc>
          <w:tcPr>
            <w:tcW w:w="1668" w:type="dxa"/>
          </w:tcPr>
          <w:p w:rsidR="00060245" w:rsidRPr="008E27D2" w:rsidRDefault="00060245" w:rsidP="007D1759">
            <w:pPr>
              <w:rPr>
                <w:rFonts w:asciiTheme="minorHAnsi" w:hAnsiTheme="minorHAnsi"/>
                <w:sz w:val="24"/>
                <w:szCs w:val="24"/>
              </w:rPr>
            </w:pPr>
            <w:r>
              <w:rPr>
                <w:rFonts w:asciiTheme="minorHAnsi" w:hAnsiTheme="minorHAnsi"/>
                <w:sz w:val="24"/>
                <w:szCs w:val="24"/>
              </w:rPr>
              <w:t>Customer sign Date</w:t>
            </w:r>
          </w:p>
        </w:tc>
        <w:tc>
          <w:tcPr>
            <w:tcW w:w="1275" w:type="dxa"/>
          </w:tcPr>
          <w:p w:rsidR="00060245" w:rsidRPr="008E27D2" w:rsidRDefault="00060245" w:rsidP="007D1759">
            <w:pPr>
              <w:rPr>
                <w:rFonts w:asciiTheme="minorHAnsi" w:hAnsiTheme="minorHAnsi"/>
                <w:sz w:val="24"/>
                <w:szCs w:val="24"/>
              </w:rPr>
            </w:pPr>
            <w:r w:rsidRPr="008E27D2">
              <w:rPr>
                <w:rFonts w:asciiTheme="minorHAnsi" w:hAnsiTheme="minorHAnsi"/>
                <w:sz w:val="24"/>
                <w:szCs w:val="24"/>
              </w:rPr>
              <w:t>Sanction details</w:t>
            </w:r>
          </w:p>
        </w:tc>
        <w:tc>
          <w:tcPr>
            <w:tcW w:w="1134" w:type="dxa"/>
          </w:tcPr>
          <w:p w:rsidR="00060245" w:rsidRPr="008E27D2" w:rsidRDefault="00060245" w:rsidP="007D1759">
            <w:pPr>
              <w:rPr>
                <w:rFonts w:asciiTheme="minorHAnsi" w:hAnsiTheme="minorHAnsi"/>
                <w:sz w:val="24"/>
                <w:szCs w:val="24"/>
              </w:rPr>
            </w:pPr>
            <w:r>
              <w:rPr>
                <w:rFonts w:asciiTheme="minorHAnsi" w:hAnsiTheme="minorHAnsi"/>
                <w:sz w:val="24"/>
                <w:szCs w:val="24"/>
              </w:rPr>
              <w:t>Date</w:t>
            </w:r>
          </w:p>
        </w:tc>
        <w:tc>
          <w:tcPr>
            <w:tcW w:w="1276" w:type="dxa"/>
          </w:tcPr>
          <w:p w:rsidR="00060245" w:rsidRPr="008E27D2" w:rsidRDefault="00060245" w:rsidP="007D1759">
            <w:pPr>
              <w:rPr>
                <w:rFonts w:asciiTheme="minorHAnsi" w:hAnsiTheme="minorHAnsi"/>
                <w:sz w:val="24"/>
                <w:szCs w:val="24"/>
              </w:rPr>
            </w:pPr>
            <w:r w:rsidRPr="008E27D2">
              <w:rPr>
                <w:rFonts w:asciiTheme="minorHAnsi" w:hAnsiTheme="minorHAnsi"/>
                <w:sz w:val="24"/>
                <w:szCs w:val="24"/>
              </w:rPr>
              <w:t>Write</w:t>
            </w:r>
          </w:p>
        </w:tc>
        <w:tc>
          <w:tcPr>
            <w:tcW w:w="1559" w:type="dxa"/>
          </w:tcPr>
          <w:p w:rsidR="00060245" w:rsidRPr="008E27D2" w:rsidRDefault="00060245" w:rsidP="007D1759">
            <w:pPr>
              <w:rPr>
                <w:rFonts w:asciiTheme="minorHAnsi" w:hAnsiTheme="minorHAnsi"/>
                <w:sz w:val="24"/>
                <w:szCs w:val="24"/>
              </w:rPr>
            </w:pPr>
          </w:p>
        </w:tc>
        <w:tc>
          <w:tcPr>
            <w:tcW w:w="3544" w:type="dxa"/>
          </w:tcPr>
          <w:p w:rsidR="00060245" w:rsidRPr="008E27D2" w:rsidRDefault="00060245" w:rsidP="00060245">
            <w:pPr>
              <w:rPr>
                <w:rFonts w:asciiTheme="minorHAnsi" w:hAnsiTheme="minorHAnsi"/>
                <w:sz w:val="24"/>
                <w:szCs w:val="24"/>
              </w:rPr>
            </w:pPr>
            <w:r>
              <w:rPr>
                <w:rFonts w:asciiTheme="minorHAnsi" w:hAnsiTheme="minorHAnsi"/>
                <w:sz w:val="24"/>
                <w:szCs w:val="24"/>
              </w:rPr>
              <w:t>Capture customer sign date as signed by the customer in the EMI schedule generated for this tranche</w:t>
            </w:r>
          </w:p>
        </w:tc>
      </w:tr>
      <w:tr w:rsidR="00060245" w:rsidRPr="008E27D2" w:rsidTr="008E27D2">
        <w:tc>
          <w:tcPr>
            <w:tcW w:w="1668" w:type="dxa"/>
          </w:tcPr>
          <w:p w:rsidR="00060245" w:rsidRPr="008E27D2" w:rsidRDefault="00060245" w:rsidP="007D1759">
            <w:pPr>
              <w:rPr>
                <w:rFonts w:asciiTheme="minorHAnsi" w:hAnsiTheme="minorHAnsi"/>
                <w:sz w:val="24"/>
                <w:szCs w:val="24"/>
              </w:rPr>
            </w:pPr>
            <w:r w:rsidRPr="008E27D2">
              <w:rPr>
                <w:rFonts w:asciiTheme="minorHAnsi" w:hAnsiTheme="minorHAnsi"/>
                <w:sz w:val="24"/>
                <w:szCs w:val="24"/>
              </w:rPr>
              <w:t>Remarks for tranche disbursement</w:t>
            </w:r>
          </w:p>
        </w:tc>
        <w:tc>
          <w:tcPr>
            <w:tcW w:w="1275" w:type="dxa"/>
          </w:tcPr>
          <w:p w:rsidR="00060245" w:rsidRPr="008E27D2" w:rsidRDefault="00060245" w:rsidP="007D1759">
            <w:pPr>
              <w:rPr>
                <w:rFonts w:asciiTheme="minorHAnsi" w:hAnsiTheme="minorHAnsi"/>
                <w:sz w:val="24"/>
                <w:szCs w:val="24"/>
              </w:rPr>
            </w:pPr>
            <w:r w:rsidRPr="008E27D2">
              <w:rPr>
                <w:rFonts w:asciiTheme="minorHAnsi" w:hAnsiTheme="minorHAnsi"/>
                <w:sz w:val="24"/>
                <w:szCs w:val="24"/>
              </w:rPr>
              <w:t>Multiple tranche details</w:t>
            </w:r>
          </w:p>
        </w:tc>
        <w:tc>
          <w:tcPr>
            <w:tcW w:w="1134" w:type="dxa"/>
          </w:tcPr>
          <w:p w:rsidR="00060245" w:rsidRPr="008E27D2" w:rsidRDefault="00060245" w:rsidP="007D1759">
            <w:pPr>
              <w:rPr>
                <w:rFonts w:asciiTheme="minorHAnsi" w:hAnsiTheme="minorHAnsi"/>
                <w:sz w:val="24"/>
                <w:szCs w:val="24"/>
              </w:rPr>
            </w:pPr>
            <w:r w:rsidRPr="008E27D2">
              <w:rPr>
                <w:rFonts w:asciiTheme="minorHAnsi" w:hAnsiTheme="minorHAnsi"/>
                <w:sz w:val="24"/>
                <w:szCs w:val="24"/>
              </w:rPr>
              <w:t>Text</w:t>
            </w:r>
          </w:p>
        </w:tc>
        <w:tc>
          <w:tcPr>
            <w:tcW w:w="1276" w:type="dxa"/>
          </w:tcPr>
          <w:p w:rsidR="00060245" w:rsidRPr="008E27D2" w:rsidRDefault="00060245" w:rsidP="007D1759">
            <w:pPr>
              <w:rPr>
                <w:rFonts w:asciiTheme="minorHAnsi" w:hAnsiTheme="minorHAnsi"/>
                <w:sz w:val="24"/>
                <w:szCs w:val="24"/>
              </w:rPr>
            </w:pPr>
            <w:r w:rsidRPr="008E27D2">
              <w:rPr>
                <w:rFonts w:asciiTheme="minorHAnsi" w:hAnsiTheme="minorHAnsi"/>
                <w:sz w:val="24"/>
                <w:szCs w:val="24"/>
              </w:rPr>
              <w:t>Write</w:t>
            </w:r>
          </w:p>
        </w:tc>
        <w:tc>
          <w:tcPr>
            <w:tcW w:w="1559" w:type="dxa"/>
          </w:tcPr>
          <w:p w:rsidR="00060245" w:rsidRPr="008E27D2" w:rsidRDefault="00060245" w:rsidP="007D1759">
            <w:pPr>
              <w:rPr>
                <w:rFonts w:asciiTheme="minorHAnsi" w:hAnsiTheme="minorHAnsi"/>
                <w:sz w:val="24"/>
                <w:szCs w:val="24"/>
              </w:rPr>
            </w:pPr>
          </w:p>
        </w:tc>
        <w:tc>
          <w:tcPr>
            <w:tcW w:w="3544" w:type="dxa"/>
          </w:tcPr>
          <w:p w:rsidR="00060245" w:rsidRPr="008E27D2" w:rsidRDefault="00060245" w:rsidP="007D1759">
            <w:pPr>
              <w:rPr>
                <w:rFonts w:asciiTheme="minorHAnsi" w:hAnsiTheme="minorHAnsi"/>
                <w:sz w:val="24"/>
                <w:szCs w:val="24"/>
              </w:rPr>
            </w:pPr>
            <w:r w:rsidRPr="008E27D2">
              <w:rPr>
                <w:rFonts w:asciiTheme="minorHAnsi" w:hAnsiTheme="minorHAnsi"/>
                <w:sz w:val="24"/>
                <w:szCs w:val="24"/>
              </w:rPr>
              <w:t>Remarks will be entered by Hub Manager.</w:t>
            </w:r>
          </w:p>
        </w:tc>
      </w:tr>
      <w:tr w:rsidR="00060245" w:rsidRPr="008E27D2" w:rsidTr="008E27D2">
        <w:tc>
          <w:tcPr>
            <w:tcW w:w="1668" w:type="dxa"/>
          </w:tcPr>
          <w:p w:rsidR="00060245" w:rsidRPr="008E27D2" w:rsidRDefault="00060245" w:rsidP="007D1759">
            <w:pPr>
              <w:rPr>
                <w:rFonts w:asciiTheme="minorHAnsi" w:hAnsiTheme="minorHAnsi"/>
                <w:sz w:val="24"/>
                <w:szCs w:val="24"/>
              </w:rPr>
            </w:pPr>
            <w:r w:rsidRPr="008E27D2">
              <w:rPr>
                <w:rFonts w:asciiTheme="minorHAnsi" w:hAnsiTheme="minorHAnsi"/>
                <w:sz w:val="24"/>
                <w:szCs w:val="24"/>
              </w:rPr>
              <w:t>Sent to FRO Verification</w:t>
            </w:r>
          </w:p>
        </w:tc>
        <w:tc>
          <w:tcPr>
            <w:tcW w:w="1275" w:type="dxa"/>
          </w:tcPr>
          <w:p w:rsidR="00060245" w:rsidRPr="008E27D2" w:rsidRDefault="00060245" w:rsidP="007D1759">
            <w:pPr>
              <w:rPr>
                <w:rFonts w:asciiTheme="minorHAnsi" w:hAnsiTheme="minorHAnsi"/>
                <w:sz w:val="24"/>
                <w:szCs w:val="24"/>
              </w:rPr>
            </w:pPr>
            <w:r w:rsidRPr="008E27D2">
              <w:rPr>
                <w:rFonts w:asciiTheme="minorHAnsi" w:hAnsiTheme="minorHAnsi"/>
                <w:sz w:val="24"/>
                <w:szCs w:val="24"/>
              </w:rPr>
              <w:t>Multiple tranche details</w:t>
            </w:r>
          </w:p>
        </w:tc>
        <w:tc>
          <w:tcPr>
            <w:tcW w:w="1134" w:type="dxa"/>
          </w:tcPr>
          <w:p w:rsidR="00060245" w:rsidRPr="008E27D2" w:rsidRDefault="00060245" w:rsidP="007D1759">
            <w:pPr>
              <w:rPr>
                <w:rFonts w:asciiTheme="minorHAnsi" w:hAnsiTheme="minorHAnsi"/>
                <w:sz w:val="24"/>
                <w:szCs w:val="24"/>
              </w:rPr>
            </w:pPr>
            <w:r w:rsidRPr="008E27D2">
              <w:rPr>
                <w:rFonts w:asciiTheme="minorHAnsi" w:hAnsiTheme="minorHAnsi"/>
                <w:sz w:val="24"/>
                <w:szCs w:val="24"/>
              </w:rPr>
              <w:t>Button</w:t>
            </w:r>
          </w:p>
        </w:tc>
        <w:tc>
          <w:tcPr>
            <w:tcW w:w="1276" w:type="dxa"/>
          </w:tcPr>
          <w:p w:rsidR="00060245" w:rsidRPr="008E27D2" w:rsidRDefault="00060245" w:rsidP="007D1759">
            <w:pPr>
              <w:rPr>
                <w:rFonts w:asciiTheme="minorHAnsi" w:hAnsiTheme="minorHAnsi"/>
                <w:sz w:val="24"/>
                <w:szCs w:val="24"/>
              </w:rPr>
            </w:pPr>
            <w:r w:rsidRPr="008E27D2">
              <w:rPr>
                <w:rFonts w:asciiTheme="minorHAnsi" w:hAnsiTheme="minorHAnsi"/>
                <w:sz w:val="24"/>
                <w:szCs w:val="24"/>
              </w:rPr>
              <w:t>Click</w:t>
            </w:r>
          </w:p>
        </w:tc>
        <w:tc>
          <w:tcPr>
            <w:tcW w:w="1559" w:type="dxa"/>
          </w:tcPr>
          <w:p w:rsidR="00060245" w:rsidRPr="008E27D2" w:rsidRDefault="00060245" w:rsidP="007D1759">
            <w:pPr>
              <w:rPr>
                <w:rFonts w:asciiTheme="minorHAnsi" w:hAnsiTheme="minorHAnsi"/>
                <w:sz w:val="24"/>
                <w:szCs w:val="24"/>
              </w:rPr>
            </w:pPr>
          </w:p>
        </w:tc>
        <w:tc>
          <w:tcPr>
            <w:tcW w:w="3544" w:type="dxa"/>
          </w:tcPr>
          <w:p w:rsidR="00060245" w:rsidRPr="008E27D2" w:rsidRDefault="00060245" w:rsidP="007D1759">
            <w:pPr>
              <w:rPr>
                <w:rFonts w:asciiTheme="minorHAnsi" w:hAnsiTheme="minorHAnsi"/>
                <w:sz w:val="24"/>
                <w:szCs w:val="24"/>
              </w:rPr>
            </w:pPr>
          </w:p>
        </w:tc>
      </w:tr>
    </w:tbl>
    <w:p w:rsidR="00235C41" w:rsidRDefault="00235C41" w:rsidP="008E27D2">
      <w:pPr>
        <w:pStyle w:val="Heading2"/>
        <w:numPr>
          <w:ilvl w:val="1"/>
          <w:numId w:val="11"/>
        </w:numPr>
      </w:pPr>
      <w:bookmarkStart w:id="584" w:name="_Toc459219463"/>
      <w:r>
        <w:t>Screenshots</w:t>
      </w:r>
      <w:bookmarkEnd w:id="584"/>
    </w:p>
    <w:p w:rsidR="004E38E6" w:rsidRDefault="006A02A8" w:rsidP="004E38E6">
      <w:del w:id="585" w:author="karthik Anandan | IFMR Rural Finance" w:date="2016-08-17T16:40:00Z">
        <w:r w:rsidDel="00586BD7">
          <w:rPr>
            <w:noProof/>
            <w:lang w:val="en-IN" w:eastAsia="en-IN"/>
          </w:rPr>
          <w:lastRenderedPageBreak/>
          <w:drawing>
            <wp:inline distT="0" distB="0" distL="0" distR="0" wp14:anchorId="5242A177" wp14:editId="6139385B">
              <wp:extent cx="5755005" cy="27730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37">
                        <a:extLst>
                          <a:ext uri="{28A0092B-C50C-407E-A947-70E740481C1C}">
                            <a14:useLocalDpi xmlns:a14="http://schemas.microsoft.com/office/drawing/2010/main" val="0"/>
                          </a:ext>
                        </a:extLst>
                      </a:blip>
                      <a:stretch>
                        <a:fillRect/>
                      </a:stretch>
                    </pic:blipFill>
                    <pic:spPr>
                      <a:xfrm>
                        <a:off x="0" y="0"/>
                        <a:ext cx="5755005" cy="2773045"/>
                      </a:xfrm>
                      <a:prstGeom prst="rect">
                        <a:avLst/>
                      </a:prstGeom>
                    </pic:spPr>
                  </pic:pic>
                </a:graphicData>
              </a:graphic>
            </wp:inline>
          </w:drawing>
        </w:r>
      </w:del>
      <w:ins w:id="586" w:author="karthik Anandan | IFMR Rural Finance" w:date="2016-08-17T16:40:00Z">
        <w:r w:rsidR="00586BD7">
          <w:rPr>
            <w:noProof/>
            <w:lang w:val="en-IN" w:eastAsia="en-IN"/>
          </w:rPr>
          <w:drawing>
            <wp:inline distT="0" distB="0" distL="0" distR="0" wp14:anchorId="7B095FC7" wp14:editId="7FE8D782">
              <wp:extent cx="5755005" cy="230384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55005" cy="2303847"/>
                      </a:xfrm>
                      <a:prstGeom prst="rect">
                        <a:avLst/>
                      </a:prstGeom>
                    </pic:spPr>
                  </pic:pic>
                </a:graphicData>
              </a:graphic>
            </wp:inline>
          </w:drawing>
        </w:r>
      </w:ins>
    </w:p>
    <w:p w:rsidR="004E38E6" w:rsidRPr="004E38E6" w:rsidRDefault="006A02A8" w:rsidP="004E38E6">
      <w:del w:id="587" w:author="karthik Anandan | IFMR Rural Finance" w:date="2016-08-17T16:46:00Z">
        <w:r w:rsidDel="00586BD7">
          <w:rPr>
            <w:noProof/>
            <w:sz w:val="16"/>
            <w:szCs w:val="16"/>
            <w:lang w:val="en-IN" w:eastAsia="en-IN"/>
          </w:rPr>
          <w:drawing>
            <wp:inline distT="0" distB="0" distL="0" distR="0" wp14:anchorId="5BEF376A" wp14:editId="032DC7D6">
              <wp:extent cx="5755005" cy="2773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39">
                        <a:extLst>
                          <a:ext uri="{28A0092B-C50C-407E-A947-70E740481C1C}">
                            <a14:useLocalDpi xmlns:a14="http://schemas.microsoft.com/office/drawing/2010/main" val="0"/>
                          </a:ext>
                        </a:extLst>
                      </a:blip>
                      <a:stretch>
                        <a:fillRect/>
                      </a:stretch>
                    </pic:blipFill>
                    <pic:spPr>
                      <a:xfrm>
                        <a:off x="0" y="0"/>
                        <a:ext cx="5755005" cy="2773045"/>
                      </a:xfrm>
                      <a:prstGeom prst="rect">
                        <a:avLst/>
                      </a:prstGeom>
                    </pic:spPr>
                  </pic:pic>
                </a:graphicData>
              </a:graphic>
            </wp:inline>
          </w:drawing>
        </w:r>
      </w:del>
      <w:ins w:id="588" w:author="karthik Anandan | IFMR Rural Finance" w:date="2016-08-17T16:46:00Z">
        <w:r w:rsidR="00586BD7">
          <w:rPr>
            <w:noProof/>
            <w:lang w:val="en-IN" w:eastAsia="en-IN"/>
          </w:rPr>
          <w:drawing>
            <wp:inline distT="0" distB="0" distL="0" distR="0" wp14:anchorId="42B75AD6" wp14:editId="1A1F9013">
              <wp:extent cx="5755005" cy="2304461"/>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55005" cy="2304461"/>
                      </a:xfrm>
                      <a:prstGeom prst="rect">
                        <a:avLst/>
                      </a:prstGeom>
                    </pic:spPr>
                  </pic:pic>
                </a:graphicData>
              </a:graphic>
            </wp:inline>
          </w:drawing>
        </w:r>
      </w:ins>
    </w:p>
    <w:p w:rsidR="005F58D0" w:rsidRDefault="005F58D0" w:rsidP="008E27D2">
      <w:pPr>
        <w:pStyle w:val="Heading2"/>
        <w:numPr>
          <w:ilvl w:val="1"/>
          <w:numId w:val="11"/>
        </w:numPr>
      </w:pPr>
      <w:bookmarkStart w:id="589" w:name="_Toc459219464"/>
      <w:r>
        <w:t>Functional Requirements</w:t>
      </w:r>
      <w:bookmarkEnd w:id="589"/>
    </w:p>
    <w:p w:rsidR="005F58D0" w:rsidRPr="005F58D0" w:rsidRDefault="005F58D0" w:rsidP="005F58D0"/>
    <w:p w:rsidR="005F58D0" w:rsidRPr="008E27D2" w:rsidRDefault="005F58D0" w:rsidP="005F58D0">
      <w:pPr>
        <w:pStyle w:val="ListParagraph"/>
        <w:numPr>
          <w:ilvl w:val="0"/>
          <w:numId w:val="14"/>
        </w:numPr>
        <w:rPr>
          <w:rFonts w:asciiTheme="minorHAnsi" w:hAnsiTheme="minorHAnsi"/>
          <w:b/>
          <w:bCs/>
          <w:color w:val="4F81BD" w:themeColor="accent1"/>
          <w:sz w:val="24"/>
          <w:szCs w:val="24"/>
        </w:rPr>
      </w:pPr>
      <w:r w:rsidRPr="008E27D2">
        <w:rPr>
          <w:rFonts w:asciiTheme="minorHAnsi" w:hAnsiTheme="minorHAnsi"/>
          <w:bCs/>
          <w:color w:val="000000" w:themeColor="text1"/>
          <w:sz w:val="24"/>
          <w:szCs w:val="24"/>
        </w:rPr>
        <w:t xml:space="preserve">At the time of sanction, these tranche details are captured and displayed </w:t>
      </w:r>
      <w:r w:rsidR="00B054AB" w:rsidRPr="008E27D2">
        <w:rPr>
          <w:rFonts w:asciiTheme="minorHAnsi" w:hAnsiTheme="minorHAnsi"/>
          <w:bCs/>
          <w:color w:val="000000" w:themeColor="text1"/>
          <w:sz w:val="24"/>
          <w:szCs w:val="24"/>
        </w:rPr>
        <w:t>in the Hub Manager login.</w:t>
      </w:r>
    </w:p>
    <w:p w:rsidR="00553978" w:rsidRPr="008E27D2" w:rsidRDefault="00B054AB" w:rsidP="00553978">
      <w:pPr>
        <w:pStyle w:val="ListParagraph"/>
        <w:numPr>
          <w:ilvl w:val="0"/>
          <w:numId w:val="14"/>
        </w:numPr>
        <w:rPr>
          <w:rFonts w:asciiTheme="minorHAnsi" w:hAnsiTheme="minorHAnsi"/>
          <w:b/>
          <w:bCs/>
          <w:color w:val="4F81BD" w:themeColor="accent1"/>
          <w:sz w:val="24"/>
          <w:szCs w:val="24"/>
        </w:rPr>
      </w:pPr>
      <w:r w:rsidRPr="008E27D2">
        <w:rPr>
          <w:rFonts w:asciiTheme="minorHAnsi" w:hAnsiTheme="minorHAnsi"/>
          <w:bCs/>
          <w:color w:val="000000" w:themeColor="text1"/>
          <w:sz w:val="24"/>
          <w:szCs w:val="24"/>
        </w:rPr>
        <w:t>If it’s the 1</w:t>
      </w:r>
      <w:r w:rsidRPr="008E27D2">
        <w:rPr>
          <w:rFonts w:asciiTheme="minorHAnsi" w:hAnsiTheme="minorHAnsi"/>
          <w:bCs/>
          <w:color w:val="000000" w:themeColor="text1"/>
          <w:sz w:val="24"/>
          <w:szCs w:val="24"/>
          <w:vertAlign w:val="superscript"/>
        </w:rPr>
        <w:t>st</w:t>
      </w:r>
      <w:r w:rsidRPr="008E27D2">
        <w:rPr>
          <w:rFonts w:asciiTheme="minorHAnsi" w:hAnsiTheme="minorHAnsi"/>
          <w:bCs/>
          <w:color w:val="000000" w:themeColor="text1"/>
          <w:sz w:val="24"/>
          <w:szCs w:val="24"/>
        </w:rPr>
        <w:t xml:space="preserve"> tranche, then the entire loan booking process mentioned in the above process from Pending for loan booking till disbursement will continue.</w:t>
      </w:r>
      <w:r w:rsidR="00553978" w:rsidRPr="008E27D2">
        <w:rPr>
          <w:rFonts w:asciiTheme="minorHAnsi" w:hAnsiTheme="minorHAnsi"/>
          <w:bCs/>
          <w:color w:val="000000" w:themeColor="text1"/>
          <w:sz w:val="24"/>
          <w:szCs w:val="24"/>
        </w:rPr>
        <w:t xml:space="preserve"> It will show as 1</w:t>
      </w:r>
      <w:r w:rsidR="00553978" w:rsidRPr="008E27D2">
        <w:rPr>
          <w:rFonts w:asciiTheme="minorHAnsi" w:hAnsiTheme="minorHAnsi"/>
          <w:bCs/>
          <w:color w:val="000000" w:themeColor="text1"/>
          <w:sz w:val="24"/>
          <w:szCs w:val="24"/>
          <w:vertAlign w:val="superscript"/>
        </w:rPr>
        <w:t>st</w:t>
      </w:r>
      <w:r w:rsidR="00553978" w:rsidRPr="008E27D2">
        <w:rPr>
          <w:rFonts w:asciiTheme="minorHAnsi" w:hAnsiTheme="minorHAnsi"/>
          <w:bCs/>
          <w:color w:val="000000" w:themeColor="text1"/>
          <w:sz w:val="24"/>
          <w:szCs w:val="24"/>
        </w:rPr>
        <w:t xml:space="preserve"> tranche as auto selected.</w:t>
      </w:r>
    </w:p>
    <w:p w:rsidR="00553978" w:rsidRPr="008E27D2" w:rsidRDefault="00553978" w:rsidP="00553978">
      <w:pPr>
        <w:pStyle w:val="ListParagraph"/>
        <w:numPr>
          <w:ilvl w:val="0"/>
          <w:numId w:val="14"/>
        </w:numPr>
        <w:rPr>
          <w:rFonts w:asciiTheme="minorHAnsi" w:hAnsiTheme="minorHAnsi"/>
          <w:b/>
          <w:bCs/>
          <w:color w:val="4F81BD" w:themeColor="accent1"/>
          <w:sz w:val="24"/>
          <w:szCs w:val="24"/>
        </w:rPr>
      </w:pPr>
      <w:r w:rsidRPr="008E27D2">
        <w:rPr>
          <w:rFonts w:asciiTheme="minorHAnsi" w:hAnsiTheme="minorHAnsi"/>
          <w:bCs/>
          <w:color w:val="000000" w:themeColor="text1"/>
          <w:sz w:val="24"/>
          <w:szCs w:val="24"/>
        </w:rPr>
        <w:t>For the next tranche, customer will check with hub manager whether he can go for second tranche. Then Hub Manager will initiate the tranche disbursement process.</w:t>
      </w:r>
    </w:p>
    <w:p w:rsidR="00235C41" w:rsidRPr="008E27D2" w:rsidRDefault="00235C41" w:rsidP="00553978">
      <w:pPr>
        <w:pStyle w:val="ListParagraph"/>
        <w:numPr>
          <w:ilvl w:val="0"/>
          <w:numId w:val="14"/>
        </w:numPr>
        <w:rPr>
          <w:rFonts w:asciiTheme="minorHAnsi" w:hAnsiTheme="minorHAnsi"/>
          <w:b/>
          <w:bCs/>
          <w:color w:val="4F81BD" w:themeColor="accent1"/>
          <w:sz w:val="24"/>
          <w:szCs w:val="24"/>
        </w:rPr>
      </w:pPr>
      <w:r w:rsidRPr="008E27D2">
        <w:rPr>
          <w:rFonts w:asciiTheme="minorHAnsi" w:hAnsiTheme="minorHAnsi"/>
          <w:bCs/>
          <w:color w:val="000000" w:themeColor="text1"/>
          <w:sz w:val="24"/>
          <w:szCs w:val="24"/>
        </w:rPr>
        <w:t>Hub Manager will enter remarks and click on Submit – this will move to FRO Verification Pending.</w:t>
      </w:r>
    </w:p>
    <w:p w:rsidR="00235C41" w:rsidRDefault="00235C41" w:rsidP="008E27D2">
      <w:pPr>
        <w:pStyle w:val="Heading2"/>
        <w:numPr>
          <w:ilvl w:val="1"/>
          <w:numId w:val="11"/>
        </w:numPr>
      </w:pPr>
      <w:bookmarkStart w:id="590" w:name="_Toc459219465"/>
      <w:r>
        <w:t>Uploads</w:t>
      </w:r>
      <w:bookmarkEnd w:id="590"/>
    </w:p>
    <w:p w:rsidR="00E93368" w:rsidRPr="00E93368" w:rsidRDefault="00E93368" w:rsidP="00E93368">
      <w:r w:rsidRPr="003E458C">
        <w:rPr>
          <w:rFonts w:asciiTheme="minorHAnsi" w:hAnsiTheme="minorHAnsi"/>
          <w:sz w:val="24"/>
          <w:szCs w:val="24"/>
        </w:rPr>
        <w:t>-NA-</w:t>
      </w:r>
    </w:p>
    <w:p w:rsidR="00235C41" w:rsidRDefault="00235C41" w:rsidP="008E27D2">
      <w:pPr>
        <w:pStyle w:val="Heading2"/>
        <w:numPr>
          <w:ilvl w:val="1"/>
          <w:numId w:val="11"/>
        </w:numPr>
      </w:pPr>
      <w:bookmarkStart w:id="591" w:name="_Toc459219466"/>
      <w:r>
        <w:t>Downloads</w:t>
      </w:r>
      <w:bookmarkEnd w:id="591"/>
    </w:p>
    <w:p w:rsidR="00E93368" w:rsidRPr="00E93368" w:rsidRDefault="00E93368" w:rsidP="00E93368">
      <w:r w:rsidRPr="003E458C">
        <w:rPr>
          <w:rFonts w:asciiTheme="minorHAnsi" w:hAnsiTheme="minorHAnsi"/>
          <w:sz w:val="24"/>
          <w:szCs w:val="24"/>
        </w:rPr>
        <w:lastRenderedPageBreak/>
        <w:t>-NA-</w:t>
      </w:r>
    </w:p>
    <w:p w:rsidR="00235C41" w:rsidRDefault="00235C41" w:rsidP="008E27D2">
      <w:pPr>
        <w:pStyle w:val="Heading2"/>
        <w:numPr>
          <w:ilvl w:val="1"/>
          <w:numId w:val="11"/>
        </w:numPr>
      </w:pPr>
      <w:bookmarkStart w:id="592" w:name="_Toc459219467"/>
      <w:r>
        <w:t>Reports</w:t>
      </w:r>
      <w:bookmarkEnd w:id="592"/>
    </w:p>
    <w:p w:rsidR="00E93368" w:rsidRPr="00E93368" w:rsidRDefault="00E93368" w:rsidP="00E93368">
      <w:r w:rsidRPr="003E458C">
        <w:rPr>
          <w:rFonts w:asciiTheme="minorHAnsi" w:hAnsiTheme="minorHAnsi"/>
          <w:sz w:val="24"/>
          <w:szCs w:val="24"/>
        </w:rPr>
        <w:t>-NA-</w:t>
      </w:r>
    </w:p>
    <w:p w:rsidR="00235C41" w:rsidRPr="00235C41" w:rsidRDefault="00235C41" w:rsidP="00235C41"/>
    <w:p w:rsidR="008E27D2" w:rsidRDefault="008E27D2">
      <w:pPr>
        <w:rPr>
          <w:smallCaps/>
          <w:spacing w:val="5"/>
          <w:sz w:val="36"/>
          <w:szCs w:val="36"/>
        </w:rPr>
      </w:pPr>
      <w:r>
        <w:br w:type="page"/>
      </w:r>
    </w:p>
    <w:p w:rsidR="00235C41" w:rsidRDefault="00235C41" w:rsidP="00B83EDD">
      <w:pPr>
        <w:pStyle w:val="Heading1"/>
        <w:numPr>
          <w:ilvl w:val="0"/>
          <w:numId w:val="11"/>
        </w:numPr>
      </w:pPr>
      <w:bookmarkStart w:id="593" w:name="_Toc459219468"/>
      <w:r>
        <w:lastRenderedPageBreak/>
        <w:t xml:space="preserve">Pending for </w:t>
      </w:r>
      <w:proofErr w:type="gramStart"/>
      <w:r>
        <w:t>FRO(</w:t>
      </w:r>
      <w:proofErr w:type="gramEnd"/>
      <w:r>
        <w:t>Field Risk Officer) Approval</w:t>
      </w:r>
      <w:bookmarkEnd w:id="593"/>
    </w:p>
    <w:p w:rsidR="00235C41" w:rsidRDefault="00235C41" w:rsidP="008E27D2">
      <w:pPr>
        <w:pStyle w:val="Heading2"/>
        <w:numPr>
          <w:ilvl w:val="1"/>
          <w:numId w:val="11"/>
        </w:numPr>
      </w:pPr>
      <w:bookmarkStart w:id="594" w:name="_Toc459219469"/>
      <w:r>
        <w:t>UI Specification</w:t>
      </w:r>
      <w:bookmarkEnd w:id="594"/>
    </w:p>
    <w:p w:rsidR="00235C41" w:rsidRPr="00235C41" w:rsidRDefault="00235C41" w:rsidP="00235C41"/>
    <w:tbl>
      <w:tblPr>
        <w:tblStyle w:val="TableGrid"/>
        <w:tblW w:w="10456" w:type="dxa"/>
        <w:tblLayout w:type="fixed"/>
        <w:tblLook w:val="04A0" w:firstRow="1" w:lastRow="0" w:firstColumn="1" w:lastColumn="0" w:noHBand="0" w:noVBand="1"/>
      </w:tblPr>
      <w:tblGrid>
        <w:gridCol w:w="1668"/>
        <w:gridCol w:w="1275"/>
        <w:gridCol w:w="1134"/>
        <w:gridCol w:w="1276"/>
        <w:gridCol w:w="1418"/>
        <w:gridCol w:w="3685"/>
      </w:tblGrid>
      <w:tr w:rsidR="00235C41" w:rsidRPr="008E27D2" w:rsidTr="008E27D2">
        <w:tc>
          <w:tcPr>
            <w:tcW w:w="1668" w:type="dxa"/>
          </w:tcPr>
          <w:p w:rsidR="00235C41" w:rsidRPr="008E27D2" w:rsidRDefault="00235C41" w:rsidP="004E6056">
            <w:pPr>
              <w:rPr>
                <w:rFonts w:asciiTheme="minorHAnsi" w:hAnsiTheme="minorHAnsi"/>
                <w:b/>
                <w:sz w:val="24"/>
                <w:szCs w:val="24"/>
              </w:rPr>
            </w:pPr>
            <w:r w:rsidRPr="008E27D2">
              <w:rPr>
                <w:rFonts w:asciiTheme="minorHAnsi" w:hAnsiTheme="minorHAnsi"/>
                <w:b/>
                <w:sz w:val="24"/>
                <w:szCs w:val="24"/>
              </w:rPr>
              <w:t>Field name</w:t>
            </w:r>
          </w:p>
        </w:tc>
        <w:tc>
          <w:tcPr>
            <w:tcW w:w="1275" w:type="dxa"/>
          </w:tcPr>
          <w:p w:rsidR="00235C41" w:rsidRPr="008E27D2" w:rsidRDefault="00235C41" w:rsidP="004E6056">
            <w:pPr>
              <w:rPr>
                <w:rFonts w:asciiTheme="minorHAnsi" w:hAnsiTheme="minorHAnsi"/>
                <w:b/>
                <w:sz w:val="24"/>
                <w:szCs w:val="24"/>
              </w:rPr>
            </w:pPr>
            <w:r w:rsidRPr="008E27D2">
              <w:rPr>
                <w:rFonts w:asciiTheme="minorHAnsi" w:hAnsiTheme="minorHAnsi"/>
                <w:b/>
                <w:sz w:val="24"/>
                <w:szCs w:val="24"/>
              </w:rPr>
              <w:t>Section</w:t>
            </w:r>
          </w:p>
        </w:tc>
        <w:tc>
          <w:tcPr>
            <w:tcW w:w="1134" w:type="dxa"/>
          </w:tcPr>
          <w:p w:rsidR="00235C41" w:rsidRPr="008E27D2" w:rsidRDefault="00235C41" w:rsidP="004E6056">
            <w:pPr>
              <w:rPr>
                <w:rFonts w:asciiTheme="minorHAnsi" w:hAnsiTheme="minorHAnsi"/>
                <w:b/>
                <w:sz w:val="24"/>
                <w:szCs w:val="24"/>
              </w:rPr>
            </w:pPr>
            <w:r w:rsidRPr="008E27D2">
              <w:rPr>
                <w:rFonts w:asciiTheme="minorHAnsi" w:hAnsiTheme="minorHAnsi"/>
                <w:b/>
                <w:sz w:val="24"/>
                <w:szCs w:val="24"/>
              </w:rPr>
              <w:t xml:space="preserve">Data Type </w:t>
            </w:r>
          </w:p>
        </w:tc>
        <w:tc>
          <w:tcPr>
            <w:tcW w:w="1276" w:type="dxa"/>
          </w:tcPr>
          <w:p w:rsidR="00235C41" w:rsidRPr="008E27D2" w:rsidRDefault="00235C41" w:rsidP="004E6056">
            <w:pPr>
              <w:rPr>
                <w:rFonts w:asciiTheme="minorHAnsi" w:hAnsiTheme="minorHAnsi"/>
                <w:b/>
                <w:sz w:val="24"/>
                <w:szCs w:val="24"/>
              </w:rPr>
            </w:pPr>
            <w:r w:rsidRPr="008E27D2">
              <w:rPr>
                <w:rFonts w:asciiTheme="minorHAnsi" w:hAnsiTheme="minorHAnsi"/>
                <w:b/>
                <w:sz w:val="24"/>
                <w:szCs w:val="24"/>
              </w:rPr>
              <w:t>Attribute</w:t>
            </w:r>
          </w:p>
        </w:tc>
        <w:tc>
          <w:tcPr>
            <w:tcW w:w="1418" w:type="dxa"/>
          </w:tcPr>
          <w:p w:rsidR="00235C41" w:rsidRPr="008E27D2" w:rsidRDefault="00235C41" w:rsidP="004E6056">
            <w:pPr>
              <w:rPr>
                <w:rFonts w:asciiTheme="minorHAnsi" w:hAnsiTheme="minorHAnsi"/>
                <w:b/>
                <w:sz w:val="24"/>
                <w:szCs w:val="24"/>
              </w:rPr>
            </w:pPr>
            <w:r w:rsidRPr="008E27D2">
              <w:rPr>
                <w:rFonts w:asciiTheme="minorHAnsi" w:hAnsiTheme="minorHAnsi"/>
                <w:b/>
                <w:sz w:val="24"/>
                <w:szCs w:val="24"/>
              </w:rPr>
              <w:t>Validations/Restrictions</w:t>
            </w:r>
          </w:p>
        </w:tc>
        <w:tc>
          <w:tcPr>
            <w:tcW w:w="3685" w:type="dxa"/>
          </w:tcPr>
          <w:p w:rsidR="00235C41" w:rsidRPr="008E27D2" w:rsidRDefault="00235C41" w:rsidP="004E6056">
            <w:pPr>
              <w:rPr>
                <w:rFonts w:asciiTheme="minorHAnsi" w:hAnsiTheme="minorHAnsi"/>
                <w:b/>
                <w:sz w:val="24"/>
                <w:szCs w:val="24"/>
              </w:rPr>
            </w:pPr>
            <w:r w:rsidRPr="008E27D2">
              <w:rPr>
                <w:rFonts w:asciiTheme="minorHAnsi" w:hAnsiTheme="minorHAnsi"/>
                <w:b/>
                <w:sz w:val="24"/>
                <w:szCs w:val="24"/>
              </w:rPr>
              <w:t>Population logic</w:t>
            </w:r>
          </w:p>
        </w:tc>
      </w:tr>
      <w:tr w:rsidR="00235C41" w:rsidRPr="008E27D2" w:rsidTr="008E27D2">
        <w:tc>
          <w:tcPr>
            <w:tcW w:w="1668" w:type="dxa"/>
          </w:tcPr>
          <w:p w:rsidR="00235C41" w:rsidRPr="008E27D2" w:rsidRDefault="00235C41" w:rsidP="004E6056">
            <w:pPr>
              <w:rPr>
                <w:rFonts w:asciiTheme="minorHAnsi" w:hAnsiTheme="minorHAnsi"/>
                <w:sz w:val="24"/>
                <w:szCs w:val="24"/>
              </w:rPr>
            </w:pPr>
            <w:r w:rsidRPr="008E27D2">
              <w:rPr>
                <w:rFonts w:asciiTheme="minorHAnsi" w:hAnsiTheme="minorHAnsi"/>
                <w:sz w:val="24"/>
                <w:szCs w:val="24"/>
              </w:rPr>
              <w:t>Tranche details</w:t>
            </w:r>
          </w:p>
        </w:tc>
        <w:tc>
          <w:tcPr>
            <w:tcW w:w="1275" w:type="dxa"/>
          </w:tcPr>
          <w:p w:rsidR="00235C41" w:rsidRPr="008E27D2" w:rsidRDefault="00235C41" w:rsidP="004E6056">
            <w:pPr>
              <w:rPr>
                <w:rFonts w:asciiTheme="minorHAnsi" w:hAnsiTheme="minorHAnsi"/>
                <w:sz w:val="24"/>
                <w:szCs w:val="24"/>
              </w:rPr>
            </w:pPr>
            <w:r w:rsidRPr="008E27D2">
              <w:rPr>
                <w:rFonts w:asciiTheme="minorHAnsi" w:hAnsiTheme="minorHAnsi"/>
                <w:sz w:val="24"/>
                <w:szCs w:val="24"/>
              </w:rPr>
              <w:t>Sanction details</w:t>
            </w:r>
          </w:p>
        </w:tc>
        <w:tc>
          <w:tcPr>
            <w:tcW w:w="1134" w:type="dxa"/>
          </w:tcPr>
          <w:p w:rsidR="00235C41" w:rsidRPr="008E27D2" w:rsidRDefault="00235C41" w:rsidP="004E6056">
            <w:pPr>
              <w:rPr>
                <w:rFonts w:asciiTheme="minorHAnsi" w:hAnsiTheme="minorHAnsi"/>
                <w:sz w:val="24"/>
                <w:szCs w:val="24"/>
              </w:rPr>
            </w:pPr>
            <w:r w:rsidRPr="008E27D2">
              <w:rPr>
                <w:rFonts w:asciiTheme="minorHAnsi" w:hAnsiTheme="minorHAnsi"/>
                <w:sz w:val="24"/>
                <w:szCs w:val="24"/>
              </w:rPr>
              <w:t>Text</w:t>
            </w:r>
          </w:p>
        </w:tc>
        <w:tc>
          <w:tcPr>
            <w:tcW w:w="1276" w:type="dxa"/>
          </w:tcPr>
          <w:p w:rsidR="00235C41" w:rsidRPr="008E27D2" w:rsidRDefault="00235C41" w:rsidP="004E6056">
            <w:pPr>
              <w:rPr>
                <w:rFonts w:asciiTheme="minorHAnsi" w:hAnsiTheme="minorHAnsi"/>
                <w:sz w:val="24"/>
                <w:szCs w:val="24"/>
              </w:rPr>
            </w:pPr>
            <w:r w:rsidRPr="008E27D2">
              <w:rPr>
                <w:rFonts w:asciiTheme="minorHAnsi" w:hAnsiTheme="minorHAnsi"/>
                <w:sz w:val="24"/>
                <w:szCs w:val="24"/>
              </w:rPr>
              <w:t>Read</w:t>
            </w:r>
          </w:p>
        </w:tc>
        <w:tc>
          <w:tcPr>
            <w:tcW w:w="1418" w:type="dxa"/>
          </w:tcPr>
          <w:p w:rsidR="00235C41" w:rsidRPr="008E27D2" w:rsidRDefault="00235C41" w:rsidP="004E6056">
            <w:pPr>
              <w:rPr>
                <w:rFonts w:asciiTheme="minorHAnsi" w:hAnsiTheme="minorHAnsi"/>
                <w:sz w:val="24"/>
                <w:szCs w:val="24"/>
              </w:rPr>
            </w:pPr>
          </w:p>
        </w:tc>
        <w:tc>
          <w:tcPr>
            <w:tcW w:w="3685" w:type="dxa"/>
          </w:tcPr>
          <w:p w:rsidR="00235C41" w:rsidRPr="008E27D2" w:rsidRDefault="00235C41" w:rsidP="004E6056">
            <w:pPr>
              <w:rPr>
                <w:rFonts w:asciiTheme="minorHAnsi" w:hAnsiTheme="minorHAnsi"/>
                <w:sz w:val="24"/>
                <w:szCs w:val="24"/>
              </w:rPr>
            </w:pPr>
            <w:r w:rsidRPr="008E27D2">
              <w:rPr>
                <w:rFonts w:asciiTheme="minorHAnsi" w:hAnsiTheme="minorHAnsi"/>
                <w:sz w:val="24"/>
                <w:szCs w:val="24"/>
              </w:rPr>
              <w:t>Sample as below:</w:t>
            </w:r>
          </w:p>
          <w:p w:rsidR="00235C41" w:rsidRPr="008E27D2" w:rsidRDefault="00235C41" w:rsidP="004E6056">
            <w:pPr>
              <w:rPr>
                <w:rFonts w:asciiTheme="minorHAnsi" w:hAnsiTheme="minorHAnsi"/>
                <w:sz w:val="24"/>
                <w:szCs w:val="24"/>
              </w:rPr>
            </w:pPr>
            <w:r w:rsidRPr="008E27D2">
              <w:rPr>
                <w:rFonts w:asciiTheme="minorHAnsi" w:hAnsiTheme="minorHAnsi"/>
                <w:sz w:val="24"/>
                <w:szCs w:val="24"/>
              </w:rPr>
              <w:t>1</w:t>
            </w:r>
            <w:r w:rsidRPr="008E27D2">
              <w:rPr>
                <w:rFonts w:asciiTheme="minorHAnsi" w:hAnsiTheme="minorHAnsi"/>
                <w:sz w:val="24"/>
                <w:szCs w:val="24"/>
                <w:vertAlign w:val="superscript"/>
              </w:rPr>
              <w:t>st</w:t>
            </w:r>
            <w:r w:rsidRPr="008E27D2">
              <w:rPr>
                <w:rFonts w:asciiTheme="minorHAnsi" w:hAnsiTheme="minorHAnsi"/>
                <w:sz w:val="24"/>
                <w:szCs w:val="24"/>
              </w:rPr>
              <w:t xml:space="preserve"> tranche – 50%</w:t>
            </w:r>
          </w:p>
          <w:p w:rsidR="00235C41" w:rsidRPr="008E27D2" w:rsidRDefault="00235C41" w:rsidP="004E6056">
            <w:pPr>
              <w:rPr>
                <w:rFonts w:asciiTheme="minorHAnsi" w:hAnsiTheme="minorHAnsi"/>
                <w:sz w:val="24"/>
                <w:szCs w:val="24"/>
              </w:rPr>
            </w:pPr>
            <w:r w:rsidRPr="008E27D2">
              <w:rPr>
                <w:rFonts w:asciiTheme="minorHAnsi" w:hAnsiTheme="minorHAnsi"/>
                <w:sz w:val="24"/>
                <w:szCs w:val="24"/>
              </w:rPr>
              <w:t>2</w:t>
            </w:r>
            <w:r w:rsidRPr="008E27D2">
              <w:rPr>
                <w:rFonts w:asciiTheme="minorHAnsi" w:hAnsiTheme="minorHAnsi"/>
                <w:sz w:val="24"/>
                <w:szCs w:val="24"/>
                <w:vertAlign w:val="superscript"/>
              </w:rPr>
              <w:t>nd</w:t>
            </w:r>
            <w:r w:rsidRPr="008E27D2">
              <w:rPr>
                <w:rFonts w:asciiTheme="minorHAnsi" w:hAnsiTheme="minorHAnsi"/>
                <w:sz w:val="24"/>
                <w:szCs w:val="24"/>
              </w:rPr>
              <w:t xml:space="preserve"> tranche – 30%</w:t>
            </w:r>
          </w:p>
          <w:p w:rsidR="00235C41" w:rsidRPr="008E27D2" w:rsidRDefault="00235C41" w:rsidP="004E6056">
            <w:pPr>
              <w:rPr>
                <w:rFonts w:asciiTheme="minorHAnsi" w:hAnsiTheme="minorHAnsi"/>
                <w:sz w:val="24"/>
                <w:szCs w:val="24"/>
              </w:rPr>
            </w:pPr>
            <w:r w:rsidRPr="008E27D2">
              <w:rPr>
                <w:rFonts w:asciiTheme="minorHAnsi" w:hAnsiTheme="minorHAnsi"/>
                <w:sz w:val="24"/>
                <w:szCs w:val="24"/>
              </w:rPr>
              <w:t>3</w:t>
            </w:r>
            <w:r w:rsidRPr="008E27D2">
              <w:rPr>
                <w:rFonts w:asciiTheme="minorHAnsi" w:hAnsiTheme="minorHAnsi"/>
                <w:sz w:val="24"/>
                <w:szCs w:val="24"/>
                <w:vertAlign w:val="superscript"/>
              </w:rPr>
              <w:t>rd</w:t>
            </w:r>
            <w:r w:rsidRPr="008E27D2">
              <w:rPr>
                <w:rFonts w:asciiTheme="minorHAnsi" w:hAnsiTheme="minorHAnsi"/>
                <w:sz w:val="24"/>
                <w:szCs w:val="24"/>
              </w:rPr>
              <w:t xml:space="preserve"> tranche – 20%</w:t>
            </w:r>
          </w:p>
          <w:p w:rsidR="00235C41" w:rsidRPr="008E27D2" w:rsidRDefault="00235C41" w:rsidP="004E6056">
            <w:pPr>
              <w:rPr>
                <w:rFonts w:asciiTheme="minorHAnsi" w:hAnsiTheme="minorHAnsi"/>
                <w:sz w:val="24"/>
                <w:szCs w:val="24"/>
              </w:rPr>
            </w:pPr>
            <w:r w:rsidRPr="008E27D2">
              <w:rPr>
                <w:rFonts w:asciiTheme="minorHAnsi" w:hAnsiTheme="minorHAnsi"/>
                <w:sz w:val="24"/>
                <w:szCs w:val="24"/>
              </w:rPr>
              <w:t>Remarks will be mentioned at the time of sanction example – second tranche to be disbursed only after machinery is purchased.</w:t>
            </w:r>
          </w:p>
          <w:p w:rsidR="00235C41" w:rsidRPr="008E27D2" w:rsidRDefault="00235C41" w:rsidP="004E6056">
            <w:pPr>
              <w:rPr>
                <w:rFonts w:asciiTheme="minorHAnsi" w:hAnsiTheme="minorHAnsi"/>
                <w:sz w:val="24"/>
                <w:szCs w:val="24"/>
              </w:rPr>
            </w:pPr>
          </w:p>
        </w:tc>
      </w:tr>
      <w:tr w:rsidR="00235C41" w:rsidRPr="008E27D2" w:rsidTr="008E27D2">
        <w:tc>
          <w:tcPr>
            <w:tcW w:w="1668" w:type="dxa"/>
          </w:tcPr>
          <w:p w:rsidR="00235C41" w:rsidRPr="008E27D2" w:rsidRDefault="00235C41" w:rsidP="004E6056">
            <w:pPr>
              <w:rPr>
                <w:rFonts w:asciiTheme="minorHAnsi" w:hAnsiTheme="minorHAnsi"/>
                <w:sz w:val="24"/>
                <w:szCs w:val="24"/>
              </w:rPr>
            </w:pPr>
            <w:r w:rsidRPr="008E27D2">
              <w:rPr>
                <w:rFonts w:asciiTheme="minorHAnsi" w:hAnsiTheme="minorHAnsi"/>
                <w:sz w:val="24"/>
                <w:szCs w:val="24"/>
              </w:rPr>
              <w:t>Approve/Reject</w:t>
            </w:r>
          </w:p>
        </w:tc>
        <w:tc>
          <w:tcPr>
            <w:tcW w:w="1275" w:type="dxa"/>
          </w:tcPr>
          <w:p w:rsidR="00235C41" w:rsidRPr="008E27D2" w:rsidRDefault="007E4909" w:rsidP="004E6056">
            <w:pPr>
              <w:rPr>
                <w:rFonts w:asciiTheme="minorHAnsi" w:hAnsiTheme="minorHAnsi"/>
                <w:sz w:val="24"/>
                <w:szCs w:val="24"/>
              </w:rPr>
            </w:pPr>
            <w:r w:rsidRPr="008E27D2">
              <w:rPr>
                <w:rFonts w:asciiTheme="minorHAnsi" w:hAnsiTheme="minorHAnsi"/>
                <w:sz w:val="24"/>
                <w:szCs w:val="24"/>
              </w:rPr>
              <w:t xml:space="preserve">FRO </w:t>
            </w:r>
            <w:r w:rsidR="00235C41" w:rsidRPr="008E27D2">
              <w:rPr>
                <w:rFonts w:asciiTheme="minorHAnsi" w:hAnsiTheme="minorHAnsi"/>
                <w:sz w:val="24"/>
                <w:szCs w:val="24"/>
              </w:rPr>
              <w:t>Verification details</w:t>
            </w:r>
          </w:p>
        </w:tc>
        <w:tc>
          <w:tcPr>
            <w:tcW w:w="1134" w:type="dxa"/>
          </w:tcPr>
          <w:p w:rsidR="00235C41" w:rsidRPr="008E27D2" w:rsidRDefault="00235C41" w:rsidP="004E6056">
            <w:pPr>
              <w:rPr>
                <w:rFonts w:asciiTheme="minorHAnsi" w:hAnsiTheme="minorHAnsi"/>
                <w:sz w:val="24"/>
                <w:szCs w:val="24"/>
              </w:rPr>
            </w:pPr>
            <w:r w:rsidRPr="008E27D2">
              <w:rPr>
                <w:rFonts w:asciiTheme="minorHAnsi" w:hAnsiTheme="minorHAnsi"/>
                <w:sz w:val="24"/>
                <w:szCs w:val="24"/>
              </w:rPr>
              <w:t>Radio button</w:t>
            </w:r>
          </w:p>
        </w:tc>
        <w:tc>
          <w:tcPr>
            <w:tcW w:w="1276" w:type="dxa"/>
          </w:tcPr>
          <w:p w:rsidR="00235C41" w:rsidRPr="008E27D2" w:rsidRDefault="00235C41" w:rsidP="004E6056">
            <w:pPr>
              <w:rPr>
                <w:rFonts w:asciiTheme="minorHAnsi" w:hAnsiTheme="minorHAnsi"/>
                <w:sz w:val="24"/>
                <w:szCs w:val="24"/>
              </w:rPr>
            </w:pPr>
            <w:r w:rsidRPr="008E27D2">
              <w:rPr>
                <w:rFonts w:asciiTheme="minorHAnsi" w:hAnsiTheme="minorHAnsi"/>
                <w:sz w:val="24"/>
                <w:szCs w:val="24"/>
              </w:rPr>
              <w:t>Write</w:t>
            </w:r>
          </w:p>
        </w:tc>
        <w:tc>
          <w:tcPr>
            <w:tcW w:w="1418" w:type="dxa"/>
          </w:tcPr>
          <w:p w:rsidR="00235C41" w:rsidRPr="008E27D2" w:rsidRDefault="00235C41" w:rsidP="004E6056">
            <w:pPr>
              <w:rPr>
                <w:rFonts w:asciiTheme="minorHAnsi" w:hAnsiTheme="minorHAnsi"/>
                <w:sz w:val="24"/>
                <w:szCs w:val="24"/>
              </w:rPr>
            </w:pPr>
          </w:p>
        </w:tc>
        <w:tc>
          <w:tcPr>
            <w:tcW w:w="3685" w:type="dxa"/>
          </w:tcPr>
          <w:p w:rsidR="00235C41" w:rsidRPr="008E27D2" w:rsidRDefault="00235C41" w:rsidP="004E6056">
            <w:pPr>
              <w:rPr>
                <w:rFonts w:asciiTheme="minorHAnsi" w:hAnsiTheme="minorHAnsi"/>
                <w:sz w:val="24"/>
                <w:szCs w:val="24"/>
              </w:rPr>
            </w:pPr>
          </w:p>
        </w:tc>
      </w:tr>
      <w:tr w:rsidR="007E4909" w:rsidRPr="008E27D2" w:rsidTr="008E27D2">
        <w:tc>
          <w:tcPr>
            <w:tcW w:w="1668" w:type="dxa"/>
          </w:tcPr>
          <w:p w:rsidR="007E4909" w:rsidRPr="008E27D2" w:rsidRDefault="007E4909" w:rsidP="004E6056">
            <w:pPr>
              <w:rPr>
                <w:rFonts w:asciiTheme="minorHAnsi" w:hAnsiTheme="minorHAnsi"/>
                <w:sz w:val="24"/>
                <w:szCs w:val="24"/>
              </w:rPr>
            </w:pPr>
            <w:r w:rsidRPr="008E27D2">
              <w:rPr>
                <w:rFonts w:asciiTheme="minorHAnsi" w:hAnsiTheme="minorHAnsi"/>
                <w:sz w:val="24"/>
                <w:szCs w:val="24"/>
              </w:rPr>
              <w:t>Approve Remarks</w:t>
            </w:r>
          </w:p>
        </w:tc>
        <w:tc>
          <w:tcPr>
            <w:tcW w:w="1275" w:type="dxa"/>
          </w:tcPr>
          <w:p w:rsidR="007E4909" w:rsidRPr="008E27D2" w:rsidRDefault="007E4909" w:rsidP="004E6056">
            <w:pPr>
              <w:rPr>
                <w:rFonts w:asciiTheme="minorHAnsi" w:hAnsiTheme="minorHAnsi"/>
                <w:sz w:val="24"/>
                <w:szCs w:val="24"/>
              </w:rPr>
            </w:pPr>
            <w:r w:rsidRPr="008E27D2">
              <w:rPr>
                <w:rFonts w:asciiTheme="minorHAnsi" w:hAnsiTheme="minorHAnsi"/>
                <w:sz w:val="24"/>
                <w:szCs w:val="24"/>
              </w:rPr>
              <w:t>FRO Verification details</w:t>
            </w:r>
          </w:p>
        </w:tc>
        <w:tc>
          <w:tcPr>
            <w:tcW w:w="1134" w:type="dxa"/>
          </w:tcPr>
          <w:p w:rsidR="007E4909" w:rsidRPr="008E27D2" w:rsidRDefault="007E4909" w:rsidP="004E6056">
            <w:pPr>
              <w:rPr>
                <w:rFonts w:asciiTheme="minorHAnsi" w:hAnsiTheme="minorHAnsi"/>
                <w:sz w:val="24"/>
                <w:szCs w:val="24"/>
              </w:rPr>
            </w:pPr>
            <w:r w:rsidRPr="008E27D2">
              <w:rPr>
                <w:rFonts w:asciiTheme="minorHAnsi" w:hAnsiTheme="minorHAnsi"/>
                <w:sz w:val="24"/>
                <w:szCs w:val="24"/>
              </w:rPr>
              <w:t>Text</w:t>
            </w:r>
          </w:p>
        </w:tc>
        <w:tc>
          <w:tcPr>
            <w:tcW w:w="1276" w:type="dxa"/>
          </w:tcPr>
          <w:p w:rsidR="007E4909" w:rsidRPr="008E27D2" w:rsidRDefault="007E4909" w:rsidP="004E6056">
            <w:pPr>
              <w:rPr>
                <w:rFonts w:asciiTheme="minorHAnsi" w:hAnsiTheme="minorHAnsi"/>
                <w:sz w:val="24"/>
                <w:szCs w:val="24"/>
              </w:rPr>
            </w:pPr>
            <w:r w:rsidRPr="008E27D2">
              <w:rPr>
                <w:rFonts w:asciiTheme="minorHAnsi" w:hAnsiTheme="minorHAnsi"/>
                <w:sz w:val="24"/>
                <w:szCs w:val="24"/>
              </w:rPr>
              <w:t>Write</w:t>
            </w:r>
          </w:p>
        </w:tc>
        <w:tc>
          <w:tcPr>
            <w:tcW w:w="1418" w:type="dxa"/>
          </w:tcPr>
          <w:p w:rsidR="007E4909" w:rsidRPr="008E27D2" w:rsidRDefault="007E4909" w:rsidP="004E6056">
            <w:pPr>
              <w:rPr>
                <w:rFonts w:asciiTheme="minorHAnsi" w:hAnsiTheme="minorHAnsi"/>
                <w:sz w:val="24"/>
                <w:szCs w:val="24"/>
              </w:rPr>
            </w:pPr>
            <w:r w:rsidRPr="008E27D2">
              <w:rPr>
                <w:rFonts w:asciiTheme="minorHAnsi" w:hAnsiTheme="minorHAnsi"/>
                <w:sz w:val="24"/>
                <w:szCs w:val="24"/>
              </w:rPr>
              <w:t>Limit up to 200 characters</w:t>
            </w:r>
          </w:p>
        </w:tc>
        <w:tc>
          <w:tcPr>
            <w:tcW w:w="3685" w:type="dxa"/>
          </w:tcPr>
          <w:p w:rsidR="007E4909" w:rsidRPr="008E27D2" w:rsidRDefault="007E4909" w:rsidP="004E6056">
            <w:pPr>
              <w:rPr>
                <w:rFonts w:asciiTheme="minorHAnsi" w:hAnsiTheme="minorHAnsi"/>
                <w:sz w:val="24"/>
                <w:szCs w:val="24"/>
              </w:rPr>
            </w:pPr>
          </w:p>
        </w:tc>
      </w:tr>
      <w:tr w:rsidR="007E4909" w:rsidRPr="008E27D2" w:rsidTr="008E27D2">
        <w:tc>
          <w:tcPr>
            <w:tcW w:w="1668" w:type="dxa"/>
          </w:tcPr>
          <w:p w:rsidR="007E4909" w:rsidRPr="008E27D2" w:rsidRDefault="007E4909" w:rsidP="004E6056">
            <w:pPr>
              <w:rPr>
                <w:rFonts w:asciiTheme="minorHAnsi" w:hAnsiTheme="minorHAnsi"/>
                <w:sz w:val="24"/>
                <w:szCs w:val="24"/>
              </w:rPr>
            </w:pPr>
            <w:r w:rsidRPr="008E27D2">
              <w:rPr>
                <w:rFonts w:asciiTheme="minorHAnsi" w:hAnsiTheme="minorHAnsi"/>
                <w:sz w:val="24"/>
                <w:szCs w:val="24"/>
              </w:rPr>
              <w:t>Rejection remarks</w:t>
            </w:r>
          </w:p>
        </w:tc>
        <w:tc>
          <w:tcPr>
            <w:tcW w:w="1275" w:type="dxa"/>
          </w:tcPr>
          <w:p w:rsidR="007E4909" w:rsidRPr="008E27D2" w:rsidRDefault="007E4909" w:rsidP="004E6056">
            <w:pPr>
              <w:rPr>
                <w:rFonts w:asciiTheme="minorHAnsi" w:hAnsiTheme="minorHAnsi"/>
                <w:sz w:val="24"/>
                <w:szCs w:val="24"/>
              </w:rPr>
            </w:pPr>
            <w:r w:rsidRPr="008E27D2">
              <w:rPr>
                <w:rFonts w:asciiTheme="minorHAnsi" w:hAnsiTheme="minorHAnsi"/>
                <w:sz w:val="24"/>
                <w:szCs w:val="24"/>
              </w:rPr>
              <w:t>FRO Verification details</w:t>
            </w:r>
          </w:p>
        </w:tc>
        <w:tc>
          <w:tcPr>
            <w:tcW w:w="1134" w:type="dxa"/>
          </w:tcPr>
          <w:p w:rsidR="007E4909" w:rsidRPr="008E27D2" w:rsidRDefault="007E4909" w:rsidP="004E6056">
            <w:pPr>
              <w:rPr>
                <w:rFonts w:asciiTheme="minorHAnsi" w:hAnsiTheme="minorHAnsi"/>
                <w:sz w:val="24"/>
                <w:szCs w:val="24"/>
              </w:rPr>
            </w:pPr>
            <w:r w:rsidRPr="008E27D2">
              <w:rPr>
                <w:rFonts w:asciiTheme="minorHAnsi" w:hAnsiTheme="minorHAnsi"/>
                <w:sz w:val="24"/>
                <w:szCs w:val="24"/>
              </w:rPr>
              <w:t>Text</w:t>
            </w:r>
          </w:p>
        </w:tc>
        <w:tc>
          <w:tcPr>
            <w:tcW w:w="1276" w:type="dxa"/>
          </w:tcPr>
          <w:p w:rsidR="007E4909" w:rsidRPr="008E27D2" w:rsidRDefault="007E4909" w:rsidP="004E6056">
            <w:pPr>
              <w:rPr>
                <w:rFonts w:asciiTheme="minorHAnsi" w:hAnsiTheme="minorHAnsi"/>
                <w:sz w:val="24"/>
                <w:szCs w:val="24"/>
              </w:rPr>
            </w:pPr>
            <w:r w:rsidRPr="008E27D2">
              <w:rPr>
                <w:rFonts w:asciiTheme="minorHAnsi" w:hAnsiTheme="minorHAnsi"/>
                <w:sz w:val="24"/>
                <w:szCs w:val="24"/>
              </w:rPr>
              <w:t>Write</w:t>
            </w:r>
          </w:p>
        </w:tc>
        <w:tc>
          <w:tcPr>
            <w:tcW w:w="1418" w:type="dxa"/>
          </w:tcPr>
          <w:p w:rsidR="007E4909" w:rsidRPr="008E27D2" w:rsidRDefault="007E4909" w:rsidP="004E6056">
            <w:pPr>
              <w:rPr>
                <w:rFonts w:asciiTheme="minorHAnsi" w:hAnsiTheme="minorHAnsi"/>
                <w:sz w:val="24"/>
                <w:szCs w:val="24"/>
              </w:rPr>
            </w:pPr>
            <w:r w:rsidRPr="008E27D2">
              <w:rPr>
                <w:rFonts w:asciiTheme="minorHAnsi" w:hAnsiTheme="minorHAnsi"/>
                <w:sz w:val="24"/>
                <w:szCs w:val="24"/>
              </w:rPr>
              <w:t>Limit up to 200 characters</w:t>
            </w:r>
          </w:p>
        </w:tc>
        <w:tc>
          <w:tcPr>
            <w:tcW w:w="3685" w:type="dxa"/>
          </w:tcPr>
          <w:p w:rsidR="007E4909" w:rsidRPr="008E27D2" w:rsidRDefault="007E4909" w:rsidP="004E6056">
            <w:pPr>
              <w:rPr>
                <w:rFonts w:asciiTheme="minorHAnsi" w:hAnsiTheme="minorHAnsi"/>
                <w:sz w:val="24"/>
                <w:szCs w:val="24"/>
              </w:rPr>
            </w:pPr>
          </w:p>
          <w:p w:rsidR="007E4909" w:rsidRPr="008E27D2" w:rsidRDefault="007E4909" w:rsidP="004E6056">
            <w:pPr>
              <w:rPr>
                <w:rFonts w:asciiTheme="minorHAnsi" w:hAnsiTheme="minorHAnsi"/>
                <w:sz w:val="24"/>
                <w:szCs w:val="24"/>
              </w:rPr>
            </w:pPr>
          </w:p>
        </w:tc>
      </w:tr>
      <w:tr w:rsidR="00BA333F" w:rsidRPr="008E27D2" w:rsidTr="008E27D2">
        <w:tc>
          <w:tcPr>
            <w:tcW w:w="1668" w:type="dxa"/>
          </w:tcPr>
          <w:p w:rsidR="00BA333F" w:rsidRPr="008E27D2" w:rsidRDefault="00BA333F" w:rsidP="004E6056">
            <w:pPr>
              <w:rPr>
                <w:rFonts w:asciiTheme="minorHAnsi" w:hAnsiTheme="minorHAnsi"/>
                <w:sz w:val="24"/>
                <w:szCs w:val="24"/>
              </w:rPr>
            </w:pPr>
            <w:r w:rsidRPr="008E27D2">
              <w:rPr>
                <w:rFonts w:asciiTheme="minorHAnsi" w:hAnsiTheme="minorHAnsi"/>
                <w:sz w:val="24"/>
                <w:szCs w:val="24"/>
              </w:rPr>
              <w:t>Verification date</w:t>
            </w:r>
          </w:p>
        </w:tc>
        <w:tc>
          <w:tcPr>
            <w:tcW w:w="1275" w:type="dxa"/>
          </w:tcPr>
          <w:p w:rsidR="00BA333F" w:rsidRPr="008E27D2" w:rsidRDefault="00BA333F" w:rsidP="004E6056">
            <w:pPr>
              <w:rPr>
                <w:rFonts w:asciiTheme="minorHAnsi" w:hAnsiTheme="minorHAnsi"/>
                <w:sz w:val="24"/>
                <w:szCs w:val="24"/>
              </w:rPr>
            </w:pPr>
            <w:r w:rsidRPr="008E27D2">
              <w:rPr>
                <w:rFonts w:asciiTheme="minorHAnsi" w:hAnsiTheme="minorHAnsi"/>
                <w:sz w:val="24"/>
                <w:szCs w:val="24"/>
              </w:rPr>
              <w:t>FRO Verification details</w:t>
            </w:r>
          </w:p>
        </w:tc>
        <w:tc>
          <w:tcPr>
            <w:tcW w:w="1134" w:type="dxa"/>
          </w:tcPr>
          <w:p w:rsidR="00BA333F" w:rsidRPr="008E27D2" w:rsidRDefault="00BA333F" w:rsidP="004E6056">
            <w:pPr>
              <w:rPr>
                <w:rFonts w:asciiTheme="minorHAnsi" w:hAnsiTheme="minorHAnsi"/>
                <w:sz w:val="24"/>
                <w:szCs w:val="24"/>
              </w:rPr>
            </w:pPr>
            <w:r w:rsidRPr="008E27D2">
              <w:rPr>
                <w:rFonts w:asciiTheme="minorHAnsi" w:hAnsiTheme="minorHAnsi"/>
                <w:sz w:val="24"/>
                <w:szCs w:val="24"/>
              </w:rPr>
              <w:t>Date</w:t>
            </w:r>
          </w:p>
        </w:tc>
        <w:tc>
          <w:tcPr>
            <w:tcW w:w="1276" w:type="dxa"/>
          </w:tcPr>
          <w:p w:rsidR="00BA333F" w:rsidRPr="008E27D2" w:rsidRDefault="00BA333F" w:rsidP="004E6056">
            <w:pPr>
              <w:rPr>
                <w:rFonts w:asciiTheme="minorHAnsi" w:hAnsiTheme="minorHAnsi"/>
                <w:sz w:val="24"/>
                <w:szCs w:val="24"/>
              </w:rPr>
            </w:pPr>
            <w:r w:rsidRPr="008E27D2">
              <w:rPr>
                <w:rFonts w:asciiTheme="minorHAnsi" w:hAnsiTheme="minorHAnsi"/>
                <w:sz w:val="24"/>
                <w:szCs w:val="24"/>
              </w:rPr>
              <w:t>Write</w:t>
            </w:r>
          </w:p>
        </w:tc>
        <w:tc>
          <w:tcPr>
            <w:tcW w:w="1418" w:type="dxa"/>
          </w:tcPr>
          <w:p w:rsidR="00BA333F" w:rsidRPr="008E27D2" w:rsidRDefault="00BA333F" w:rsidP="004E6056">
            <w:pPr>
              <w:rPr>
                <w:rFonts w:asciiTheme="minorHAnsi" w:hAnsiTheme="minorHAnsi"/>
                <w:sz w:val="24"/>
                <w:szCs w:val="24"/>
              </w:rPr>
            </w:pPr>
            <w:r w:rsidRPr="008E27D2">
              <w:rPr>
                <w:rFonts w:asciiTheme="minorHAnsi" w:hAnsiTheme="minorHAnsi"/>
                <w:sz w:val="24"/>
                <w:szCs w:val="24"/>
              </w:rPr>
              <w:t>Today and greater than today</w:t>
            </w:r>
          </w:p>
        </w:tc>
        <w:tc>
          <w:tcPr>
            <w:tcW w:w="3685" w:type="dxa"/>
          </w:tcPr>
          <w:p w:rsidR="00BA333F" w:rsidRPr="008E27D2" w:rsidRDefault="00BA333F" w:rsidP="004E6056">
            <w:pPr>
              <w:rPr>
                <w:rFonts w:asciiTheme="minorHAnsi" w:hAnsiTheme="minorHAnsi"/>
                <w:sz w:val="24"/>
                <w:szCs w:val="24"/>
              </w:rPr>
            </w:pPr>
          </w:p>
        </w:tc>
      </w:tr>
    </w:tbl>
    <w:p w:rsidR="008944E1" w:rsidRDefault="008944E1" w:rsidP="002626F1"/>
    <w:p w:rsidR="006D6E8A" w:rsidRDefault="006D6E8A" w:rsidP="008E27D2">
      <w:pPr>
        <w:pStyle w:val="Heading2"/>
        <w:numPr>
          <w:ilvl w:val="1"/>
          <w:numId w:val="11"/>
        </w:numPr>
      </w:pPr>
      <w:bookmarkStart w:id="595" w:name="_Toc459219470"/>
      <w:r>
        <w:t>Screenshots</w:t>
      </w:r>
      <w:bookmarkEnd w:id="595"/>
    </w:p>
    <w:p w:rsidR="00586BD7" w:rsidRDefault="00586BD7" w:rsidP="00444776">
      <w:pPr>
        <w:rPr>
          <w:ins w:id="596" w:author="karthik Anandan | IFMR Rural Finance" w:date="2016-08-17T16:49:00Z"/>
          <w:noProof/>
          <w:lang w:val="en-IN" w:eastAsia="en-IN"/>
        </w:rPr>
      </w:pPr>
    </w:p>
    <w:p w:rsidR="00444776" w:rsidRPr="00444776" w:rsidRDefault="00586BD7" w:rsidP="00444776">
      <w:ins w:id="597" w:author="karthik Anandan | IFMR Rural Finance" w:date="2016-08-17T16:49:00Z">
        <w:r>
          <w:rPr>
            <w:noProof/>
            <w:lang w:val="en-IN" w:eastAsia="en-IN"/>
          </w:rPr>
          <w:lastRenderedPageBreak/>
          <w:drawing>
            <wp:inline distT="0" distB="0" distL="0" distR="0" wp14:anchorId="1E8740C3" wp14:editId="4470F53C">
              <wp:extent cx="5755005" cy="23069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55005" cy="2306921"/>
                      </a:xfrm>
                      <a:prstGeom prst="rect">
                        <a:avLst/>
                      </a:prstGeom>
                    </pic:spPr>
                  </pic:pic>
                </a:graphicData>
              </a:graphic>
            </wp:inline>
          </w:drawing>
        </w:r>
      </w:ins>
      <w:del w:id="598" w:author="karthik Anandan | IFMR Rural Finance" w:date="2016-08-17T17:02:00Z">
        <w:r w:rsidR="00507132" w:rsidDel="00311042">
          <w:rPr>
            <w:noProof/>
            <w:lang w:val="en-IN" w:eastAsia="en-IN"/>
          </w:rPr>
          <w:drawing>
            <wp:inline distT="0" distB="0" distL="0" distR="0" wp14:anchorId="07727E37" wp14:editId="4E60B1B0">
              <wp:extent cx="5755005" cy="3003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42">
                        <a:extLst>
                          <a:ext uri="{28A0092B-C50C-407E-A947-70E740481C1C}">
                            <a14:useLocalDpi xmlns:a14="http://schemas.microsoft.com/office/drawing/2010/main" val="0"/>
                          </a:ext>
                        </a:extLst>
                      </a:blip>
                      <a:stretch>
                        <a:fillRect/>
                      </a:stretch>
                    </pic:blipFill>
                    <pic:spPr>
                      <a:xfrm>
                        <a:off x="0" y="0"/>
                        <a:ext cx="5755005" cy="3003550"/>
                      </a:xfrm>
                      <a:prstGeom prst="rect">
                        <a:avLst/>
                      </a:prstGeom>
                    </pic:spPr>
                  </pic:pic>
                </a:graphicData>
              </a:graphic>
            </wp:inline>
          </w:drawing>
        </w:r>
      </w:del>
      <w:ins w:id="599" w:author="karthik Anandan | IFMR Rural Finance" w:date="2016-08-17T17:02:00Z">
        <w:r w:rsidR="00311042">
          <w:rPr>
            <w:noProof/>
            <w:lang w:val="en-IN" w:eastAsia="en-IN"/>
          </w:rPr>
          <w:drawing>
            <wp:inline distT="0" distB="0" distL="0" distR="0">
              <wp:extent cx="5755005" cy="4543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43">
                        <a:extLst>
                          <a:ext uri="{28A0092B-C50C-407E-A947-70E740481C1C}">
                            <a14:useLocalDpi xmlns:a14="http://schemas.microsoft.com/office/drawing/2010/main" val="0"/>
                          </a:ext>
                        </a:extLst>
                      </a:blip>
                      <a:stretch>
                        <a:fillRect/>
                      </a:stretch>
                    </pic:blipFill>
                    <pic:spPr>
                      <a:xfrm>
                        <a:off x="0" y="0"/>
                        <a:ext cx="5755005" cy="4543425"/>
                      </a:xfrm>
                      <a:prstGeom prst="rect">
                        <a:avLst/>
                      </a:prstGeom>
                    </pic:spPr>
                  </pic:pic>
                </a:graphicData>
              </a:graphic>
            </wp:inline>
          </w:drawing>
        </w:r>
      </w:ins>
    </w:p>
    <w:p w:rsidR="007E4909" w:rsidRDefault="007E4909" w:rsidP="008E27D2">
      <w:pPr>
        <w:pStyle w:val="Heading2"/>
        <w:numPr>
          <w:ilvl w:val="1"/>
          <w:numId w:val="11"/>
        </w:numPr>
      </w:pPr>
      <w:bookmarkStart w:id="600" w:name="_Toc459219471"/>
      <w:r>
        <w:t>Functional Requirements</w:t>
      </w:r>
      <w:bookmarkEnd w:id="600"/>
    </w:p>
    <w:p w:rsidR="00235C41" w:rsidRDefault="00235C41" w:rsidP="002626F1"/>
    <w:p w:rsidR="005A7A15" w:rsidRPr="008E27D2" w:rsidRDefault="006D6E8A" w:rsidP="006D6E8A">
      <w:pPr>
        <w:pStyle w:val="ListParagraph"/>
        <w:numPr>
          <w:ilvl w:val="0"/>
          <w:numId w:val="19"/>
        </w:numPr>
        <w:rPr>
          <w:rFonts w:asciiTheme="minorHAnsi" w:hAnsiTheme="minorHAnsi"/>
          <w:bCs/>
          <w:color w:val="000000" w:themeColor="text1"/>
          <w:sz w:val="24"/>
          <w:szCs w:val="24"/>
        </w:rPr>
      </w:pPr>
      <w:r w:rsidRPr="008E27D2">
        <w:rPr>
          <w:rFonts w:asciiTheme="minorHAnsi" w:hAnsiTheme="minorHAnsi"/>
          <w:bCs/>
          <w:color w:val="000000" w:themeColor="text1"/>
          <w:sz w:val="24"/>
          <w:szCs w:val="24"/>
        </w:rPr>
        <w:t>Field</w:t>
      </w:r>
      <w:r w:rsidR="007E4909" w:rsidRPr="008E27D2">
        <w:rPr>
          <w:rFonts w:asciiTheme="minorHAnsi" w:hAnsiTheme="minorHAnsi"/>
          <w:bCs/>
          <w:color w:val="000000" w:themeColor="text1"/>
          <w:sz w:val="24"/>
          <w:szCs w:val="24"/>
        </w:rPr>
        <w:t xml:space="preserve"> Risk Officer </w:t>
      </w:r>
      <w:r w:rsidR="00235C41" w:rsidRPr="008E27D2">
        <w:rPr>
          <w:rFonts w:asciiTheme="minorHAnsi" w:hAnsiTheme="minorHAnsi"/>
          <w:bCs/>
          <w:color w:val="000000" w:themeColor="text1"/>
          <w:sz w:val="24"/>
          <w:szCs w:val="24"/>
        </w:rPr>
        <w:t>logs in</w:t>
      </w:r>
    </w:p>
    <w:p w:rsidR="005A7A15" w:rsidRPr="008E27D2" w:rsidRDefault="005A7A15" w:rsidP="005A7A15">
      <w:pPr>
        <w:pStyle w:val="ListParagraph"/>
        <w:ind w:left="1980"/>
        <w:rPr>
          <w:rFonts w:asciiTheme="minorHAnsi" w:hAnsiTheme="minorHAnsi"/>
          <w:bCs/>
          <w:color w:val="000000" w:themeColor="text1"/>
          <w:sz w:val="24"/>
          <w:szCs w:val="24"/>
        </w:rPr>
      </w:pPr>
      <w:proofErr w:type="spellStart"/>
      <w:r w:rsidRPr="008E27D2">
        <w:rPr>
          <w:rFonts w:asciiTheme="minorHAnsi" w:hAnsiTheme="minorHAnsi"/>
          <w:bCs/>
          <w:color w:val="000000" w:themeColor="text1"/>
          <w:sz w:val="24"/>
          <w:szCs w:val="24"/>
        </w:rPr>
        <w:t>i</w:t>
      </w:r>
      <w:proofErr w:type="spellEnd"/>
      <w:r w:rsidRPr="008E27D2">
        <w:rPr>
          <w:rFonts w:asciiTheme="minorHAnsi" w:hAnsiTheme="minorHAnsi"/>
          <w:bCs/>
          <w:color w:val="000000" w:themeColor="text1"/>
          <w:sz w:val="24"/>
          <w:szCs w:val="24"/>
        </w:rPr>
        <w:t xml:space="preserve">. </w:t>
      </w:r>
      <w:r w:rsidR="00235C41" w:rsidRPr="008E27D2">
        <w:rPr>
          <w:rFonts w:asciiTheme="minorHAnsi" w:hAnsiTheme="minorHAnsi"/>
          <w:bCs/>
          <w:color w:val="000000" w:themeColor="text1"/>
          <w:sz w:val="24"/>
          <w:szCs w:val="24"/>
        </w:rPr>
        <w:t xml:space="preserve">All loans </w:t>
      </w:r>
      <w:r w:rsidR="007E4909" w:rsidRPr="008E27D2">
        <w:rPr>
          <w:rFonts w:asciiTheme="minorHAnsi" w:hAnsiTheme="minorHAnsi"/>
          <w:bCs/>
          <w:color w:val="000000" w:themeColor="text1"/>
          <w:sz w:val="24"/>
          <w:szCs w:val="24"/>
        </w:rPr>
        <w:t>pending for second or greater than</w:t>
      </w:r>
      <w:r w:rsidRPr="008E27D2">
        <w:rPr>
          <w:rFonts w:asciiTheme="minorHAnsi" w:hAnsiTheme="minorHAnsi"/>
          <w:bCs/>
          <w:color w:val="000000" w:themeColor="text1"/>
          <w:sz w:val="24"/>
          <w:szCs w:val="24"/>
        </w:rPr>
        <w:t xml:space="preserve"> second tranche will display in the dashboard. </w:t>
      </w:r>
    </w:p>
    <w:p w:rsidR="005A7A15" w:rsidRPr="008E27D2" w:rsidRDefault="005A7A15" w:rsidP="005A7A15">
      <w:pPr>
        <w:pStyle w:val="ListParagraph"/>
        <w:ind w:left="0"/>
        <w:rPr>
          <w:rFonts w:asciiTheme="minorHAnsi" w:hAnsiTheme="minorHAnsi"/>
          <w:bCs/>
          <w:color w:val="000000" w:themeColor="text1"/>
          <w:sz w:val="24"/>
          <w:szCs w:val="24"/>
        </w:rPr>
      </w:pPr>
      <w:r w:rsidRPr="008E27D2">
        <w:rPr>
          <w:rFonts w:asciiTheme="minorHAnsi" w:hAnsiTheme="minorHAnsi"/>
          <w:bCs/>
          <w:color w:val="000000" w:themeColor="text1"/>
          <w:sz w:val="24"/>
          <w:szCs w:val="24"/>
        </w:rPr>
        <w:t xml:space="preserve">                               </w:t>
      </w:r>
      <w:proofErr w:type="gramStart"/>
      <w:r w:rsidRPr="008E27D2">
        <w:rPr>
          <w:rFonts w:asciiTheme="minorHAnsi" w:hAnsiTheme="minorHAnsi"/>
          <w:bCs/>
          <w:color w:val="000000" w:themeColor="text1"/>
          <w:sz w:val="24"/>
          <w:szCs w:val="24"/>
        </w:rPr>
        <w:t>ii</w:t>
      </w:r>
      <w:proofErr w:type="gramEnd"/>
      <w:r w:rsidRPr="008E27D2">
        <w:rPr>
          <w:rFonts w:asciiTheme="minorHAnsi" w:hAnsiTheme="minorHAnsi"/>
          <w:bCs/>
          <w:color w:val="000000" w:themeColor="text1"/>
          <w:sz w:val="24"/>
          <w:szCs w:val="24"/>
        </w:rPr>
        <w:t>. Pending for tranche</w:t>
      </w:r>
      <w:r w:rsidR="00235C41" w:rsidRPr="008E27D2">
        <w:rPr>
          <w:rFonts w:asciiTheme="minorHAnsi" w:hAnsiTheme="minorHAnsi"/>
          <w:bCs/>
          <w:color w:val="000000" w:themeColor="text1"/>
          <w:sz w:val="24"/>
          <w:szCs w:val="24"/>
        </w:rPr>
        <w:t xml:space="preserve"> w</w:t>
      </w:r>
      <w:r w:rsidRPr="008E27D2">
        <w:rPr>
          <w:rFonts w:asciiTheme="minorHAnsi" w:hAnsiTheme="minorHAnsi"/>
          <w:bCs/>
          <w:color w:val="000000" w:themeColor="text1"/>
          <w:sz w:val="24"/>
          <w:szCs w:val="24"/>
        </w:rPr>
        <w:t xml:space="preserve">ith the count will be displayed.   </w:t>
      </w:r>
    </w:p>
    <w:p w:rsidR="005A7A15" w:rsidRPr="008E27D2" w:rsidRDefault="005A7A15" w:rsidP="006D6E8A">
      <w:pPr>
        <w:pStyle w:val="ListParagraph"/>
        <w:numPr>
          <w:ilvl w:val="0"/>
          <w:numId w:val="19"/>
        </w:numPr>
        <w:rPr>
          <w:rFonts w:asciiTheme="minorHAnsi" w:hAnsiTheme="minorHAnsi"/>
          <w:bCs/>
          <w:color w:val="000000" w:themeColor="text1"/>
          <w:sz w:val="24"/>
          <w:szCs w:val="24"/>
        </w:rPr>
      </w:pPr>
      <w:r w:rsidRPr="008E27D2">
        <w:rPr>
          <w:rFonts w:asciiTheme="minorHAnsi" w:hAnsiTheme="minorHAnsi"/>
          <w:bCs/>
          <w:color w:val="000000" w:themeColor="text1"/>
          <w:sz w:val="24"/>
          <w:szCs w:val="24"/>
        </w:rPr>
        <w:t>Filter and search should be based on the below details</w:t>
      </w:r>
    </w:p>
    <w:p w:rsidR="006D6E8A" w:rsidRPr="008E27D2" w:rsidRDefault="006D6E8A" w:rsidP="006D6E8A">
      <w:pPr>
        <w:pStyle w:val="ListParagraph"/>
        <w:numPr>
          <w:ilvl w:val="2"/>
          <w:numId w:val="9"/>
        </w:numPr>
        <w:rPr>
          <w:rFonts w:asciiTheme="minorHAnsi" w:hAnsiTheme="minorHAnsi"/>
          <w:bCs/>
          <w:color w:val="000000" w:themeColor="text1"/>
          <w:sz w:val="24"/>
          <w:szCs w:val="24"/>
        </w:rPr>
      </w:pPr>
      <w:r w:rsidRPr="008E27D2">
        <w:rPr>
          <w:rFonts w:asciiTheme="minorHAnsi" w:hAnsiTheme="minorHAnsi"/>
          <w:bCs/>
          <w:color w:val="000000" w:themeColor="text1"/>
          <w:sz w:val="24"/>
          <w:szCs w:val="24"/>
        </w:rPr>
        <w:lastRenderedPageBreak/>
        <w:t>Loan ID</w:t>
      </w:r>
    </w:p>
    <w:p w:rsidR="00235C41" w:rsidRPr="008E27D2" w:rsidRDefault="00235C41" w:rsidP="006D6E8A">
      <w:pPr>
        <w:pStyle w:val="ListParagraph"/>
        <w:numPr>
          <w:ilvl w:val="2"/>
          <w:numId w:val="9"/>
        </w:numPr>
        <w:rPr>
          <w:rFonts w:asciiTheme="minorHAnsi" w:hAnsiTheme="minorHAnsi"/>
          <w:bCs/>
          <w:color w:val="000000" w:themeColor="text1"/>
          <w:sz w:val="24"/>
          <w:szCs w:val="24"/>
        </w:rPr>
      </w:pPr>
      <w:r w:rsidRPr="008E27D2">
        <w:rPr>
          <w:rFonts w:asciiTheme="minorHAnsi" w:hAnsiTheme="minorHAnsi"/>
          <w:bCs/>
          <w:color w:val="000000" w:themeColor="text1"/>
          <w:sz w:val="24"/>
          <w:szCs w:val="24"/>
        </w:rPr>
        <w:t>Entity Name</w:t>
      </w:r>
    </w:p>
    <w:p w:rsidR="006D6E8A" w:rsidRPr="008E27D2" w:rsidRDefault="006D6E8A" w:rsidP="006D6E8A">
      <w:pPr>
        <w:pStyle w:val="ListParagraph"/>
        <w:numPr>
          <w:ilvl w:val="2"/>
          <w:numId w:val="9"/>
        </w:numPr>
        <w:rPr>
          <w:rFonts w:asciiTheme="minorHAnsi" w:hAnsiTheme="minorHAnsi"/>
          <w:bCs/>
          <w:color w:val="000000" w:themeColor="text1"/>
          <w:sz w:val="24"/>
          <w:szCs w:val="24"/>
        </w:rPr>
      </w:pPr>
      <w:r w:rsidRPr="008E27D2">
        <w:rPr>
          <w:rFonts w:asciiTheme="minorHAnsi" w:hAnsiTheme="minorHAnsi"/>
          <w:bCs/>
          <w:color w:val="000000" w:themeColor="text1"/>
          <w:sz w:val="24"/>
          <w:szCs w:val="24"/>
        </w:rPr>
        <w:t>Branch name</w:t>
      </w:r>
    </w:p>
    <w:p w:rsidR="006D6E8A" w:rsidRPr="008E27D2" w:rsidRDefault="006D6E8A" w:rsidP="006D6E8A">
      <w:pPr>
        <w:pStyle w:val="ListParagraph"/>
        <w:numPr>
          <w:ilvl w:val="2"/>
          <w:numId w:val="9"/>
        </w:numPr>
        <w:rPr>
          <w:rFonts w:asciiTheme="minorHAnsi" w:hAnsiTheme="minorHAnsi"/>
          <w:bCs/>
          <w:color w:val="000000" w:themeColor="text1"/>
          <w:sz w:val="24"/>
          <w:szCs w:val="24"/>
        </w:rPr>
      </w:pPr>
      <w:r w:rsidRPr="008E27D2">
        <w:rPr>
          <w:rFonts w:asciiTheme="minorHAnsi" w:hAnsiTheme="minorHAnsi"/>
          <w:bCs/>
          <w:color w:val="000000" w:themeColor="text1"/>
          <w:sz w:val="24"/>
          <w:szCs w:val="24"/>
        </w:rPr>
        <w:t>Loan Officer name</w:t>
      </w:r>
    </w:p>
    <w:p w:rsidR="006D6E8A" w:rsidRPr="008E27D2" w:rsidRDefault="006D6E8A" w:rsidP="006D6E8A">
      <w:pPr>
        <w:pStyle w:val="ListParagraph"/>
        <w:numPr>
          <w:ilvl w:val="2"/>
          <w:numId w:val="9"/>
        </w:numPr>
        <w:rPr>
          <w:rFonts w:asciiTheme="minorHAnsi" w:hAnsiTheme="minorHAnsi"/>
          <w:bCs/>
          <w:color w:val="000000" w:themeColor="text1"/>
          <w:sz w:val="24"/>
          <w:szCs w:val="24"/>
        </w:rPr>
      </w:pPr>
      <w:r w:rsidRPr="008E27D2">
        <w:rPr>
          <w:rFonts w:asciiTheme="minorHAnsi" w:hAnsiTheme="minorHAnsi"/>
          <w:bCs/>
          <w:color w:val="000000" w:themeColor="text1"/>
          <w:sz w:val="24"/>
          <w:szCs w:val="24"/>
        </w:rPr>
        <w:t>Spoke name</w:t>
      </w:r>
    </w:p>
    <w:p w:rsidR="006D6E8A" w:rsidRPr="008E27D2" w:rsidRDefault="006D6E8A" w:rsidP="006D6E8A">
      <w:pPr>
        <w:pStyle w:val="ListParagraph"/>
        <w:numPr>
          <w:ilvl w:val="2"/>
          <w:numId w:val="9"/>
        </w:numPr>
        <w:rPr>
          <w:rFonts w:asciiTheme="minorHAnsi" w:hAnsiTheme="minorHAnsi"/>
          <w:bCs/>
          <w:color w:val="000000" w:themeColor="text1"/>
          <w:sz w:val="24"/>
          <w:szCs w:val="24"/>
        </w:rPr>
      </w:pPr>
      <w:r w:rsidRPr="008E27D2">
        <w:rPr>
          <w:rFonts w:asciiTheme="minorHAnsi" w:hAnsiTheme="minorHAnsi"/>
          <w:bCs/>
          <w:color w:val="000000" w:themeColor="text1"/>
          <w:sz w:val="24"/>
          <w:szCs w:val="24"/>
        </w:rPr>
        <w:t>Hub Name</w:t>
      </w:r>
    </w:p>
    <w:p w:rsidR="00235C41" w:rsidRPr="008E27D2" w:rsidRDefault="00235C41" w:rsidP="005A7A15">
      <w:pPr>
        <w:pStyle w:val="ListParagraph"/>
        <w:numPr>
          <w:ilvl w:val="2"/>
          <w:numId w:val="9"/>
        </w:numPr>
        <w:rPr>
          <w:rFonts w:asciiTheme="minorHAnsi" w:hAnsiTheme="minorHAnsi"/>
          <w:bCs/>
          <w:color w:val="000000" w:themeColor="text1"/>
          <w:sz w:val="24"/>
          <w:szCs w:val="24"/>
        </w:rPr>
      </w:pPr>
      <w:r w:rsidRPr="008E27D2">
        <w:rPr>
          <w:rFonts w:asciiTheme="minorHAnsi" w:hAnsiTheme="minorHAnsi"/>
          <w:bCs/>
          <w:color w:val="000000" w:themeColor="text1"/>
          <w:sz w:val="24"/>
          <w:szCs w:val="24"/>
        </w:rPr>
        <w:t>Search Option to be provided with Customer Name, Entity Name, and Branch Name.</w:t>
      </w:r>
    </w:p>
    <w:p w:rsidR="00235C41" w:rsidRPr="008E27D2" w:rsidRDefault="00235C41" w:rsidP="005A7A15">
      <w:pPr>
        <w:pStyle w:val="ListParagraph"/>
        <w:numPr>
          <w:ilvl w:val="2"/>
          <w:numId w:val="9"/>
        </w:numPr>
        <w:rPr>
          <w:rFonts w:asciiTheme="minorHAnsi" w:hAnsiTheme="minorHAnsi"/>
          <w:bCs/>
          <w:color w:val="000000" w:themeColor="text1"/>
          <w:sz w:val="24"/>
          <w:szCs w:val="24"/>
        </w:rPr>
      </w:pPr>
      <w:r w:rsidRPr="008E27D2">
        <w:rPr>
          <w:rFonts w:asciiTheme="minorHAnsi" w:hAnsiTheme="minorHAnsi"/>
          <w:bCs/>
          <w:color w:val="000000" w:themeColor="text1"/>
          <w:sz w:val="24"/>
          <w:szCs w:val="24"/>
        </w:rPr>
        <w:t>Sorting can be done based on the above 7 fields.</w:t>
      </w:r>
    </w:p>
    <w:p w:rsidR="00235C41" w:rsidRPr="008E27D2" w:rsidRDefault="006D6E8A" w:rsidP="006D6E8A">
      <w:pPr>
        <w:pStyle w:val="ListParagraph"/>
        <w:numPr>
          <w:ilvl w:val="0"/>
          <w:numId w:val="19"/>
        </w:numPr>
        <w:rPr>
          <w:rFonts w:asciiTheme="minorHAnsi" w:hAnsiTheme="minorHAnsi"/>
          <w:bCs/>
          <w:color w:val="000000" w:themeColor="text1"/>
          <w:sz w:val="24"/>
          <w:szCs w:val="24"/>
        </w:rPr>
      </w:pPr>
      <w:r w:rsidRPr="008E27D2">
        <w:rPr>
          <w:rFonts w:asciiTheme="minorHAnsi" w:hAnsiTheme="minorHAnsi"/>
          <w:bCs/>
          <w:color w:val="000000" w:themeColor="text1"/>
          <w:sz w:val="24"/>
          <w:szCs w:val="24"/>
        </w:rPr>
        <w:t xml:space="preserve">Field Risk Officer will check the customer eligibility for the second </w:t>
      </w:r>
      <w:r w:rsidR="00BA333F" w:rsidRPr="008E27D2">
        <w:rPr>
          <w:rFonts w:asciiTheme="minorHAnsi" w:hAnsiTheme="minorHAnsi"/>
          <w:bCs/>
          <w:color w:val="000000" w:themeColor="text1"/>
          <w:sz w:val="24"/>
          <w:szCs w:val="24"/>
        </w:rPr>
        <w:t>tranche and approve</w:t>
      </w:r>
      <w:r w:rsidRPr="008E27D2">
        <w:rPr>
          <w:rFonts w:asciiTheme="minorHAnsi" w:hAnsiTheme="minorHAnsi"/>
          <w:bCs/>
          <w:color w:val="000000" w:themeColor="text1"/>
          <w:sz w:val="24"/>
          <w:szCs w:val="24"/>
        </w:rPr>
        <w:t>.</w:t>
      </w:r>
    </w:p>
    <w:p w:rsidR="006D6E8A" w:rsidRPr="008E27D2" w:rsidRDefault="006D6E8A" w:rsidP="006D6E8A">
      <w:pPr>
        <w:pStyle w:val="ListParagraph"/>
        <w:numPr>
          <w:ilvl w:val="0"/>
          <w:numId w:val="19"/>
        </w:numPr>
        <w:rPr>
          <w:rFonts w:asciiTheme="minorHAnsi" w:hAnsiTheme="minorHAnsi"/>
          <w:bCs/>
          <w:color w:val="000000" w:themeColor="text1"/>
          <w:sz w:val="24"/>
          <w:szCs w:val="24"/>
        </w:rPr>
      </w:pPr>
      <w:r w:rsidRPr="008E27D2">
        <w:rPr>
          <w:rFonts w:asciiTheme="minorHAnsi" w:hAnsiTheme="minorHAnsi"/>
          <w:bCs/>
          <w:color w:val="000000" w:themeColor="text1"/>
          <w:sz w:val="24"/>
          <w:szCs w:val="24"/>
        </w:rPr>
        <w:t>On approval, it will go to Pending for CRO Approval</w:t>
      </w:r>
      <w:r w:rsidR="00BA333F" w:rsidRPr="008E27D2">
        <w:rPr>
          <w:rFonts w:asciiTheme="minorHAnsi" w:hAnsiTheme="minorHAnsi"/>
          <w:bCs/>
          <w:color w:val="000000" w:themeColor="text1"/>
          <w:sz w:val="24"/>
          <w:szCs w:val="24"/>
        </w:rPr>
        <w:t>.</w:t>
      </w:r>
    </w:p>
    <w:p w:rsidR="00BA333F" w:rsidRPr="008E27D2" w:rsidRDefault="00BA333F" w:rsidP="006D6E8A">
      <w:pPr>
        <w:pStyle w:val="ListParagraph"/>
        <w:numPr>
          <w:ilvl w:val="0"/>
          <w:numId w:val="19"/>
        </w:numPr>
        <w:rPr>
          <w:rFonts w:asciiTheme="minorHAnsi" w:hAnsiTheme="minorHAnsi"/>
          <w:bCs/>
          <w:color w:val="000000" w:themeColor="text1"/>
          <w:sz w:val="24"/>
          <w:szCs w:val="24"/>
        </w:rPr>
      </w:pPr>
      <w:r w:rsidRPr="008E27D2">
        <w:rPr>
          <w:rFonts w:asciiTheme="minorHAnsi" w:hAnsiTheme="minorHAnsi"/>
          <w:bCs/>
          <w:color w:val="000000" w:themeColor="text1"/>
          <w:sz w:val="24"/>
          <w:szCs w:val="24"/>
        </w:rPr>
        <w:t>On Rejection, it will go back with rejection reasons for multi tranche stage to Hub Manager.</w:t>
      </w:r>
    </w:p>
    <w:p w:rsidR="006D6E8A" w:rsidRDefault="006D6E8A" w:rsidP="008E27D2">
      <w:pPr>
        <w:pStyle w:val="Heading2"/>
        <w:numPr>
          <w:ilvl w:val="1"/>
          <w:numId w:val="11"/>
        </w:numPr>
      </w:pPr>
      <w:bookmarkStart w:id="601" w:name="_Toc459219472"/>
      <w:r>
        <w:t>Uploads</w:t>
      </w:r>
      <w:bookmarkEnd w:id="601"/>
    </w:p>
    <w:p w:rsidR="00E93368" w:rsidRPr="00E93368" w:rsidRDefault="00E93368" w:rsidP="00E93368">
      <w:r w:rsidRPr="003E458C">
        <w:rPr>
          <w:rFonts w:asciiTheme="minorHAnsi" w:hAnsiTheme="minorHAnsi"/>
          <w:sz w:val="24"/>
          <w:szCs w:val="24"/>
        </w:rPr>
        <w:t>-NA-</w:t>
      </w:r>
    </w:p>
    <w:p w:rsidR="006D6E8A" w:rsidRDefault="006D6E8A" w:rsidP="008E27D2">
      <w:pPr>
        <w:pStyle w:val="Heading2"/>
        <w:numPr>
          <w:ilvl w:val="1"/>
          <w:numId w:val="11"/>
        </w:numPr>
      </w:pPr>
      <w:bookmarkStart w:id="602" w:name="_Toc459219473"/>
      <w:r>
        <w:t>Downloads</w:t>
      </w:r>
      <w:bookmarkEnd w:id="602"/>
    </w:p>
    <w:p w:rsidR="00E93368" w:rsidRPr="00E93368" w:rsidRDefault="00E93368" w:rsidP="00E93368">
      <w:r w:rsidRPr="003E458C">
        <w:rPr>
          <w:rFonts w:asciiTheme="minorHAnsi" w:hAnsiTheme="minorHAnsi"/>
          <w:sz w:val="24"/>
          <w:szCs w:val="24"/>
        </w:rPr>
        <w:t>-NA-</w:t>
      </w:r>
    </w:p>
    <w:p w:rsidR="006D6E8A" w:rsidRDefault="006D6E8A" w:rsidP="008E27D2">
      <w:pPr>
        <w:pStyle w:val="Heading2"/>
        <w:numPr>
          <w:ilvl w:val="1"/>
          <w:numId w:val="11"/>
        </w:numPr>
      </w:pPr>
      <w:bookmarkStart w:id="603" w:name="_Toc459219474"/>
      <w:r>
        <w:t>Reports</w:t>
      </w:r>
      <w:bookmarkEnd w:id="603"/>
    </w:p>
    <w:p w:rsidR="00E93368" w:rsidRPr="00E93368" w:rsidRDefault="00E93368" w:rsidP="00E93368">
      <w:r w:rsidRPr="003E458C">
        <w:rPr>
          <w:rFonts w:asciiTheme="minorHAnsi" w:hAnsiTheme="minorHAnsi"/>
          <w:sz w:val="24"/>
          <w:szCs w:val="24"/>
        </w:rPr>
        <w:t>-NA-</w:t>
      </w:r>
    </w:p>
    <w:p w:rsidR="006D6E8A" w:rsidRDefault="006D6E8A" w:rsidP="006D6E8A">
      <w:pPr>
        <w:rPr>
          <w:rFonts w:asciiTheme="minorHAnsi" w:hAnsiTheme="minorHAnsi"/>
          <w:bCs/>
          <w:color w:val="000000" w:themeColor="text1"/>
          <w:sz w:val="28"/>
          <w:szCs w:val="28"/>
        </w:rPr>
      </w:pPr>
    </w:p>
    <w:p w:rsidR="00B83EDD" w:rsidRDefault="00B83EDD">
      <w:pPr>
        <w:rPr>
          <w:smallCaps/>
          <w:spacing w:val="5"/>
          <w:sz w:val="36"/>
          <w:szCs w:val="36"/>
        </w:rPr>
      </w:pPr>
      <w:r>
        <w:br w:type="page"/>
      </w:r>
    </w:p>
    <w:p w:rsidR="006D6E8A" w:rsidRDefault="006D6E8A" w:rsidP="00B83EDD">
      <w:pPr>
        <w:pStyle w:val="Heading1"/>
        <w:numPr>
          <w:ilvl w:val="0"/>
          <w:numId w:val="11"/>
        </w:numPr>
      </w:pPr>
      <w:bookmarkStart w:id="604" w:name="_Toc459219475"/>
      <w:r>
        <w:lastRenderedPageBreak/>
        <w:t xml:space="preserve">Pending for </w:t>
      </w:r>
      <w:r w:rsidR="00BA333F">
        <w:t>CRO (</w:t>
      </w:r>
      <w:r>
        <w:t>Central Risk Officer) Approval</w:t>
      </w:r>
      <w:bookmarkEnd w:id="604"/>
    </w:p>
    <w:p w:rsidR="006D6E8A" w:rsidRPr="00B63272" w:rsidRDefault="006D6E8A" w:rsidP="00B63272">
      <w:pPr>
        <w:pStyle w:val="Heading2"/>
        <w:numPr>
          <w:ilvl w:val="1"/>
          <w:numId w:val="11"/>
        </w:numPr>
      </w:pPr>
      <w:bookmarkStart w:id="605" w:name="_Toc459219476"/>
      <w:r>
        <w:t>UI Requir</w:t>
      </w:r>
      <w:r w:rsidR="00BA333F">
        <w:t>e</w:t>
      </w:r>
      <w:r>
        <w:t>ments</w:t>
      </w:r>
      <w:bookmarkEnd w:id="605"/>
    </w:p>
    <w:p w:rsidR="006D6E8A" w:rsidRDefault="006D6E8A" w:rsidP="006D6E8A">
      <w:pPr>
        <w:rPr>
          <w:rFonts w:asciiTheme="minorHAnsi" w:hAnsiTheme="minorHAnsi"/>
          <w:bCs/>
          <w:color w:val="000000" w:themeColor="text1"/>
          <w:sz w:val="28"/>
          <w:szCs w:val="28"/>
        </w:rPr>
      </w:pPr>
    </w:p>
    <w:tbl>
      <w:tblPr>
        <w:tblStyle w:val="TableGrid"/>
        <w:tblW w:w="10456" w:type="dxa"/>
        <w:tblLayout w:type="fixed"/>
        <w:tblLook w:val="04A0" w:firstRow="1" w:lastRow="0" w:firstColumn="1" w:lastColumn="0" w:noHBand="0" w:noVBand="1"/>
      </w:tblPr>
      <w:tblGrid>
        <w:gridCol w:w="1668"/>
        <w:gridCol w:w="1275"/>
        <w:gridCol w:w="1134"/>
        <w:gridCol w:w="1276"/>
        <w:gridCol w:w="1985"/>
        <w:gridCol w:w="3118"/>
      </w:tblGrid>
      <w:tr w:rsidR="006D6E8A" w:rsidRPr="00B63272" w:rsidTr="004E6056">
        <w:tc>
          <w:tcPr>
            <w:tcW w:w="1668" w:type="dxa"/>
          </w:tcPr>
          <w:p w:rsidR="006D6E8A" w:rsidRPr="00B63272" w:rsidRDefault="006D6E8A" w:rsidP="004E6056">
            <w:pPr>
              <w:rPr>
                <w:rFonts w:asciiTheme="minorHAnsi" w:hAnsiTheme="minorHAnsi"/>
                <w:b/>
                <w:sz w:val="24"/>
                <w:szCs w:val="24"/>
              </w:rPr>
            </w:pPr>
            <w:r w:rsidRPr="00B63272">
              <w:rPr>
                <w:rFonts w:asciiTheme="minorHAnsi" w:hAnsiTheme="minorHAnsi"/>
                <w:b/>
                <w:sz w:val="24"/>
                <w:szCs w:val="24"/>
              </w:rPr>
              <w:t>Field name</w:t>
            </w:r>
          </w:p>
        </w:tc>
        <w:tc>
          <w:tcPr>
            <w:tcW w:w="1275" w:type="dxa"/>
          </w:tcPr>
          <w:p w:rsidR="006D6E8A" w:rsidRPr="00B63272" w:rsidRDefault="006D6E8A" w:rsidP="004E6056">
            <w:pPr>
              <w:rPr>
                <w:rFonts w:asciiTheme="minorHAnsi" w:hAnsiTheme="minorHAnsi"/>
                <w:b/>
                <w:sz w:val="24"/>
                <w:szCs w:val="24"/>
              </w:rPr>
            </w:pPr>
            <w:r w:rsidRPr="00B63272">
              <w:rPr>
                <w:rFonts w:asciiTheme="minorHAnsi" w:hAnsiTheme="minorHAnsi"/>
                <w:b/>
                <w:sz w:val="24"/>
                <w:szCs w:val="24"/>
              </w:rPr>
              <w:t>Section</w:t>
            </w:r>
          </w:p>
        </w:tc>
        <w:tc>
          <w:tcPr>
            <w:tcW w:w="1134" w:type="dxa"/>
          </w:tcPr>
          <w:p w:rsidR="006D6E8A" w:rsidRPr="00B63272" w:rsidRDefault="006D6E8A" w:rsidP="004E6056">
            <w:pPr>
              <w:rPr>
                <w:rFonts w:asciiTheme="minorHAnsi" w:hAnsiTheme="minorHAnsi"/>
                <w:b/>
                <w:sz w:val="24"/>
                <w:szCs w:val="24"/>
              </w:rPr>
            </w:pPr>
            <w:r w:rsidRPr="00B63272">
              <w:rPr>
                <w:rFonts w:asciiTheme="minorHAnsi" w:hAnsiTheme="minorHAnsi"/>
                <w:b/>
                <w:sz w:val="24"/>
                <w:szCs w:val="24"/>
              </w:rPr>
              <w:t xml:space="preserve">Data Type </w:t>
            </w:r>
          </w:p>
        </w:tc>
        <w:tc>
          <w:tcPr>
            <w:tcW w:w="1276" w:type="dxa"/>
          </w:tcPr>
          <w:p w:rsidR="006D6E8A" w:rsidRPr="00B63272" w:rsidRDefault="006D6E8A" w:rsidP="004E6056">
            <w:pPr>
              <w:rPr>
                <w:rFonts w:asciiTheme="minorHAnsi" w:hAnsiTheme="minorHAnsi"/>
                <w:b/>
                <w:sz w:val="24"/>
                <w:szCs w:val="24"/>
              </w:rPr>
            </w:pPr>
            <w:r w:rsidRPr="00B63272">
              <w:rPr>
                <w:rFonts w:asciiTheme="minorHAnsi" w:hAnsiTheme="minorHAnsi"/>
                <w:b/>
                <w:sz w:val="24"/>
                <w:szCs w:val="24"/>
              </w:rPr>
              <w:t>Attribute</w:t>
            </w:r>
          </w:p>
        </w:tc>
        <w:tc>
          <w:tcPr>
            <w:tcW w:w="1985" w:type="dxa"/>
          </w:tcPr>
          <w:p w:rsidR="006D6E8A" w:rsidRPr="00B63272" w:rsidRDefault="006D6E8A" w:rsidP="004E6056">
            <w:pPr>
              <w:rPr>
                <w:rFonts w:asciiTheme="minorHAnsi" w:hAnsiTheme="minorHAnsi"/>
                <w:b/>
                <w:sz w:val="24"/>
                <w:szCs w:val="24"/>
              </w:rPr>
            </w:pPr>
            <w:r w:rsidRPr="00B63272">
              <w:rPr>
                <w:rFonts w:asciiTheme="minorHAnsi" w:hAnsiTheme="minorHAnsi"/>
                <w:b/>
                <w:sz w:val="24"/>
                <w:szCs w:val="24"/>
              </w:rPr>
              <w:t>Validations/Restrictions</w:t>
            </w:r>
          </w:p>
        </w:tc>
        <w:tc>
          <w:tcPr>
            <w:tcW w:w="3118" w:type="dxa"/>
          </w:tcPr>
          <w:p w:rsidR="006D6E8A" w:rsidRPr="00B63272" w:rsidRDefault="006D6E8A" w:rsidP="004E6056">
            <w:pPr>
              <w:rPr>
                <w:rFonts w:asciiTheme="minorHAnsi" w:hAnsiTheme="minorHAnsi"/>
                <w:b/>
                <w:sz w:val="24"/>
                <w:szCs w:val="24"/>
              </w:rPr>
            </w:pPr>
            <w:r w:rsidRPr="00B63272">
              <w:rPr>
                <w:rFonts w:asciiTheme="minorHAnsi" w:hAnsiTheme="minorHAnsi"/>
                <w:b/>
                <w:sz w:val="24"/>
                <w:szCs w:val="24"/>
              </w:rPr>
              <w:t>Population logic</w:t>
            </w:r>
          </w:p>
        </w:tc>
      </w:tr>
      <w:tr w:rsidR="006D6E8A" w:rsidRPr="00B63272" w:rsidTr="004E6056">
        <w:tc>
          <w:tcPr>
            <w:tcW w:w="1668" w:type="dxa"/>
          </w:tcPr>
          <w:p w:rsidR="006D6E8A" w:rsidRPr="00B63272" w:rsidRDefault="006D6E8A" w:rsidP="004E6056">
            <w:pPr>
              <w:rPr>
                <w:rFonts w:asciiTheme="minorHAnsi" w:hAnsiTheme="minorHAnsi"/>
                <w:sz w:val="24"/>
                <w:szCs w:val="24"/>
              </w:rPr>
            </w:pPr>
            <w:r w:rsidRPr="00B63272">
              <w:rPr>
                <w:rFonts w:asciiTheme="minorHAnsi" w:hAnsiTheme="minorHAnsi"/>
                <w:sz w:val="24"/>
                <w:szCs w:val="24"/>
              </w:rPr>
              <w:t>Tranche details</w:t>
            </w:r>
          </w:p>
        </w:tc>
        <w:tc>
          <w:tcPr>
            <w:tcW w:w="1275" w:type="dxa"/>
          </w:tcPr>
          <w:p w:rsidR="006D6E8A" w:rsidRPr="00B63272" w:rsidRDefault="006D6E8A" w:rsidP="004E6056">
            <w:pPr>
              <w:rPr>
                <w:rFonts w:asciiTheme="minorHAnsi" w:hAnsiTheme="minorHAnsi"/>
                <w:sz w:val="24"/>
                <w:szCs w:val="24"/>
              </w:rPr>
            </w:pPr>
            <w:r w:rsidRPr="00B63272">
              <w:rPr>
                <w:rFonts w:asciiTheme="minorHAnsi" w:hAnsiTheme="minorHAnsi"/>
                <w:sz w:val="24"/>
                <w:szCs w:val="24"/>
              </w:rPr>
              <w:t>Sanction details</w:t>
            </w:r>
          </w:p>
        </w:tc>
        <w:tc>
          <w:tcPr>
            <w:tcW w:w="1134" w:type="dxa"/>
          </w:tcPr>
          <w:p w:rsidR="006D6E8A" w:rsidRPr="00B63272" w:rsidRDefault="006D6E8A" w:rsidP="004E6056">
            <w:pPr>
              <w:rPr>
                <w:rFonts w:asciiTheme="minorHAnsi" w:hAnsiTheme="minorHAnsi"/>
                <w:sz w:val="24"/>
                <w:szCs w:val="24"/>
              </w:rPr>
            </w:pPr>
            <w:r w:rsidRPr="00B63272">
              <w:rPr>
                <w:rFonts w:asciiTheme="minorHAnsi" w:hAnsiTheme="minorHAnsi"/>
                <w:sz w:val="24"/>
                <w:szCs w:val="24"/>
              </w:rPr>
              <w:t>Text</w:t>
            </w:r>
          </w:p>
        </w:tc>
        <w:tc>
          <w:tcPr>
            <w:tcW w:w="1276" w:type="dxa"/>
          </w:tcPr>
          <w:p w:rsidR="006D6E8A" w:rsidRPr="00B63272" w:rsidRDefault="006D6E8A" w:rsidP="004E6056">
            <w:pPr>
              <w:rPr>
                <w:rFonts w:asciiTheme="minorHAnsi" w:hAnsiTheme="minorHAnsi"/>
                <w:sz w:val="24"/>
                <w:szCs w:val="24"/>
              </w:rPr>
            </w:pPr>
            <w:r w:rsidRPr="00B63272">
              <w:rPr>
                <w:rFonts w:asciiTheme="minorHAnsi" w:hAnsiTheme="minorHAnsi"/>
                <w:sz w:val="24"/>
                <w:szCs w:val="24"/>
              </w:rPr>
              <w:t>Read</w:t>
            </w:r>
          </w:p>
        </w:tc>
        <w:tc>
          <w:tcPr>
            <w:tcW w:w="1985" w:type="dxa"/>
          </w:tcPr>
          <w:p w:rsidR="006D6E8A" w:rsidRPr="00B63272" w:rsidRDefault="006D6E8A" w:rsidP="004E6056">
            <w:pPr>
              <w:rPr>
                <w:rFonts w:asciiTheme="minorHAnsi" w:hAnsiTheme="minorHAnsi"/>
                <w:sz w:val="24"/>
                <w:szCs w:val="24"/>
              </w:rPr>
            </w:pPr>
          </w:p>
        </w:tc>
        <w:tc>
          <w:tcPr>
            <w:tcW w:w="3118" w:type="dxa"/>
          </w:tcPr>
          <w:p w:rsidR="006D6E8A" w:rsidRPr="00B63272" w:rsidRDefault="006D6E8A" w:rsidP="004E6056">
            <w:pPr>
              <w:rPr>
                <w:rFonts w:asciiTheme="minorHAnsi" w:hAnsiTheme="minorHAnsi"/>
                <w:sz w:val="24"/>
                <w:szCs w:val="24"/>
              </w:rPr>
            </w:pPr>
            <w:r w:rsidRPr="00B63272">
              <w:rPr>
                <w:rFonts w:asciiTheme="minorHAnsi" w:hAnsiTheme="minorHAnsi"/>
                <w:sz w:val="24"/>
                <w:szCs w:val="24"/>
              </w:rPr>
              <w:t>Sample as below:</w:t>
            </w:r>
          </w:p>
          <w:p w:rsidR="006D6E8A" w:rsidRPr="00B63272" w:rsidRDefault="006D6E8A" w:rsidP="004E6056">
            <w:pPr>
              <w:rPr>
                <w:rFonts w:asciiTheme="minorHAnsi" w:hAnsiTheme="minorHAnsi"/>
                <w:sz w:val="24"/>
                <w:szCs w:val="24"/>
              </w:rPr>
            </w:pPr>
            <w:r w:rsidRPr="00B63272">
              <w:rPr>
                <w:rFonts w:asciiTheme="minorHAnsi" w:hAnsiTheme="minorHAnsi"/>
                <w:sz w:val="24"/>
                <w:szCs w:val="24"/>
              </w:rPr>
              <w:t>1</w:t>
            </w:r>
            <w:r w:rsidRPr="00B63272">
              <w:rPr>
                <w:rFonts w:asciiTheme="minorHAnsi" w:hAnsiTheme="minorHAnsi"/>
                <w:sz w:val="24"/>
                <w:szCs w:val="24"/>
                <w:vertAlign w:val="superscript"/>
              </w:rPr>
              <w:t>st</w:t>
            </w:r>
            <w:r w:rsidRPr="00B63272">
              <w:rPr>
                <w:rFonts w:asciiTheme="minorHAnsi" w:hAnsiTheme="minorHAnsi"/>
                <w:sz w:val="24"/>
                <w:szCs w:val="24"/>
              </w:rPr>
              <w:t xml:space="preserve"> tranche – 50%</w:t>
            </w:r>
          </w:p>
          <w:p w:rsidR="006D6E8A" w:rsidRPr="00B63272" w:rsidRDefault="006D6E8A" w:rsidP="004E6056">
            <w:pPr>
              <w:rPr>
                <w:rFonts w:asciiTheme="minorHAnsi" w:hAnsiTheme="minorHAnsi"/>
                <w:sz w:val="24"/>
                <w:szCs w:val="24"/>
              </w:rPr>
            </w:pPr>
            <w:r w:rsidRPr="00B63272">
              <w:rPr>
                <w:rFonts w:asciiTheme="minorHAnsi" w:hAnsiTheme="minorHAnsi"/>
                <w:sz w:val="24"/>
                <w:szCs w:val="24"/>
              </w:rPr>
              <w:t>2</w:t>
            </w:r>
            <w:r w:rsidRPr="00B63272">
              <w:rPr>
                <w:rFonts w:asciiTheme="minorHAnsi" w:hAnsiTheme="minorHAnsi"/>
                <w:sz w:val="24"/>
                <w:szCs w:val="24"/>
                <w:vertAlign w:val="superscript"/>
              </w:rPr>
              <w:t>nd</w:t>
            </w:r>
            <w:r w:rsidRPr="00B63272">
              <w:rPr>
                <w:rFonts w:asciiTheme="minorHAnsi" w:hAnsiTheme="minorHAnsi"/>
                <w:sz w:val="24"/>
                <w:szCs w:val="24"/>
              </w:rPr>
              <w:t xml:space="preserve"> tranche – 30%</w:t>
            </w:r>
          </w:p>
          <w:p w:rsidR="006D6E8A" w:rsidRPr="00B63272" w:rsidRDefault="006D6E8A" w:rsidP="004E6056">
            <w:pPr>
              <w:rPr>
                <w:rFonts w:asciiTheme="minorHAnsi" w:hAnsiTheme="minorHAnsi"/>
                <w:sz w:val="24"/>
                <w:szCs w:val="24"/>
              </w:rPr>
            </w:pPr>
            <w:r w:rsidRPr="00B63272">
              <w:rPr>
                <w:rFonts w:asciiTheme="minorHAnsi" w:hAnsiTheme="minorHAnsi"/>
                <w:sz w:val="24"/>
                <w:szCs w:val="24"/>
              </w:rPr>
              <w:t>3</w:t>
            </w:r>
            <w:r w:rsidRPr="00B63272">
              <w:rPr>
                <w:rFonts w:asciiTheme="minorHAnsi" w:hAnsiTheme="minorHAnsi"/>
                <w:sz w:val="24"/>
                <w:szCs w:val="24"/>
                <w:vertAlign w:val="superscript"/>
              </w:rPr>
              <w:t>rd</w:t>
            </w:r>
            <w:r w:rsidRPr="00B63272">
              <w:rPr>
                <w:rFonts w:asciiTheme="minorHAnsi" w:hAnsiTheme="minorHAnsi"/>
                <w:sz w:val="24"/>
                <w:szCs w:val="24"/>
              </w:rPr>
              <w:t xml:space="preserve"> tranche – 20%</w:t>
            </w:r>
          </w:p>
          <w:p w:rsidR="006D6E8A" w:rsidRPr="00B63272" w:rsidRDefault="006D6E8A" w:rsidP="004E6056">
            <w:pPr>
              <w:rPr>
                <w:rFonts w:asciiTheme="minorHAnsi" w:hAnsiTheme="minorHAnsi"/>
                <w:sz w:val="24"/>
                <w:szCs w:val="24"/>
              </w:rPr>
            </w:pPr>
            <w:r w:rsidRPr="00B63272">
              <w:rPr>
                <w:rFonts w:asciiTheme="minorHAnsi" w:hAnsiTheme="minorHAnsi"/>
                <w:sz w:val="24"/>
                <w:szCs w:val="24"/>
              </w:rPr>
              <w:t>Remarks will be mentioned at the time of sanction example – second tranche to be disbursed only after machinery is purchased.</w:t>
            </w:r>
          </w:p>
          <w:p w:rsidR="006D6E8A" w:rsidRPr="00B63272" w:rsidRDefault="006D6E8A" w:rsidP="004E6056">
            <w:pPr>
              <w:rPr>
                <w:rFonts w:asciiTheme="minorHAnsi" w:hAnsiTheme="minorHAnsi"/>
                <w:sz w:val="24"/>
                <w:szCs w:val="24"/>
              </w:rPr>
            </w:pPr>
          </w:p>
        </w:tc>
      </w:tr>
      <w:tr w:rsidR="006D6E8A" w:rsidRPr="00B63272" w:rsidTr="004E6056">
        <w:tc>
          <w:tcPr>
            <w:tcW w:w="1668" w:type="dxa"/>
          </w:tcPr>
          <w:p w:rsidR="006D6E8A" w:rsidRPr="00B63272" w:rsidRDefault="006D6E8A" w:rsidP="004E6056">
            <w:pPr>
              <w:rPr>
                <w:rFonts w:asciiTheme="minorHAnsi" w:hAnsiTheme="minorHAnsi"/>
                <w:sz w:val="24"/>
                <w:szCs w:val="24"/>
              </w:rPr>
            </w:pPr>
            <w:r w:rsidRPr="00B63272">
              <w:rPr>
                <w:rFonts w:asciiTheme="minorHAnsi" w:hAnsiTheme="minorHAnsi"/>
                <w:sz w:val="24"/>
                <w:szCs w:val="24"/>
              </w:rPr>
              <w:t>Remarks</w:t>
            </w:r>
          </w:p>
        </w:tc>
        <w:tc>
          <w:tcPr>
            <w:tcW w:w="1275" w:type="dxa"/>
          </w:tcPr>
          <w:p w:rsidR="006D6E8A" w:rsidRPr="00B63272" w:rsidRDefault="006D6E8A" w:rsidP="004E6056">
            <w:pPr>
              <w:rPr>
                <w:rFonts w:asciiTheme="minorHAnsi" w:hAnsiTheme="minorHAnsi"/>
                <w:sz w:val="24"/>
                <w:szCs w:val="24"/>
              </w:rPr>
            </w:pPr>
            <w:r w:rsidRPr="00B63272">
              <w:rPr>
                <w:rFonts w:asciiTheme="minorHAnsi" w:hAnsiTheme="minorHAnsi"/>
                <w:sz w:val="24"/>
                <w:szCs w:val="24"/>
              </w:rPr>
              <w:t>FRO Verification details</w:t>
            </w:r>
          </w:p>
        </w:tc>
        <w:tc>
          <w:tcPr>
            <w:tcW w:w="1134" w:type="dxa"/>
          </w:tcPr>
          <w:p w:rsidR="006D6E8A" w:rsidRPr="00B63272" w:rsidRDefault="006D6E8A" w:rsidP="004E6056">
            <w:pPr>
              <w:rPr>
                <w:rFonts w:asciiTheme="minorHAnsi" w:hAnsiTheme="minorHAnsi"/>
                <w:sz w:val="24"/>
                <w:szCs w:val="24"/>
              </w:rPr>
            </w:pPr>
            <w:r w:rsidRPr="00B63272">
              <w:rPr>
                <w:rFonts w:asciiTheme="minorHAnsi" w:hAnsiTheme="minorHAnsi"/>
                <w:sz w:val="24"/>
                <w:szCs w:val="24"/>
              </w:rPr>
              <w:t>Text</w:t>
            </w:r>
          </w:p>
        </w:tc>
        <w:tc>
          <w:tcPr>
            <w:tcW w:w="1276" w:type="dxa"/>
          </w:tcPr>
          <w:p w:rsidR="006D6E8A" w:rsidRPr="00B63272" w:rsidRDefault="006D6E8A" w:rsidP="004E6056">
            <w:pPr>
              <w:rPr>
                <w:rFonts w:asciiTheme="minorHAnsi" w:hAnsiTheme="minorHAnsi"/>
                <w:sz w:val="24"/>
                <w:szCs w:val="24"/>
              </w:rPr>
            </w:pPr>
            <w:r w:rsidRPr="00B63272">
              <w:rPr>
                <w:rFonts w:asciiTheme="minorHAnsi" w:hAnsiTheme="minorHAnsi"/>
                <w:sz w:val="24"/>
                <w:szCs w:val="24"/>
              </w:rPr>
              <w:t>Read</w:t>
            </w:r>
          </w:p>
        </w:tc>
        <w:tc>
          <w:tcPr>
            <w:tcW w:w="1985" w:type="dxa"/>
          </w:tcPr>
          <w:p w:rsidR="006D6E8A" w:rsidRPr="00B63272" w:rsidRDefault="006D6E8A" w:rsidP="004E6056">
            <w:pPr>
              <w:rPr>
                <w:rFonts w:asciiTheme="minorHAnsi" w:hAnsiTheme="minorHAnsi"/>
                <w:sz w:val="24"/>
                <w:szCs w:val="24"/>
              </w:rPr>
            </w:pPr>
          </w:p>
        </w:tc>
        <w:tc>
          <w:tcPr>
            <w:tcW w:w="3118" w:type="dxa"/>
          </w:tcPr>
          <w:p w:rsidR="006D6E8A" w:rsidRPr="00B63272" w:rsidRDefault="006D6E8A" w:rsidP="004E6056">
            <w:pPr>
              <w:rPr>
                <w:rFonts w:asciiTheme="minorHAnsi" w:hAnsiTheme="minorHAnsi"/>
                <w:sz w:val="24"/>
                <w:szCs w:val="24"/>
              </w:rPr>
            </w:pPr>
          </w:p>
        </w:tc>
      </w:tr>
      <w:tr w:rsidR="00BA333F" w:rsidRPr="00B63272" w:rsidTr="004E6056">
        <w:tc>
          <w:tcPr>
            <w:tcW w:w="1668"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Verification date</w:t>
            </w:r>
          </w:p>
        </w:tc>
        <w:tc>
          <w:tcPr>
            <w:tcW w:w="1275"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FRO Verification details</w:t>
            </w:r>
          </w:p>
        </w:tc>
        <w:tc>
          <w:tcPr>
            <w:tcW w:w="1134"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Date</w:t>
            </w:r>
          </w:p>
        </w:tc>
        <w:tc>
          <w:tcPr>
            <w:tcW w:w="1276"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Read</w:t>
            </w:r>
          </w:p>
        </w:tc>
        <w:tc>
          <w:tcPr>
            <w:tcW w:w="1985"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Today and greater than today</w:t>
            </w:r>
          </w:p>
        </w:tc>
        <w:tc>
          <w:tcPr>
            <w:tcW w:w="3118"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Based on previous queue</w:t>
            </w:r>
          </w:p>
        </w:tc>
      </w:tr>
      <w:tr w:rsidR="00BA333F" w:rsidRPr="00B63272" w:rsidTr="004E6056">
        <w:tc>
          <w:tcPr>
            <w:tcW w:w="1668"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Approve/Reject</w:t>
            </w:r>
          </w:p>
        </w:tc>
        <w:tc>
          <w:tcPr>
            <w:tcW w:w="1275"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CRO Verification details</w:t>
            </w:r>
          </w:p>
        </w:tc>
        <w:tc>
          <w:tcPr>
            <w:tcW w:w="1134"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Radio button</w:t>
            </w:r>
          </w:p>
        </w:tc>
        <w:tc>
          <w:tcPr>
            <w:tcW w:w="1276"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Write</w:t>
            </w:r>
          </w:p>
        </w:tc>
        <w:tc>
          <w:tcPr>
            <w:tcW w:w="1985" w:type="dxa"/>
          </w:tcPr>
          <w:p w:rsidR="00BA333F" w:rsidRPr="00B63272" w:rsidRDefault="00BA333F" w:rsidP="004E6056">
            <w:pPr>
              <w:rPr>
                <w:rFonts w:asciiTheme="minorHAnsi" w:hAnsiTheme="minorHAnsi"/>
                <w:sz w:val="24"/>
                <w:szCs w:val="24"/>
              </w:rPr>
            </w:pPr>
          </w:p>
        </w:tc>
        <w:tc>
          <w:tcPr>
            <w:tcW w:w="3118" w:type="dxa"/>
          </w:tcPr>
          <w:p w:rsidR="00BA333F" w:rsidRPr="00B63272" w:rsidRDefault="00BA333F" w:rsidP="004E6056">
            <w:pPr>
              <w:rPr>
                <w:rFonts w:asciiTheme="minorHAnsi" w:hAnsiTheme="minorHAnsi"/>
                <w:sz w:val="24"/>
                <w:szCs w:val="24"/>
              </w:rPr>
            </w:pPr>
          </w:p>
        </w:tc>
      </w:tr>
      <w:tr w:rsidR="00BA333F" w:rsidRPr="00B63272" w:rsidTr="004E6056">
        <w:tc>
          <w:tcPr>
            <w:tcW w:w="1668"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Approve Remarks</w:t>
            </w:r>
          </w:p>
        </w:tc>
        <w:tc>
          <w:tcPr>
            <w:tcW w:w="1275"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CRO Verification details</w:t>
            </w:r>
          </w:p>
        </w:tc>
        <w:tc>
          <w:tcPr>
            <w:tcW w:w="1134"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Text</w:t>
            </w:r>
          </w:p>
        </w:tc>
        <w:tc>
          <w:tcPr>
            <w:tcW w:w="1276"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Write</w:t>
            </w:r>
          </w:p>
        </w:tc>
        <w:tc>
          <w:tcPr>
            <w:tcW w:w="1985"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Limit up to 200 characters</w:t>
            </w:r>
          </w:p>
        </w:tc>
        <w:tc>
          <w:tcPr>
            <w:tcW w:w="3118" w:type="dxa"/>
          </w:tcPr>
          <w:p w:rsidR="00BA333F" w:rsidRPr="00B63272" w:rsidRDefault="00BA333F" w:rsidP="004E6056">
            <w:pPr>
              <w:rPr>
                <w:rFonts w:asciiTheme="minorHAnsi" w:hAnsiTheme="minorHAnsi"/>
                <w:sz w:val="24"/>
                <w:szCs w:val="24"/>
              </w:rPr>
            </w:pPr>
          </w:p>
        </w:tc>
      </w:tr>
      <w:tr w:rsidR="00BA333F" w:rsidRPr="00B63272" w:rsidTr="00BA333F">
        <w:trPr>
          <w:trHeight w:val="1136"/>
        </w:trPr>
        <w:tc>
          <w:tcPr>
            <w:tcW w:w="1668"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Rejection remarks</w:t>
            </w:r>
          </w:p>
        </w:tc>
        <w:tc>
          <w:tcPr>
            <w:tcW w:w="1275"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CRO Verification details</w:t>
            </w:r>
          </w:p>
        </w:tc>
        <w:tc>
          <w:tcPr>
            <w:tcW w:w="1134"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Text</w:t>
            </w:r>
          </w:p>
        </w:tc>
        <w:tc>
          <w:tcPr>
            <w:tcW w:w="1276"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Write</w:t>
            </w:r>
          </w:p>
        </w:tc>
        <w:tc>
          <w:tcPr>
            <w:tcW w:w="1985" w:type="dxa"/>
          </w:tcPr>
          <w:p w:rsidR="00BA333F" w:rsidRPr="00B63272" w:rsidRDefault="00BA333F" w:rsidP="004E6056">
            <w:pPr>
              <w:rPr>
                <w:rFonts w:asciiTheme="minorHAnsi" w:hAnsiTheme="minorHAnsi"/>
                <w:sz w:val="24"/>
                <w:szCs w:val="24"/>
              </w:rPr>
            </w:pPr>
            <w:r w:rsidRPr="00B63272">
              <w:rPr>
                <w:rFonts w:asciiTheme="minorHAnsi" w:hAnsiTheme="minorHAnsi"/>
                <w:sz w:val="24"/>
                <w:szCs w:val="24"/>
              </w:rPr>
              <w:t>Limit up to 200 characters</w:t>
            </w:r>
          </w:p>
        </w:tc>
        <w:tc>
          <w:tcPr>
            <w:tcW w:w="3118" w:type="dxa"/>
          </w:tcPr>
          <w:p w:rsidR="00BA333F" w:rsidRPr="00B63272" w:rsidRDefault="00BA333F" w:rsidP="004E6056">
            <w:pPr>
              <w:rPr>
                <w:rFonts w:asciiTheme="minorHAnsi" w:hAnsiTheme="minorHAnsi"/>
                <w:sz w:val="24"/>
                <w:szCs w:val="24"/>
              </w:rPr>
            </w:pPr>
          </w:p>
          <w:p w:rsidR="00BA333F" w:rsidRPr="00B63272" w:rsidRDefault="00BA333F" w:rsidP="004E6056">
            <w:pPr>
              <w:rPr>
                <w:rFonts w:asciiTheme="minorHAnsi" w:hAnsiTheme="minorHAnsi"/>
                <w:sz w:val="24"/>
                <w:szCs w:val="24"/>
              </w:rPr>
            </w:pPr>
          </w:p>
        </w:tc>
      </w:tr>
    </w:tbl>
    <w:p w:rsidR="006D6E8A" w:rsidRDefault="006D6E8A" w:rsidP="006D6E8A">
      <w:pPr>
        <w:rPr>
          <w:rFonts w:asciiTheme="minorHAnsi" w:hAnsiTheme="minorHAnsi"/>
          <w:bCs/>
          <w:color w:val="000000" w:themeColor="text1"/>
          <w:sz w:val="28"/>
          <w:szCs w:val="28"/>
        </w:rPr>
      </w:pPr>
    </w:p>
    <w:p w:rsidR="00BA333F" w:rsidRDefault="00BA333F" w:rsidP="00B63272">
      <w:pPr>
        <w:pStyle w:val="Heading2"/>
        <w:numPr>
          <w:ilvl w:val="1"/>
          <w:numId w:val="11"/>
        </w:numPr>
      </w:pPr>
      <w:bookmarkStart w:id="606" w:name="_Toc459219477"/>
      <w:r>
        <w:lastRenderedPageBreak/>
        <w:t>Screenshots</w:t>
      </w:r>
      <w:bookmarkEnd w:id="606"/>
    </w:p>
    <w:p w:rsidR="00D96C1A" w:rsidRDefault="00D96C1A" w:rsidP="00D96C1A"/>
    <w:p w:rsidR="00D96C1A" w:rsidRPr="00D96C1A" w:rsidRDefault="00311042" w:rsidP="00D96C1A">
      <w:ins w:id="607" w:author="karthik Anandan | IFMR Rural Finance" w:date="2016-08-17T17:04:00Z">
        <w:r>
          <w:rPr>
            <w:noProof/>
            <w:lang w:val="en-IN" w:eastAsia="en-IN"/>
          </w:rPr>
          <w:drawing>
            <wp:inline distT="0" distB="0" distL="0" distR="0" wp14:anchorId="29D960CE" wp14:editId="044551EE">
              <wp:extent cx="5755005" cy="2297698"/>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55005" cy="2297698"/>
                      </a:xfrm>
                      <a:prstGeom prst="rect">
                        <a:avLst/>
                      </a:prstGeom>
                    </pic:spPr>
                  </pic:pic>
                </a:graphicData>
              </a:graphic>
            </wp:inline>
          </w:drawing>
        </w:r>
      </w:ins>
      <w:del w:id="608" w:author="karthik Anandan | IFMR Rural Finance" w:date="2016-08-17T17:16:00Z">
        <w:r w:rsidR="00DF02A8" w:rsidDel="00A205C7">
          <w:rPr>
            <w:noProof/>
            <w:lang w:val="en-IN" w:eastAsia="en-IN"/>
          </w:rPr>
          <w:drawing>
            <wp:inline distT="0" distB="0" distL="0" distR="0" wp14:anchorId="215E78EB" wp14:editId="40519B20">
              <wp:extent cx="5755005" cy="2773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45">
                        <a:extLst>
                          <a:ext uri="{28A0092B-C50C-407E-A947-70E740481C1C}">
                            <a14:useLocalDpi xmlns:a14="http://schemas.microsoft.com/office/drawing/2010/main" val="0"/>
                          </a:ext>
                        </a:extLst>
                      </a:blip>
                      <a:stretch>
                        <a:fillRect/>
                      </a:stretch>
                    </pic:blipFill>
                    <pic:spPr>
                      <a:xfrm>
                        <a:off x="0" y="0"/>
                        <a:ext cx="5755005" cy="2773045"/>
                      </a:xfrm>
                      <a:prstGeom prst="rect">
                        <a:avLst/>
                      </a:prstGeom>
                    </pic:spPr>
                  </pic:pic>
                </a:graphicData>
              </a:graphic>
            </wp:inline>
          </w:drawing>
        </w:r>
      </w:del>
      <w:ins w:id="609" w:author="karthik Anandan | IFMR Rural Finance" w:date="2016-08-17T17:16:00Z">
        <w:r w:rsidR="00A205C7">
          <w:rPr>
            <w:noProof/>
            <w:lang w:val="en-IN" w:eastAsia="en-IN"/>
          </w:rPr>
          <w:drawing>
            <wp:inline distT="0" distB="0" distL="0" distR="0">
              <wp:extent cx="5755005" cy="47523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46">
                        <a:extLst>
                          <a:ext uri="{28A0092B-C50C-407E-A947-70E740481C1C}">
                            <a14:useLocalDpi xmlns:a14="http://schemas.microsoft.com/office/drawing/2010/main" val="0"/>
                          </a:ext>
                        </a:extLst>
                      </a:blip>
                      <a:stretch>
                        <a:fillRect/>
                      </a:stretch>
                    </pic:blipFill>
                    <pic:spPr>
                      <a:xfrm>
                        <a:off x="0" y="0"/>
                        <a:ext cx="5755005" cy="4752340"/>
                      </a:xfrm>
                      <a:prstGeom prst="rect">
                        <a:avLst/>
                      </a:prstGeom>
                    </pic:spPr>
                  </pic:pic>
                </a:graphicData>
              </a:graphic>
            </wp:inline>
          </w:drawing>
        </w:r>
      </w:ins>
    </w:p>
    <w:p w:rsidR="00BA333F" w:rsidRDefault="00BA333F" w:rsidP="00B63272">
      <w:pPr>
        <w:pStyle w:val="Heading2"/>
        <w:numPr>
          <w:ilvl w:val="1"/>
          <w:numId w:val="11"/>
        </w:numPr>
      </w:pPr>
      <w:bookmarkStart w:id="610" w:name="_Toc459219478"/>
      <w:r>
        <w:t>Functional requirements</w:t>
      </w:r>
      <w:bookmarkEnd w:id="610"/>
    </w:p>
    <w:p w:rsidR="00BA333F" w:rsidRDefault="00BA333F" w:rsidP="00BA333F">
      <w:pPr>
        <w:rPr>
          <w:rFonts w:asciiTheme="minorHAnsi" w:hAnsiTheme="minorHAnsi"/>
          <w:bCs/>
          <w:color w:val="000000" w:themeColor="text1"/>
          <w:sz w:val="28"/>
          <w:szCs w:val="28"/>
        </w:rPr>
      </w:pPr>
    </w:p>
    <w:p w:rsidR="00BA333F" w:rsidRPr="00B63272" w:rsidRDefault="00BA333F" w:rsidP="00BA333F">
      <w:pPr>
        <w:pStyle w:val="ListParagraph"/>
        <w:numPr>
          <w:ilvl w:val="0"/>
          <w:numId w:val="23"/>
        </w:numPr>
        <w:rPr>
          <w:rFonts w:asciiTheme="minorHAnsi" w:hAnsiTheme="minorHAnsi"/>
          <w:bCs/>
          <w:color w:val="000000" w:themeColor="text1"/>
          <w:sz w:val="24"/>
          <w:szCs w:val="24"/>
        </w:rPr>
      </w:pPr>
      <w:r w:rsidRPr="00B63272">
        <w:rPr>
          <w:rFonts w:asciiTheme="minorHAnsi" w:hAnsiTheme="minorHAnsi"/>
          <w:bCs/>
          <w:color w:val="000000" w:themeColor="text1"/>
          <w:sz w:val="24"/>
          <w:szCs w:val="24"/>
        </w:rPr>
        <w:t>Credit Risk Officer logs in</w:t>
      </w:r>
    </w:p>
    <w:p w:rsidR="00BA333F" w:rsidRPr="00B63272" w:rsidRDefault="00BA333F" w:rsidP="00BA333F">
      <w:pPr>
        <w:pStyle w:val="ListParagraph"/>
        <w:ind w:left="1980"/>
        <w:rPr>
          <w:rFonts w:asciiTheme="minorHAnsi" w:hAnsiTheme="minorHAnsi"/>
          <w:bCs/>
          <w:color w:val="000000" w:themeColor="text1"/>
          <w:sz w:val="24"/>
          <w:szCs w:val="24"/>
        </w:rPr>
      </w:pPr>
      <w:proofErr w:type="spellStart"/>
      <w:r w:rsidRPr="00B63272">
        <w:rPr>
          <w:rFonts w:asciiTheme="minorHAnsi" w:hAnsiTheme="minorHAnsi"/>
          <w:bCs/>
          <w:color w:val="000000" w:themeColor="text1"/>
          <w:sz w:val="24"/>
          <w:szCs w:val="24"/>
        </w:rPr>
        <w:lastRenderedPageBreak/>
        <w:t>i</w:t>
      </w:r>
      <w:proofErr w:type="spellEnd"/>
      <w:r w:rsidRPr="00B63272">
        <w:rPr>
          <w:rFonts w:asciiTheme="minorHAnsi" w:hAnsiTheme="minorHAnsi"/>
          <w:bCs/>
          <w:color w:val="000000" w:themeColor="text1"/>
          <w:sz w:val="24"/>
          <w:szCs w:val="24"/>
        </w:rPr>
        <w:t xml:space="preserve">. All loans approved by Field risk Officer for second tranche disbursement will be displayed in the dashboard. </w:t>
      </w:r>
    </w:p>
    <w:p w:rsidR="00BA333F" w:rsidRPr="00B63272" w:rsidRDefault="00BA333F" w:rsidP="00BA333F">
      <w:pPr>
        <w:pStyle w:val="ListParagraph"/>
        <w:ind w:left="0"/>
        <w:rPr>
          <w:rFonts w:asciiTheme="minorHAnsi" w:hAnsiTheme="minorHAnsi"/>
          <w:bCs/>
          <w:color w:val="000000" w:themeColor="text1"/>
          <w:sz w:val="24"/>
          <w:szCs w:val="24"/>
        </w:rPr>
      </w:pPr>
      <w:r w:rsidRPr="00B63272">
        <w:rPr>
          <w:rFonts w:asciiTheme="minorHAnsi" w:hAnsiTheme="minorHAnsi"/>
          <w:bCs/>
          <w:color w:val="000000" w:themeColor="text1"/>
          <w:sz w:val="24"/>
          <w:szCs w:val="24"/>
        </w:rPr>
        <w:t xml:space="preserve">                               ii. Pending for CRO approval with the count will be displayed.   </w:t>
      </w:r>
    </w:p>
    <w:p w:rsidR="00BA333F" w:rsidRPr="00B63272" w:rsidRDefault="00BA333F" w:rsidP="00BA333F">
      <w:pPr>
        <w:pStyle w:val="ListParagraph"/>
        <w:numPr>
          <w:ilvl w:val="0"/>
          <w:numId w:val="23"/>
        </w:numPr>
        <w:rPr>
          <w:rFonts w:asciiTheme="minorHAnsi" w:hAnsiTheme="minorHAnsi"/>
          <w:bCs/>
          <w:color w:val="000000" w:themeColor="text1"/>
          <w:sz w:val="24"/>
          <w:szCs w:val="24"/>
        </w:rPr>
      </w:pPr>
      <w:r w:rsidRPr="00B63272">
        <w:rPr>
          <w:rFonts w:asciiTheme="minorHAnsi" w:hAnsiTheme="minorHAnsi"/>
          <w:bCs/>
          <w:color w:val="000000" w:themeColor="text1"/>
          <w:sz w:val="24"/>
          <w:szCs w:val="24"/>
        </w:rPr>
        <w:t>Filter and search should be based on the below details</w:t>
      </w:r>
    </w:p>
    <w:p w:rsidR="00BA333F" w:rsidRPr="00B63272" w:rsidRDefault="00BA333F" w:rsidP="00BA333F">
      <w:pPr>
        <w:pStyle w:val="ListParagraph"/>
        <w:numPr>
          <w:ilvl w:val="1"/>
          <w:numId w:val="25"/>
        </w:numPr>
        <w:rPr>
          <w:rFonts w:asciiTheme="minorHAnsi" w:hAnsiTheme="minorHAnsi"/>
          <w:bCs/>
          <w:color w:val="000000" w:themeColor="text1"/>
          <w:sz w:val="24"/>
          <w:szCs w:val="24"/>
        </w:rPr>
      </w:pPr>
      <w:r w:rsidRPr="00B63272">
        <w:rPr>
          <w:rFonts w:asciiTheme="minorHAnsi" w:hAnsiTheme="minorHAnsi"/>
          <w:bCs/>
          <w:color w:val="000000" w:themeColor="text1"/>
          <w:sz w:val="24"/>
          <w:szCs w:val="24"/>
        </w:rPr>
        <w:t>Loan ID</w:t>
      </w:r>
    </w:p>
    <w:p w:rsidR="00BA333F" w:rsidRPr="00B63272" w:rsidRDefault="00BA333F" w:rsidP="00BA333F">
      <w:pPr>
        <w:pStyle w:val="ListParagraph"/>
        <w:numPr>
          <w:ilvl w:val="1"/>
          <w:numId w:val="25"/>
        </w:numPr>
        <w:rPr>
          <w:rFonts w:asciiTheme="minorHAnsi" w:hAnsiTheme="minorHAnsi"/>
          <w:bCs/>
          <w:color w:val="000000" w:themeColor="text1"/>
          <w:sz w:val="24"/>
          <w:szCs w:val="24"/>
        </w:rPr>
      </w:pPr>
      <w:r w:rsidRPr="00B63272">
        <w:rPr>
          <w:rFonts w:asciiTheme="minorHAnsi" w:hAnsiTheme="minorHAnsi"/>
          <w:bCs/>
          <w:color w:val="000000" w:themeColor="text1"/>
          <w:sz w:val="24"/>
          <w:szCs w:val="24"/>
        </w:rPr>
        <w:t>Entity Name</w:t>
      </w:r>
    </w:p>
    <w:p w:rsidR="00BA333F" w:rsidRPr="00B63272" w:rsidRDefault="00BA333F" w:rsidP="00BA333F">
      <w:pPr>
        <w:pStyle w:val="ListParagraph"/>
        <w:numPr>
          <w:ilvl w:val="1"/>
          <w:numId w:val="25"/>
        </w:numPr>
        <w:rPr>
          <w:rFonts w:asciiTheme="minorHAnsi" w:hAnsiTheme="minorHAnsi"/>
          <w:bCs/>
          <w:color w:val="000000" w:themeColor="text1"/>
          <w:sz w:val="24"/>
          <w:szCs w:val="24"/>
        </w:rPr>
      </w:pPr>
      <w:r w:rsidRPr="00B63272">
        <w:rPr>
          <w:rFonts w:asciiTheme="minorHAnsi" w:hAnsiTheme="minorHAnsi"/>
          <w:bCs/>
          <w:color w:val="000000" w:themeColor="text1"/>
          <w:sz w:val="24"/>
          <w:szCs w:val="24"/>
        </w:rPr>
        <w:t>Branch name</w:t>
      </w:r>
    </w:p>
    <w:p w:rsidR="00BA333F" w:rsidRPr="00B63272" w:rsidRDefault="00BA333F" w:rsidP="00BA333F">
      <w:pPr>
        <w:pStyle w:val="ListParagraph"/>
        <w:numPr>
          <w:ilvl w:val="1"/>
          <w:numId w:val="25"/>
        </w:numPr>
        <w:rPr>
          <w:rFonts w:asciiTheme="minorHAnsi" w:hAnsiTheme="minorHAnsi"/>
          <w:bCs/>
          <w:color w:val="000000" w:themeColor="text1"/>
          <w:sz w:val="24"/>
          <w:szCs w:val="24"/>
        </w:rPr>
      </w:pPr>
      <w:r w:rsidRPr="00B63272">
        <w:rPr>
          <w:rFonts w:asciiTheme="minorHAnsi" w:hAnsiTheme="minorHAnsi"/>
          <w:bCs/>
          <w:color w:val="000000" w:themeColor="text1"/>
          <w:sz w:val="24"/>
          <w:szCs w:val="24"/>
        </w:rPr>
        <w:t>Loan Officer name</w:t>
      </w:r>
    </w:p>
    <w:p w:rsidR="00BA333F" w:rsidRPr="00B63272" w:rsidRDefault="00BA333F" w:rsidP="00BA333F">
      <w:pPr>
        <w:pStyle w:val="ListParagraph"/>
        <w:numPr>
          <w:ilvl w:val="1"/>
          <w:numId w:val="25"/>
        </w:numPr>
        <w:rPr>
          <w:rFonts w:asciiTheme="minorHAnsi" w:hAnsiTheme="minorHAnsi"/>
          <w:bCs/>
          <w:color w:val="000000" w:themeColor="text1"/>
          <w:sz w:val="24"/>
          <w:szCs w:val="24"/>
        </w:rPr>
      </w:pPr>
      <w:r w:rsidRPr="00B63272">
        <w:rPr>
          <w:rFonts w:asciiTheme="minorHAnsi" w:hAnsiTheme="minorHAnsi"/>
          <w:bCs/>
          <w:color w:val="000000" w:themeColor="text1"/>
          <w:sz w:val="24"/>
          <w:szCs w:val="24"/>
        </w:rPr>
        <w:t>Spoke name</w:t>
      </w:r>
    </w:p>
    <w:p w:rsidR="00BA333F" w:rsidRPr="00B63272" w:rsidRDefault="00BA333F" w:rsidP="00BA333F">
      <w:pPr>
        <w:pStyle w:val="ListParagraph"/>
        <w:numPr>
          <w:ilvl w:val="1"/>
          <w:numId w:val="25"/>
        </w:numPr>
        <w:rPr>
          <w:rFonts w:asciiTheme="minorHAnsi" w:hAnsiTheme="minorHAnsi"/>
          <w:bCs/>
          <w:color w:val="000000" w:themeColor="text1"/>
          <w:sz w:val="24"/>
          <w:szCs w:val="24"/>
        </w:rPr>
      </w:pPr>
      <w:r w:rsidRPr="00B63272">
        <w:rPr>
          <w:rFonts w:asciiTheme="minorHAnsi" w:hAnsiTheme="minorHAnsi"/>
          <w:bCs/>
          <w:color w:val="000000" w:themeColor="text1"/>
          <w:sz w:val="24"/>
          <w:szCs w:val="24"/>
        </w:rPr>
        <w:t>Hub Name</w:t>
      </w:r>
    </w:p>
    <w:p w:rsidR="00BA333F" w:rsidRPr="00B63272" w:rsidRDefault="00BA333F" w:rsidP="00BA333F">
      <w:pPr>
        <w:pStyle w:val="ListParagraph"/>
        <w:numPr>
          <w:ilvl w:val="1"/>
          <w:numId w:val="25"/>
        </w:numPr>
        <w:rPr>
          <w:rFonts w:asciiTheme="minorHAnsi" w:hAnsiTheme="minorHAnsi"/>
          <w:bCs/>
          <w:color w:val="000000" w:themeColor="text1"/>
          <w:sz w:val="24"/>
          <w:szCs w:val="24"/>
        </w:rPr>
      </w:pPr>
      <w:r w:rsidRPr="00B63272">
        <w:rPr>
          <w:rFonts w:asciiTheme="minorHAnsi" w:hAnsiTheme="minorHAnsi"/>
          <w:bCs/>
          <w:color w:val="000000" w:themeColor="text1"/>
          <w:sz w:val="24"/>
          <w:szCs w:val="24"/>
        </w:rPr>
        <w:t>FRO Verified date.</w:t>
      </w:r>
    </w:p>
    <w:p w:rsidR="00BA333F" w:rsidRPr="00B63272" w:rsidRDefault="00BA333F" w:rsidP="00BA333F">
      <w:pPr>
        <w:pStyle w:val="ListParagraph"/>
        <w:numPr>
          <w:ilvl w:val="1"/>
          <w:numId w:val="25"/>
        </w:numPr>
        <w:rPr>
          <w:rFonts w:asciiTheme="minorHAnsi" w:hAnsiTheme="minorHAnsi"/>
          <w:bCs/>
          <w:color w:val="000000" w:themeColor="text1"/>
          <w:sz w:val="24"/>
          <w:szCs w:val="24"/>
        </w:rPr>
      </w:pPr>
      <w:r w:rsidRPr="00B63272">
        <w:rPr>
          <w:rFonts w:asciiTheme="minorHAnsi" w:hAnsiTheme="minorHAnsi"/>
          <w:bCs/>
          <w:color w:val="000000" w:themeColor="text1"/>
          <w:sz w:val="24"/>
          <w:szCs w:val="24"/>
        </w:rPr>
        <w:t>Search Option to be provided with Customer Name, Entity Name, and Branch Name.</w:t>
      </w:r>
    </w:p>
    <w:p w:rsidR="00BA333F" w:rsidRPr="00B63272" w:rsidRDefault="00BA333F" w:rsidP="00BA333F">
      <w:pPr>
        <w:pStyle w:val="ListParagraph"/>
        <w:numPr>
          <w:ilvl w:val="1"/>
          <w:numId w:val="25"/>
        </w:numPr>
        <w:rPr>
          <w:rFonts w:asciiTheme="minorHAnsi" w:hAnsiTheme="minorHAnsi"/>
          <w:bCs/>
          <w:color w:val="000000" w:themeColor="text1"/>
          <w:sz w:val="24"/>
          <w:szCs w:val="24"/>
        </w:rPr>
      </w:pPr>
      <w:r w:rsidRPr="00B63272">
        <w:rPr>
          <w:rFonts w:asciiTheme="minorHAnsi" w:hAnsiTheme="minorHAnsi"/>
          <w:bCs/>
          <w:color w:val="000000" w:themeColor="text1"/>
          <w:sz w:val="24"/>
          <w:szCs w:val="24"/>
        </w:rPr>
        <w:t>Sorting can be done based on the above 7 fields.</w:t>
      </w:r>
    </w:p>
    <w:p w:rsidR="00BA333F" w:rsidRPr="00B63272" w:rsidRDefault="00BA333F" w:rsidP="00BA333F">
      <w:pPr>
        <w:pStyle w:val="ListParagraph"/>
        <w:numPr>
          <w:ilvl w:val="0"/>
          <w:numId w:val="23"/>
        </w:numPr>
        <w:rPr>
          <w:rFonts w:asciiTheme="minorHAnsi" w:hAnsiTheme="minorHAnsi"/>
          <w:bCs/>
          <w:color w:val="000000" w:themeColor="text1"/>
          <w:sz w:val="24"/>
          <w:szCs w:val="24"/>
        </w:rPr>
      </w:pPr>
      <w:r w:rsidRPr="00B63272">
        <w:rPr>
          <w:rFonts w:asciiTheme="minorHAnsi" w:hAnsiTheme="minorHAnsi"/>
          <w:bCs/>
          <w:color w:val="000000" w:themeColor="text1"/>
          <w:sz w:val="24"/>
          <w:szCs w:val="24"/>
        </w:rPr>
        <w:t>Central Risk Officer will check the customer eligibility for the second tranche and approve for disbursement.</w:t>
      </w:r>
    </w:p>
    <w:p w:rsidR="00BA333F" w:rsidRPr="00B63272" w:rsidRDefault="00BA333F" w:rsidP="00BA333F">
      <w:pPr>
        <w:pStyle w:val="ListParagraph"/>
        <w:numPr>
          <w:ilvl w:val="0"/>
          <w:numId w:val="23"/>
        </w:numPr>
        <w:rPr>
          <w:rFonts w:asciiTheme="minorHAnsi" w:hAnsiTheme="minorHAnsi"/>
          <w:bCs/>
          <w:color w:val="000000" w:themeColor="text1"/>
          <w:sz w:val="24"/>
          <w:szCs w:val="24"/>
        </w:rPr>
      </w:pPr>
      <w:r w:rsidRPr="00B63272">
        <w:rPr>
          <w:rFonts w:asciiTheme="minorHAnsi" w:hAnsiTheme="minorHAnsi"/>
          <w:bCs/>
          <w:color w:val="000000" w:themeColor="text1"/>
          <w:sz w:val="24"/>
          <w:szCs w:val="24"/>
        </w:rPr>
        <w:t xml:space="preserve">On approval, it will go to Pending for Loan Booking at Hub Manager </w:t>
      </w:r>
      <w:proofErr w:type="gramStart"/>
      <w:r w:rsidRPr="00B63272">
        <w:rPr>
          <w:rFonts w:asciiTheme="minorHAnsi" w:hAnsiTheme="minorHAnsi"/>
          <w:bCs/>
          <w:color w:val="000000" w:themeColor="text1"/>
          <w:sz w:val="24"/>
          <w:szCs w:val="24"/>
        </w:rPr>
        <w:t>login</w:t>
      </w:r>
      <w:proofErr w:type="gramEnd"/>
      <w:r w:rsidRPr="00B63272">
        <w:rPr>
          <w:rFonts w:asciiTheme="minorHAnsi" w:hAnsiTheme="minorHAnsi"/>
          <w:bCs/>
          <w:color w:val="000000" w:themeColor="text1"/>
          <w:sz w:val="24"/>
          <w:szCs w:val="24"/>
        </w:rPr>
        <w:t>.</w:t>
      </w:r>
    </w:p>
    <w:p w:rsidR="00BA333F" w:rsidRPr="00B63272" w:rsidRDefault="00BA333F" w:rsidP="00BA333F">
      <w:pPr>
        <w:pStyle w:val="ListParagraph"/>
        <w:numPr>
          <w:ilvl w:val="0"/>
          <w:numId w:val="23"/>
        </w:numPr>
        <w:rPr>
          <w:rFonts w:asciiTheme="minorHAnsi" w:hAnsiTheme="minorHAnsi"/>
          <w:bCs/>
          <w:color w:val="000000" w:themeColor="text1"/>
          <w:sz w:val="24"/>
          <w:szCs w:val="24"/>
        </w:rPr>
      </w:pPr>
      <w:r w:rsidRPr="00B63272">
        <w:rPr>
          <w:rFonts w:asciiTheme="minorHAnsi" w:hAnsiTheme="minorHAnsi"/>
          <w:bCs/>
          <w:color w:val="000000" w:themeColor="text1"/>
          <w:sz w:val="24"/>
          <w:szCs w:val="24"/>
        </w:rPr>
        <w:t>On Rejection, it will go back with rejection reasons for multi tranche stage to Field Risk Officer.</w:t>
      </w:r>
    </w:p>
    <w:p w:rsidR="00BA333F" w:rsidRPr="00BA333F" w:rsidRDefault="00BA333F" w:rsidP="00BA333F"/>
    <w:p w:rsidR="00BA333F" w:rsidRDefault="00BA333F" w:rsidP="00B63272">
      <w:pPr>
        <w:pStyle w:val="Heading2"/>
        <w:numPr>
          <w:ilvl w:val="1"/>
          <w:numId w:val="11"/>
        </w:numPr>
      </w:pPr>
      <w:bookmarkStart w:id="611" w:name="_Toc459219479"/>
      <w:r>
        <w:t>Uploads</w:t>
      </w:r>
      <w:bookmarkEnd w:id="611"/>
    </w:p>
    <w:p w:rsidR="00BA333F" w:rsidRPr="00BA333F" w:rsidRDefault="00E93368" w:rsidP="00BA333F">
      <w:r w:rsidRPr="003E458C">
        <w:rPr>
          <w:rFonts w:asciiTheme="minorHAnsi" w:hAnsiTheme="minorHAnsi"/>
          <w:sz w:val="24"/>
          <w:szCs w:val="24"/>
        </w:rPr>
        <w:t>-NA-</w:t>
      </w:r>
    </w:p>
    <w:p w:rsidR="00BA333F" w:rsidRDefault="00BA333F" w:rsidP="00B63272">
      <w:pPr>
        <w:pStyle w:val="Heading2"/>
        <w:numPr>
          <w:ilvl w:val="1"/>
          <w:numId w:val="11"/>
        </w:numPr>
      </w:pPr>
      <w:bookmarkStart w:id="612" w:name="_Toc459219480"/>
      <w:r>
        <w:t>Downloads</w:t>
      </w:r>
      <w:bookmarkEnd w:id="612"/>
    </w:p>
    <w:p w:rsidR="00E93368" w:rsidRPr="00E93368" w:rsidRDefault="00E93368" w:rsidP="00E93368">
      <w:r w:rsidRPr="003E458C">
        <w:rPr>
          <w:rFonts w:asciiTheme="minorHAnsi" w:hAnsiTheme="minorHAnsi"/>
          <w:sz w:val="24"/>
          <w:szCs w:val="24"/>
        </w:rPr>
        <w:t>-NA-</w:t>
      </w:r>
    </w:p>
    <w:p w:rsidR="00BA333F" w:rsidRDefault="00BA333F" w:rsidP="00B63272">
      <w:pPr>
        <w:pStyle w:val="Heading2"/>
        <w:numPr>
          <w:ilvl w:val="1"/>
          <w:numId w:val="11"/>
        </w:numPr>
      </w:pPr>
      <w:bookmarkStart w:id="613" w:name="_Toc459219481"/>
      <w:r>
        <w:t>Reports</w:t>
      </w:r>
      <w:bookmarkEnd w:id="613"/>
    </w:p>
    <w:p w:rsidR="00E93368" w:rsidRPr="00E93368" w:rsidRDefault="00E93368" w:rsidP="00E93368">
      <w:r w:rsidRPr="003E458C">
        <w:rPr>
          <w:rFonts w:asciiTheme="minorHAnsi" w:hAnsiTheme="minorHAnsi"/>
          <w:sz w:val="24"/>
          <w:szCs w:val="24"/>
        </w:rPr>
        <w:t>-NA-</w:t>
      </w:r>
    </w:p>
    <w:p w:rsidR="00BA333F" w:rsidRDefault="00BA333F" w:rsidP="006D6E8A">
      <w:pPr>
        <w:rPr>
          <w:rFonts w:asciiTheme="minorHAnsi" w:hAnsiTheme="minorHAnsi"/>
          <w:bCs/>
          <w:color w:val="000000" w:themeColor="text1"/>
          <w:sz w:val="28"/>
          <w:szCs w:val="28"/>
        </w:rPr>
      </w:pPr>
    </w:p>
    <w:p w:rsidR="00BA333F" w:rsidRDefault="00BA333F" w:rsidP="006D6E8A">
      <w:pPr>
        <w:rPr>
          <w:rFonts w:asciiTheme="minorHAnsi" w:hAnsiTheme="minorHAnsi"/>
          <w:bCs/>
          <w:color w:val="000000" w:themeColor="text1"/>
          <w:sz w:val="28"/>
          <w:szCs w:val="28"/>
        </w:rPr>
      </w:pPr>
    </w:p>
    <w:p w:rsidR="00B63272" w:rsidRDefault="00B63272">
      <w:pPr>
        <w:rPr>
          <w:smallCaps/>
          <w:spacing w:val="5"/>
          <w:sz w:val="36"/>
          <w:szCs w:val="36"/>
        </w:rPr>
      </w:pPr>
      <w:r>
        <w:br w:type="page"/>
      </w:r>
    </w:p>
    <w:p w:rsidR="00BA333F" w:rsidRDefault="00BA333F" w:rsidP="00B63272">
      <w:pPr>
        <w:pStyle w:val="Heading1"/>
        <w:numPr>
          <w:ilvl w:val="0"/>
          <w:numId w:val="11"/>
        </w:numPr>
      </w:pPr>
      <w:bookmarkStart w:id="614" w:name="_Toc459219482"/>
      <w:r>
        <w:lastRenderedPageBreak/>
        <w:t>EMI Schedule Generation</w:t>
      </w:r>
      <w:bookmarkEnd w:id="614"/>
    </w:p>
    <w:p w:rsidR="0073203E" w:rsidRPr="0073203E" w:rsidRDefault="0073203E" w:rsidP="0073203E"/>
    <w:p w:rsidR="0073203E" w:rsidRDefault="0073203E" w:rsidP="00B63272">
      <w:pPr>
        <w:pStyle w:val="Heading2"/>
        <w:numPr>
          <w:ilvl w:val="1"/>
          <w:numId w:val="11"/>
        </w:numPr>
      </w:pPr>
      <w:bookmarkStart w:id="615" w:name="_Toc459219483"/>
      <w:r>
        <w:t>UI Requirements</w:t>
      </w:r>
      <w:bookmarkEnd w:id="615"/>
    </w:p>
    <w:p w:rsidR="00BA333F" w:rsidRDefault="00BA333F" w:rsidP="006D6E8A">
      <w:pPr>
        <w:rPr>
          <w:rFonts w:asciiTheme="minorHAnsi" w:hAnsiTheme="minorHAnsi"/>
          <w:bCs/>
          <w:color w:val="000000" w:themeColor="text1"/>
          <w:sz w:val="28"/>
          <w:szCs w:val="28"/>
        </w:rPr>
      </w:pPr>
    </w:p>
    <w:tbl>
      <w:tblPr>
        <w:tblStyle w:val="TableGrid"/>
        <w:tblW w:w="10456" w:type="dxa"/>
        <w:tblLayout w:type="fixed"/>
        <w:tblLook w:val="04A0" w:firstRow="1" w:lastRow="0" w:firstColumn="1" w:lastColumn="0" w:noHBand="0" w:noVBand="1"/>
      </w:tblPr>
      <w:tblGrid>
        <w:gridCol w:w="1668"/>
        <w:gridCol w:w="1275"/>
        <w:gridCol w:w="1134"/>
        <w:gridCol w:w="1276"/>
        <w:gridCol w:w="1701"/>
        <w:gridCol w:w="3402"/>
      </w:tblGrid>
      <w:tr w:rsidR="0073203E" w:rsidRPr="00B63272" w:rsidTr="008F777A">
        <w:tc>
          <w:tcPr>
            <w:tcW w:w="1668" w:type="dxa"/>
          </w:tcPr>
          <w:p w:rsidR="0073203E" w:rsidRPr="00B63272" w:rsidRDefault="0073203E" w:rsidP="004E6056">
            <w:pPr>
              <w:rPr>
                <w:rFonts w:asciiTheme="minorHAnsi" w:hAnsiTheme="minorHAnsi"/>
                <w:b/>
                <w:sz w:val="24"/>
                <w:szCs w:val="24"/>
              </w:rPr>
            </w:pPr>
            <w:r w:rsidRPr="00B63272">
              <w:rPr>
                <w:rFonts w:asciiTheme="minorHAnsi" w:hAnsiTheme="minorHAnsi"/>
                <w:b/>
                <w:sz w:val="24"/>
                <w:szCs w:val="24"/>
              </w:rPr>
              <w:t>Field name</w:t>
            </w:r>
          </w:p>
        </w:tc>
        <w:tc>
          <w:tcPr>
            <w:tcW w:w="1275" w:type="dxa"/>
          </w:tcPr>
          <w:p w:rsidR="0073203E" w:rsidRPr="00B63272" w:rsidRDefault="0073203E" w:rsidP="004E6056">
            <w:pPr>
              <w:rPr>
                <w:rFonts w:asciiTheme="minorHAnsi" w:hAnsiTheme="minorHAnsi"/>
                <w:b/>
                <w:sz w:val="24"/>
                <w:szCs w:val="24"/>
              </w:rPr>
            </w:pPr>
            <w:r w:rsidRPr="00B63272">
              <w:rPr>
                <w:rFonts w:asciiTheme="minorHAnsi" w:hAnsiTheme="minorHAnsi"/>
                <w:b/>
                <w:sz w:val="24"/>
                <w:szCs w:val="24"/>
              </w:rPr>
              <w:t>Section</w:t>
            </w:r>
          </w:p>
        </w:tc>
        <w:tc>
          <w:tcPr>
            <w:tcW w:w="1134" w:type="dxa"/>
          </w:tcPr>
          <w:p w:rsidR="0073203E" w:rsidRPr="00B63272" w:rsidRDefault="0073203E" w:rsidP="004E6056">
            <w:pPr>
              <w:rPr>
                <w:rFonts w:asciiTheme="minorHAnsi" w:hAnsiTheme="minorHAnsi"/>
                <w:b/>
                <w:sz w:val="24"/>
                <w:szCs w:val="24"/>
              </w:rPr>
            </w:pPr>
            <w:r w:rsidRPr="00B63272">
              <w:rPr>
                <w:rFonts w:asciiTheme="minorHAnsi" w:hAnsiTheme="minorHAnsi"/>
                <w:b/>
                <w:sz w:val="24"/>
                <w:szCs w:val="24"/>
              </w:rPr>
              <w:t xml:space="preserve">Data Type </w:t>
            </w:r>
          </w:p>
        </w:tc>
        <w:tc>
          <w:tcPr>
            <w:tcW w:w="1276" w:type="dxa"/>
          </w:tcPr>
          <w:p w:rsidR="0073203E" w:rsidRPr="00B63272" w:rsidRDefault="0073203E" w:rsidP="004E6056">
            <w:pPr>
              <w:rPr>
                <w:rFonts w:asciiTheme="minorHAnsi" w:hAnsiTheme="minorHAnsi"/>
                <w:b/>
                <w:sz w:val="24"/>
                <w:szCs w:val="24"/>
              </w:rPr>
            </w:pPr>
            <w:r w:rsidRPr="00B63272">
              <w:rPr>
                <w:rFonts w:asciiTheme="minorHAnsi" w:hAnsiTheme="minorHAnsi"/>
                <w:b/>
                <w:sz w:val="24"/>
                <w:szCs w:val="24"/>
              </w:rPr>
              <w:t>Attribute</w:t>
            </w:r>
          </w:p>
        </w:tc>
        <w:tc>
          <w:tcPr>
            <w:tcW w:w="1701" w:type="dxa"/>
          </w:tcPr>
          <w:p w:rsidR="0073203E" w:rsidRPr="00B63272" w:rsidRDefault="0073203E" w:rsidP="004E6056">
            <w:pPr>
              <w:rPr>
                <w:rFonts w:asciiTheme="minorHAnsi" w:hAnsiTheme="minorHAnsi"/>
                <w:b/>
                <w:sz w:val="24"/>
                <w:szCs w:val="24"/>
              </w:rPr>
            </w:pPr>
            <w:r w:rsidRPr="00B63272">
              <w:rPr>
                <w:rFonts w:asciiTheme="minorHAnsi" w:hAnsiTheme="minorHAnsi"/>
                <w:b/>
                <w:sz w:val="24"/>
                <w:szCs w:val="24"/>
              </w:rPr>
              <w:t>Validations/Restrictions</w:t>
            </w:r>
          </w:p>
        </w:tc>
        <w:tc>
          <w:tcPr>
            <w:tcW w:w="3402" w:type="dxa"/>
          </w:tcPr>
          <w:p w:rsidR="0073203E" w:rsidRPr="00B63272" w:rsidRDefault="0073203E" w:rsidP="004E6056">
            <w:pPr>
              <w:rPr>
                <w:rFonts w:asciiTheme="minorHAnsi" w:hAnsiTheme="minorHAnsi"/>
                <w:b/>
                <w:sz w:val="24"/>
                <w:szCs w:val="24"/>
              </w:rPr>
            </w:pPr>
            <w:r w:rsidRPr="00B63272">
              <w:rPr>
                <w:rFonts w:asciiTheme="minorHAnsi" w:hAnsiTheme="minorHAnsi"/>
                <w:b/>
                <w:sz w:val="24"/>
                <w:szCs w:val="24"/>
              </w:rPr>
              <w:t>Population logic</w:t>
            </w:r>
          </w:p>
        </w:tc>
      </w:tr>
      <w:tr w:rsidR="0073203E" w:rsidRPr="00B63272" w:rsidTr="008F777A">
        <w:tc>
          <w:tcPr>
            <w:tcW w:w="1668" w:type="dxa"/>
          </w:tcPr>
          <w:p w:rsidR="0073203E" w:rsidRPr="00B63272" w:rsidRDefault="0073203E" w:rsidP="004E6056">
            <w:pPr>
              <w:rPr>
                <w:rFonts w:asciiTheme="minorHAnsi" w:hAnsiTheme="minorHAnsi"/>
                <w:sz w:val="24"/>
                <w:szCs w:val="24"/>
              </w:rPr>
            </w:pPr>
            <w:r w:rsidRPr="00B63272">
              <w:rPr>
                <w:rFonts w:asciiTheme="minorHAnsi" w:hAnsiTheme="minorHAnsi"/>
                <w:sz w:val="24"/>
                <w:szCs w:val="24"/>
              </w:rPr>
              <w:t>Tranche details</w:t>
            </w:r>
          </w:p>
        </w:tc>
        <w:tc>
          <w:tcPr>
            <w:tcW w:w="1275" w:type="dxa"/>
          </w:tcPr>
          <w:p w:rsidR="0073203E" w:rsidRPr="00B63272" w:rsidRDefault="0073203E" w:rsidP="004E6056">
            <w:pPr>
              <w:rPr>
                <w:rFonts w:asciiTheme="minorHAnsi" w:hAnsiTheme="minorHAnsi"/>
                <w:sz w:val="24"/>
                <w:szCs w:val="24"/>
              </w:rPr>
            </w:pPr>
            <w:r w:rsidRPr="00B63272">
              <w:rPr>
                <w:rFonts w:asciiTheme="minorHAnsi" w:hAnsiTheme="minorHAnsi"/>
                <w:sz w:val="24"/>
                <w:szCs w:val="24"/>
              </w:rPr>
              <w:t>Sanction details</w:t>
            </w:r>
          </w:p>
        </w:tc>
        <w:tc>
          <w:tcPr>
            <w:tcW w:w="1134" w:type="dxa"/>
          </w:tcPr>
          <w:p w:rsidR="0073203E" w:rsidRPr="00B63272" w:rsidRDefault="0073203E" w:rsidP="004E6056">
            <w:pPr>
              <w:rPr>
                <w:rFonts w:asciiTheme="minorHAnsi" w:hAnsiTheme="minorHAnsi"/>
                <w:sz w:val="24"/>
                <w:szCs w:val="24"/>
              </w:rPr>
            </w:pPr>
            <w:r w:rsidRPr="00B63272">
              <w:rPr>
                <w:rFonts w:asciiTheme="minorHAnsi" w:hAnsiTheme="minorHAnsi"/>
                <w:sz w:val="24"/>
                <w:szCs w:val="24"/>
              </w:rPr>
              <w:t>Text</w:t>
            </w:r>
          </w:p>
        </w:tc>
        <w:tc>
          <w:tcPr>
            <w:tcW w:w="1276" w:type="dxa"/>
          </w:tcPr>
          <w:p w:rsidR="0073203E" w:rsidRPr="00B63272" w:rsidRDefault="0073203E" w:rsidP="004E6056">
            <w:pPr>
              <w:rPr>
                <w:rFonts w:asciiTheme="minorHAnsi" w:hAnsiTheme="minorHAnsi"/>
                <w:sz w:val="24"/>
                <w:szCs w:val="24"/>
              </w:rPr>
            </w:pPr>
            <w:r w:rsidRPr="00B63272">
              <w:rPr>
                <w:rFonts w:asciiTheme="minorHAnsi" w:hAnsiTheme="minorHAnsi"/>
                <w:sz w:val="24"/>
                <w:szCs w:val="24"/>
              </w:rPr>
              <w:t>Read</w:t>
            </w:r>
          </w:p>
        </w:tc>
        <w:tc>
          <w:tcPr>
            <w:tcW w:w="1701" w:type="dxa"/>
          </w:tcPr>
          <w:p w:rsidR="0073203E" w:rsidRPr="00B63272" w:rsidRDefault="0073203E" w:rsidP="004E6056">
            <w:pPr>
              <w:rPr>
                <w:rFonts w:asciiTheme="minorHAnsi" w:hAnsiTheme="minorHAnsi"/>
                <w:sz w:val="24"/>
                <w:szCs w:val="24"/>
              </w:rPr>
            </w:pPr>
          </w:p>
        </w:tc>
        <w:tc>
          <w:tcPr>
            <w:tcW w:w="3402" w:type="dxa"/>
          </w:tcPr>
          <w:p w:rsidR="0073203E" w:rsidRPr="00B63272" w:rsidRDefault="0073203E" w:rsidP="004E6056">
            <w:pPr>
              <w:rPr>
                <w:rFonts w:asciiTheme="minorHAnsi" w:hAnsiTheme="minorHAnsi"/>
                <w:sz w:val="24"/>
                <w:szCs w:val="24"/>
              </w:rPr>
            </w:pPr>
            <w:r w:rsidRPr="00B63272">
              <w:rPr>
                <w:rFonts w:asciiTheme="minorHAnsi" w:hAnsiTheme="minorHAnsi"/>
                <w:sz w:val="24"/>
                <w:szCs w:val="24"/>
              </w:rPr>
              <w:t>Sample as below:</w:t>
            </w:r>
          </w:p>
          <w:p w:rsidR="0073203E" w:rsidRPr="00B63272" w:rsidRDefault="0073203E" w:rsidP="004E6056">
            <w:pPr>
              <w:rPr>
                <w:rFonts w:asciiTheme="minorHAnsi" w:hAnsiTheme="minorHAnsi"/>
                <w:sz w:val="24"/>
                <w:szCs w:val="24"/>
              </w:rPr>
            </w:pPr>
            <w:r w:rsidRPr="00B63272">
              <w:rPr>
                <w:rFonts w:asciiTheme="minorHAnsi" w:hAnsiTheme="minorHAnsi"/>
                <w:sz w:val="24"/>
                <w:szCs w:val="24"/>
              </w:rPr>
              <w:t>1</w:t>
            </w:r>
            <w:r w:rsidRPr="00B63272">
              <w:rPr>
                <w:rFonts w:asciiTheme="minorHAnsi" w:hAnsiTheme="minorHAnsi"/>
                <w:sz w:val="24"/>
                <w:szCs w:val="24"/>
                <w:vertAlign w:val="superscript"/>
              </w:rPr>
              <w:t>st</w:t>
            </w:r>
            <w:r w:rsidRPr="00B63272">
              <w:rPr>
                <w:rFonts w:asciiTheme="minorHAnsi" w:hAnsiTheme="minorHAnsi"/>
                <w:sz w:val="24"/>
                <w:szCs w:val="24"/>
              </w:rPr>
              <w:t xml:space="preserve"> tranche – 50%</w:t>
            </w:r>
          </w:p>
          <w:p w:rsidR="0073203E" w:rsidRPr="00B63272" w:rsidRDefault="0073203E" w:rsidP="004E6056">
            <w:pPr>
              <w:rPr>
                <w:rFonts w:asciiTheme="minorHAnsi" w:hAnsiTheme="minorHAnsi"/>
                <w:sz w:val="24"/>
                <w:szCs w:val="24"/>
              </w:rPr>
            </w:pPr>
            <w:r w:rsidRPr="00B63272">
              <w:rPr>
                <w:rFonts w:asciiTheme="minorHAnsi" w:hAnsiTheme="minorHAnsi"/>
                <w:sz w:val="24"/>
                <w:szCs w:val="24"/>
              </w:rPr>
              <w:t>2</w:t>
            </w:r>
            <w:r w:rsidRPr="00B63272">
              <w:rPr>
                <w:rFonts w:asciiTheme="minorHAnsi" w:hAnsiTheme="minorHAnsi"/>
                <w:sz w:val="24"/>
                <w:szCs w:val="24"/>
                <w:vertAlign w:val="superscript"/>
              </w:rPr>
              <w:t>nd</w:t>
            </w:r>
            <w:r w:rsidRPr="00B63272">
              <w:rPr>
                <w:rFonts w:asciiTheme="minorHAnsi" w:hAnsiTheme="minorHAnsi"/>
                <w:sz w:val="24"/>
                <w:szCs w:val="24"/>
              </w:rPr>
              <w:t xml:space="preserve"> tranche – 30%</w:t>
            </w:r>
          </w:p>
          <w:p w:rsidR="0073203E" w:rsidRPr="00B63272" w:rsidRDefault="0073203E" w:rsidP="004E6056">
            <w:pPr>
              <w:rPr>
                <w:rFonts w:asciiTheme="minorHAnsi" w:hAnsiTheme="minorHAnsi"/>
                <w:sz w:val="24"/>
                <w:szCs w:val="24"/>
              </w:rPr>
            </w:pPr>
            <w:r w:rsidRPr="00B63272">
              <w:rPr>
                <w:rFonts w:asciiTheme="minorHAnsi" w:hAnsiTheme="minorHAnsi"/>
                <w:sz w:val="24"/>
                <w:szCs w:val="24"/>
              </w:rPr>
              <w:t>3</w:t>
            </w:r>
            <w:r w:rsidRPr="00B63272">
              <w:rPr>
                <w:rFonts w:asciiTheme="minorHAnsi" w:hAnsiTheme="minorHAnsi"/>
                <w:sz w:val="24"/>
                <w:szCs w:val="24"/>
                <w:vertAlign w:val="superscript"/>
              </w:rPr>
              <w:t>rd</w:t>
            </w:r>
            <w:r w:rsidRPr="00B63272">
              <w:rPr>
                <w:rFonts w:asciiTheme="minorHAnsi" w:hAnsiTheme="minorHAnsi"/>
                <w:sz w:val="24"/>
                <w:szCs w:val="24"/>
              </w:rPr>
              <w:t xml:space="preserve"> tranche – 20%</w:t>
            </w:r>
          </w:p>
          <w:p w:rsidR="0073203E" w:rsidRPr="00B63272" w:rsidRDefault="0073203E" w:rsidP="004E6056">
            <w:pPr>
              <w:rPr>
                <w:rFonts w:asciiTheme="minorHAnsi" w:hAnsiTheme="minorHAnsi"/>
                <w:sz w:val="24"/>
                <w:szCs w:val="24"/>
              </w:rPr>
            </w:pPr>
            <w:r w:rsidRPr="00B63272">
              <w:rPr>
                <w:rFonts w:asciiTheme="minorHAnsi" w:hAnsiTheme="minorHAnsi"/>
                <w:sz w:val="24"/>
                <w:szCs w:val="24"/>
              </w:rPr>
              <w:t>Remarks will be mentioned at the time of sanction example – second tranche to be disbursed only after machinery is purchased. And the respective tranche will be auto selected.</w:t>
            </w:r>
          </w:p>
          <w:p w:rsidR="0073203E" w:rsidRPr="00B63272" w:rsidRDefault="0073203E" w:rsidP="004E6056">
            <w:pPr>
              <w:rPr>
                <w:rFonts w:asciiTheme="minorHAnsi" w:hAnsiTheme="minorHAnsi"/>
                <w:sz w:val="24"/>
                <w:szCs w:val="24"/>
              </w:rPr>
            </w:pPr>
          </w:p>
        </w:tc>
      </w:tr>
      <w:tr w:rsidR="0073203E" w:rsidRPr="00B63272" w:rsidTr="008F777A">
        <w:tc>
          <w:tcPr>
            <w:tcW w:w="1668" w:type="dxa"/>
          </w:tcPr>
          <w:p w:rsidR="0073203E" w:rsidRPr="00B63272" w:rsidRDefault="0073203E" w:rsidP="004E6056">
            <w:pPr>
              <w:rPr>
                <w:rFonts w:asciiTheme="minorHAnsi" w:hAnsiTheme="minorHAnsi"/>
                <w:sz w:val="24"/>
                <w:szCs w:val="24"/>
              </w:rPr>
            </w:pPr>
            <w:r w:rsidRPr="00B63272">
              <w:rPr>
                <w:rFonts w:asciiTheme="minorHAnsi" w:hAnsiTheme="minorHAnsi"/>
                <w:sz w:val="24"/>
                <w:szCs w:val="24"/>
              </w:rPr>
              <w:t>Customer Sign Date</w:t>
            </w:r>
          </w:p>
        </w:tc>
        <w:tc>
          <w:tcPr>
            <w:tcW w:w="1275" w:type="dxa"/>
          </w:tcPr>
          <w:p w:rsidR="0073203E" w:rsidRPr="00B63272" w:rsidRDefault="0073203E" w:rsidP="004E6056">
            <w:pPr>
              <w:rPr>
                <w:rFonts w:asciiTheme="minorHAnsi" w:hAnsiTheme="minorHAnsi"/>
                <w:sz w:val="24"/>
                <w:szCs w:val="24"/>
              </w:rPr>
            </w:pPr>
            <w:r w:rsidRPr="00B63272">
              <w:rPr>
                <w:rFonts w:asciiTheme="minorHAnsi" w:hAnsiTheme="minorHAnsi"/>
                <w:sz w:val="24"/>
                <w:szCs w:val="24"/>
              </w:rPr>
              <w:t>Booking details</w:t>
            </w:r>
          </w:p>
        </w:tc>
        <w:tc>
          <w:tcPr>
            <w:tcW w:w="1134" w:type="dxa"/>
          </w:tcPr>
          <w:p w:rsidR="0073203E" w:rsidRPr="00B63272" w:rsidRDefault="0073203E" w:rsidP="004E6056">
            <w:pPr>
              <w:rPr>
                <w:rFonts w:asciiTheme="minorHAnsi" w:hAnsiTheme="minorHAnsi"/>
                <w:sz w:val="24"/>
                <w:szCs w:val="24"/>
              </w:rPr>
            </w:pPr>
            <w:r w:rsidRPr="00B63272">
              <w:rPr>
                <w:rFonts w:asciiTheme="minorHAnsi" w:hAnsiTheme="minorHAnsi"/>
                <w:sz w:val="24"/>
                <w:szCs w:val="24"/>
              </w:rPr>
              <w:t>Date</w:t>
            </w:r>
          </w:p>
        </w:tc>
        <w:tc>
          <w:tcPr>
            <w:tcW w:w="1276" w:type="dxa"/>
          </w:tcPr>
          <w:p w:rsidR="0073203E" w:rsidRPr="00B63272" w:rsidRDefault="0073203E" w:rsidP="004E6056">
            <w:pPr>
              <w:rPr>
                <w:rFonts w:asciiTheme="minorHAnsi" w:hAnsiTheme="minorHAnsi"/>
                <w:sz w:val="24"/>
                <w:szCs w:val="24"/>
              </w:rPr>
            </w:pPr>
            <w:r w:rsidRPr="00B63272">
              <w:rPr>
                <w:rFonts w:asciiTheme="minorHAnsi" w:hAnsiTheme="minorHAnsi"/>
                <w:sz w:val="24"/>
                <w:szCs w:val="24"/>
              </w:rPr>
              <w:t>Write</w:t>
            </w:r>
          </w:p>
        </w:tc>
        <w:tc>
          <w:tcPr>
            <w:tcW w:w="1701" w:type="dxa"/>
          </w:tcPr>
          <w:p w:rsidR="0073203E" w:rsidRPr="00B63272" w:rsidRDefault="0073203E" w:rsidP="004E6056">
            <w:pPr>
              <w:rPr>
                <w:rFonts w:asciiTheme="minorHAnsi" w:hAnsiTheme="minorHAnsi"/>
                <w:sz w:val="24"/>
                <w:szCs w:val="24"/>
              </w:rPr>
            </w:pPr>
            <w:r w:rsidRPr="00B63272">
              <w:rPr>
                <w:rFonts w:asciiTheme="minorHAnsi" w:hAnsiTheme="minorHAnsi"/>
                <w:sz w:val="24"/>
                <w:szCs w:val="24"/>
              </w:rPr>
              <w:t>a. Date &gt;= today</w:t>
            </w:r>
          </w:p>
        </w:tc>
        <w:tc>
          <w:tcPr>
            <w:tcW w:w="3402" w:type="dxa"/>
          </w:tcPr>
          <w:p w:rsidR="0073203E" w:rsidRPr="00B63272" w:rsidRDefault="0073203E" w:rsidP="004E6056">
            <w:pPr>
              <w:rPr>
                <w:rFonts w:asciiTheme="minorHAnsi" w:hAnsiTheme="minorHAnsi"/>
                <w:sz w:val="24"/>
                <w:szCs w:val="24"/>
              </w:rPr>
            </w:pPr>
            <w:r w:rsidRPr="00B63272">
              <w:rPr>
                <w:rFonts w:asciiTheme="minorHAnsi" w:hAnsiTheme="minorHAnsi"/>
                <w:sz w:val="24"/>
                <w:szCs w:val="24"/>
              </w:rPr>
              <w:t>Date format (DD/MM/YY)</w:t>
            </w:r>
          </w:p>
        </w:tc>
      </w:tr>
      <w:tr w:rsidR="0073203E" w:rsidRPr="00B63272" w:rsidTr="008F777A">
        <w:tc>
          <w:tcPr>
            <w:tcW w:w="1668" w:type="dxa"/>
          </w:tcPr>
          <w:p w:rsidR="0073203E" w:rsidRPr="00B63272" w:rsidRDefault="0073203E" w:rsidP="004E6056">
            <w:pPr>
              <w:rPr>
                <w:rFonts w:asciiTheme="minorHAnsi" w:hAnsiTheme="minorHAnsi"/>
                <w:sz w:val="24"/>
                <w:szCs w:val="24"/>
              </w:rPr>
            </w:pPr>
            <w:r w:rsidRPr="00B63272">
              <w:rPr>
                <w:rFonts w:asciiTheme="minorHAnsi" w:hAnsiTheme="minorHAnsi"/>
                <w:sz w:val="24"/>
                <w:szCs w:val="24"/>
              </w:rPr>
              <w:t>Expected Disbursement Date</w:t>
            </w:r>
          </w:p>
        </w:tc>
        <w:tc>
          <w:tcPr>
            <w:tcW w:w="1275" w:type="dxa"/>
          </w:tcPr>
          <w:p w:rsidR="0073203E" w:rsidRPr="00B63272" w:rsidRDefault="0073203E" w:rsidP="004E6056">
            <w:pPr>
              <w:rPr>
                <w:rFonts w:asciiTheme="minorHAnsi" w:hAnsiTheme="minorHAnsi"/>
                <w:sz w:val="24"/>
                <w:szCs w:val="24"/>
              </w:rPr>
            </w:pPr>
            <w:r w:rsidRPr="00B63272">
              <w:rPr>
                <w:rFonts w:asciiTheme="minorHAnsi" w:hAnsiTheme="minorHAnsi"/>
                <w:sz w:val="24"/>
                <w:szCs w:val="24"/>
              </w:rPr>
              <w:t>Booking details</w:t>
            </w:r>
          </w:p>
        </w:tc>
        <w:tc>
          <w:tcPr>
            <w:tcW w:w="1134" w:type="dxa"/>
          </w:tcPr>
          <w:p w:rsidR="0073203E" w:rsidRPr="00B63272" w:rsidRDefault="0073203E" w:rsidP="004E6056">
            <w:pPr>
              <w:rPr>
                <w:rFonts w:asciiTheme="minorHAnsi" w:hAnsiTheme="minorHAnsi"/>
                <w:sz w:val="24"/>
                <w:szCs w:val="24"/>
              </w:rPr>
            </w:pPr>
            <w:r w:rsidRPr="00B63272">
              <w:rPr>
                <w:rFonts w:asciiTheme="minorHAnsi" w:hAnsiTheme="minorHAnsi"/>
                <w:sz w:val="24"/>
                <w:szCs w:val="24"/>
              </w:rPr>
              <w:t>Date</w:t>
            </w:r>
          </w:p>
        </w:tc>
        <w:tc>
          <w:tcPr>
            <w:tcW w:w="1276" w:type="dxa"/>
          </w:tcPr>
          <w:p w:rsidR="0073203E" w:rsidRPr="00B63272" w:rsidRDefault="0073203E" w:rsidP="004E6056">
            <w:pPr>
              <w:rPr>
                <w:rFonts w:asciiTheme="minorHAnsi" w:hAnsiTheme="minorHAnsi"/>
                <w:sz w:val="24"/>
                <w:szCs w:val="24"/>
              </w:rPr>
            </w:pPr>
            <w:r w:rsidRPr="00B63272">
              <w:rPr>
                <w:rFonts w:asciiTheme="minorHAnsi" w:hAnsiTheme="minorHAnsi"/>
                <w:sz w:val="24"/>
                <w:szCs w:val="24"/>
              </w:rPr>
              <w:t>Read/Write</w:t>
            </w:r>
          </w:p>
        </w:tc>
        <w:tc>
          <w:tcPr>
            <w:tcW w:w="1701" w:type="dxa"/>
          </w:tcPr>
          <w:p w:rsidR="0073203E" w:rsidRPr="00B63272" w:rsidRDefault="0073203E" w:rsidP="004E6056">
            <w:pPr>
              <w:rPr>
                <w:rFonts w:asciiTheme="minorHAnsi" w:hAnsiTheme="minorHAnsi"/>
                <w:sz w:val="24"/>
                <w:szCs w:val="24"/>
              </w:rPr>
            </w:pPr>
            <w:proofErr w:type="spellStart"/>
            <w:r w:rsidRPr="00B63272">
              <w:rPr>
                <w:rFonts w:asciiTheme="minorHAnsi" w:hAnsiTheme="minorHAnsi"/>
                <w:sz w:val="24"/>
                <w:szCs w:val="24"/>
              </w:rPr>
              <w:t>a.Date</w:t>
            </w:r>
            <w:proofErr w:type="spellEnd"/>
            <w:r w:rsidRPr="00B63272">
              <w:rPr>
                <w:rFonts w:asciiTheme="minorHAnsi" w:hAnsiTheme="minorHAnsi"/>
                <w:sz w:val="24"/>
                <w:szCs w:val="24"/>
              </w:rPr>
              <w:t xml:space="preserve"> – Auto Populate (Customer sign date+ 2)</w:t>
            </w:r>
          </w:p>
          <w:p w:rsidR="0073203E" w:rsidRPr="00B63272" w:rsidRDefault="0073203E" w:rsidP="004E6056">
            <w:pPr>
              <w:rPr>
                <w:rFonts w:asciiTheme="minorHAnsi" w:hAnsiTheme="minorHAnsi"/>
                <w:sz w:val="24"/>
                <w:szCs w:val="24"/>
              </w:rPr>
            </w:pPr>
            <w:proofErr w:type="spellStart"/>
            <w:r w:rsidRPr="00B63272">
              <w:rPr>
                <w:rFonts w:asciiTheme="minorHAnsi" w:hAnsiTheme="minorHAnsi"/>
                <w:sz w:val="24"/>
                <w:szCs w:val="24"/>
              </w:rPr>
              <w:t>b.Provision</w:t>
            </w:r>
            <w:proofErr w:type="spellEnd"/>
            <w:r w:rsidRPr="00B63272">
              <w:rPr>
                <w:rFonts w:asciiTheme="minorHAnsi" w:hAnsiTheme="minorHAnsi"/>
                <w:sz w:val="24"/>
                <w:szCs w:val="24"/>
              </w:rPr>
              <w:t xml:space="preserve"> to change to any future date – which is greater than (customer sign date+2)</w:t>
            </w:r>
          </w:p>
        </w:tc>
        <w:tc>
          <w:tcPr>
            <w:tcW w:w="3402" w:type="dxa"/>
          </w:tcPr>
          <w:p w:rsidR="0073203E" w:rsidRPr="00B63272" w:rsidRDefault="0073203E" w:rsidP="004E6056">
            <w:pPr>
              <w:rPr>
                <w:rFonts w:asciiTheme="minorHAnsi" w:hAnsiTheme="minorHAnsi"/>
                <w:sz w:val="24"/>
                <w:szCs w:val="24"/>
              </w:rPr>
            </w:pPr>
            <w:r w:rsidRPr="00B63272">
              <w:rPr>
                <w:rFonts w:asciiTheme="minorHAnsi" w:hAnsiTheme="minorHAnsi"/>
                <w:sz w:val="24"/>
                <w:szCs w:val="24"/>
              </w:rPr>
              <w:t>Date format (DD/MM/YY)</w:t>
            </w:r>
          </w:p>
        </w:tc>
      </w:tr>
      <w:tr w:rsidR="00254BC2" w:rsidRPr="00B63272" w:rsidTr="008F777A">
        <w:trPr>
          <w:ins w:id="616" w:author="karthik Anandan | IFMR Rural Finance" w:date="2016-08-17T17:46:00Z"/>
        </w:trPr>
        <w:tc>
          <w:tcPr>
            <w:tcW w:w="1668" w:type="dxa"/>
          </w:tcPr>
          <w:p w:rsidR="00254BC2" w:rsidRPr="00B63272" w:rsidRDefault="00254BC2" w:rsidP="004E6056">
            <w:pPr>
              <w:rPr>
                <w:ins w:id="617" w:author="karthik Anandan | IFMR Rural Finance" w:date="2016-08-17T17:46:00Z"/>
                <w:rFonts w:asciiTheme="minorHAnsi" w:hAnsiTheme="minorHAnsi"/>
                <w:sz w:val="24"/>
                <w:szCs w:val="24"/>
              </w:rPr>
            </w:pPr>
            <w:ins w:id="618" w:author="karthik Anandan | IFMR Rural Finance" w:date="2016-08-17T17:46:00Z">
              <w:r>
                <w:rPr>
                  <w:rFonts w:asciiTheme="minorHAnsi" w:hAnsiTheme="minorHAnsi"/>
                  <w:sz w:val="24"/>
                  <w:szCs w:val="24"/>
                </w:rPr>
                <w:t>FRO Approval Remarks</w:t>
              </w:r>
            </w:ins>
          </w:p>
        </w:tc>
        <w:tc>
          <w:tcPr>
            <w:tcW w:w="1275" w:type="dxa"/>
          </w:tcPr>
          <w:p w:rsidR="00254BC2" w:rsidRPr="00B63272" w:rsidRDefault="00254BC2" w:rsidP="004E6056">
            <w:pPr>
              <w:rPr>
                <w:ins w:id="619" w:author="karthik Anandan | IFMR Rural Finance" w:date="2016-08-17T17:46:00Z"/>
                <w:rFonts w:asciiTheme="minorHAnsi" w:hAnsiTheme="minorHAnsi"/>
                <w:sz w:val="24"/>
                <w:szCs w:val="24"/>
              </w:rPr>
            </w:pPr>
            <w:ins w:id="620" w:author="karthik Anandan | IFMR Rural Finance" w:date="2016-08-17T17:46:00Z">
              <w:r w:rsidRPr="00B63272">
                <w:rPr>
                  <w:rFonts w:asciiTheme="minorHAnsi" w:hAnsiTheme="minorHAnsi"/>
                  <w:sz w:val="24"/>
                  <w:szCs w:val="24"/>
                </w:rPr>
                <w:t>Sanction details</w:t>
              </w:r>
            </w:ins>
          </w:p>
        </w:tc>
        <w:tc>
          <w:tcPr>
            <w:tcW w:w="1134" w:type="dxa"/>
          </w:tcPr>
          <w:p w:rsidR="00254BC2" w:rsidRPr="00B63272" w:rsidRDefault="00254BC2" w:rsidP="004E6056">
            <w:pPr>
              <w:rPr>
                <w:ins w:id="621" w:author="karthik Anandan | IFMR Rural Finance" w:date="2016-08-17T17:46:00Z"/>
                <w:rFonts w:asciiTheme="minorHAnsi" w:hAnsiTheme="minorHAnsi"/>
                <w:sz w:val="24"/>
                <w:szCs w:val="24"/>
              </w:rPr>
            </w:pPr>
            <w:ins w:id="622" w:author="karthik Anandan | IFMR Rural Finance" w:date="2016-08-17T17:46:00Z">
              <w:r w:rsidRPr="00B63272">
                <w:rPr>
                  <w:rFonts w:asciiTheme="minorHAnsi" w:hAnsiTheme="minorHAnsi"/>
                  <w:sz w:val="24"/>
                  <w:szCs w:val="24"/>
                </w:rPr>
                <w:t>Text</w:t>
              </w:r>
            </w:ins>
          </w:p>
        </w:tc>
        <w:tc>
          <w:tcPr>
            <w:tcW w:w="1276" w:type="dxa"/>
          </w:tcPr>
          <w:p w:rsidR="00254BC2" w:rsidRPr="00B63272" w:rsidRDefault="00254BC2" w:rsidP="004E6056">
            <w:pPr>
              <w:rPr>
                <w:ins w:id="623" w:author="karthik Anandan | IFMR Rural Finance" w:date="2016-08-17T17:46:00Z"/>
                <w:rFonts w:asciiTheme="minorHAnsi" w:hAnsiTheme="minorHAnsi"/>
                <w:sz w:val="24"/>
                <w:szCs w:val="24"/>
              </w:rPr>
            </w:pPr>
            <w:ins w:id="624" w:author="karthik Anandan | IFMR Rural Finance" w:date="2016-08-17T17:46:00Z">
              <w:r w:rsidRPr="00B63272">
                <w:rPr>
                  <w:rFonts w:asciiTheme="minorHAnsi" w:hAnsiTheme="minorHAnsi"/>
                  <w:sz w:val="24"/>
                  <w:szCs w:val="24"/>
                </w:rPr>
                <w:t>Read</w:t>
              </w:r>
            </w:ins>
          </w:p>
        </w:tc>
        <w:tc>
          <w:tcPr>
            <w:tcW w:w="1701" w:type="dxa"/>
          </w:tcPr>
          <w:p w:rsidR="00254BC2" w:rsidRPr="00B63272" w:rsidRDefault="00254BC2" w:rsidP="004E6056">
            <w:pPr>
              <w:rPr>
                <w:ins w:id="625" w:author="karthik Anandan | IFMR Rural Finance" w:date="2016-08-17T17:46:00Z"/>
                <w:rFonts w:asciiTheme="minorHAnsi" w:hAnsiTheme="minorHAnsi"/>
                <w:sz w:val="24"/>
                <w:szCs w:val="24"/>
              </w:rPr>
            </w:pPr>
          </w:p>
        </w:tc>
        <w:tc>
          <w:tcPr>
            <w:tcW w:w="3402" w:type="dxa"/>
          </w:tcPr>
          <w:p w:rsidR="00254BC2" w:rsidRPr="00B63272" w:rsidRDefault="00254BC2" w:rsidP="00254BC2">
            <w:pPr>
              <w:rPr>
                <w:ins w:id="626" w:author="karthik Anandan | IFMR Rural Finance" w:date="2016-08-17T17:46:00Z"/>
                <w:rFonts w:asciiTheme="minorHAnsi" w:hAnsiTheme="minorHAnsi"/>
                <w:sz w:val="24"/>
                <w:szCs w:val="24"/>
              </w:rPr>
            </w:pPr>
            <w:ins w:id="627" w:author="karthik Anandan | IFMR Rural Finance" w:date="2016-08-17T17:47:00Z">
              <w:r>
                <w:rPr>
                  <w:rFonts w:asciiTheme="minorHAnsi" w:hAnsiTheme="minorHAnsi"/>
                  <w:sz w:val="24"/>
                  <w:szCs w:val="24"/>
                </w:rPr>
                <w:t>Approval Remarks provided by FRO</w:t>
              </w:r>
            </w:ins>
          </w:p>
        </w:tc>
      </w:tr>
      <w:tr w:rsidR="00254BC2" w:rsidRPr="00B63272" w:rsidTr="008F777A">
        <w:trPr>
          <w:ins w:id="628" w:author="karthik Anandan | IFMR Rural Finance" w:date="2016-08-17T17:46:00Z"/>
        </w:trPr>
        <w:tc>
          <w:tcPr>
            <w:tcW w:w="1668" w:type="dxa"/>
          </w:tcPr>
          <w:p w:rsidR="00254BC2" w:rsidRDefault="00254BC2" w:rsidP="004E6056">
            <w:pPr>
              <w:rPr>
                <w:ins w:id="629" w:author="karthik Anandan | IFMR Rural Finance" w:date="2016-08-17T17:46:00Z"/>
                <w:rFonts w:asciiTheme="minorHAnsi" w:hAnsiTheme="minorHAnsi"/>
                <w:sz w:val="24"/>
                <w:szCs w:val="24"/>
              </w:rPr>
            </w:pPr>
            <w:ins w:id="630" w:author="karthik Anandan | IFMR Rural Finance" w:date="2016-08-17T17:46:00Z">
              <w:r>
                <w:rPr>
                  <w:rFonts w:asciiTheme="minorHAnsi" w:hAnsiTheme="minorHAnsi"/>
                  <w:sz w:val="24"/>
                  <w:szCs w:val="24"/>
                </w:rPr>
                <w:lastRenderedPageBreak/>
                <w:t>CRO Approval Remarks</w:t>
              </w:r>
            </w:ins>
          </w:p>
        </w:tc>
        <w:tc>
          <w:tcPr>
            <w:tcW w:w="1275" w:type="dxa"/>
          </w:tcPr>
          <w:p w:rsidR="00254BC2" w:rsidRPr="00B63272" w:rsidRDefault="00254BC2" w:rsidP="004E6056">
            <w:pPr>
              <w:rPr>
                <w:ins w:id="631" w:author="karthik Anandan | IFMR Rural Finance" w:date="2016-08-17T17:46:00Z"/>
                <w:rFonts w:asciiTheme="minorHAnsi" w:hAnsiTheme="minorHAnsi"/>
                <w:sz w:val="24"/>
                <w:szCs w:val="24"/>
              </w:rPr>
            </w:pPr>
            <w:ins w:id="632" w:author="karthik Anandan | IFMR Rural Finance" w:date="2016-08-17T17:46:00Z">
              <w:r w:rsidRPr="00B63272">
                <w:rPr>
                  <w:rFonts w:asciiTheme="minorHAnsi" w:hAnsiTheme="minorHAnsi"/>
                  <w:sz w:val="24"/>
                  <w:szCs w:val="24"/>
                </w:rPr>
                <w:t>Sanction details</w:t>
              </w:r>
            </w:ins>
          </w:p>
        </w:tc>
        <w:tc>
          <w:tcPr>
            <w:tcW w:w="1134" w:type="dxa"/>
          </w:tcPr>
          <w:p w:rsidR="00254BC2" w:rsidRPr="00B63272" w:rsidRDefault="00254BC2" w:rsidP="004E6056">
            <w:pPr>
              <w:rPr>
                <w:ins w:id="633" w:author="karthik Anandan | IFMR Rural Finance" w:date="2016-08-17T17:46:00Z"/>
                <w:rFonts w:asciiTheme="minorHAnsi" w:hAnsiTheme="minorHAnsi"/>
                <w:sz w:val="24"/>
                <w:szCs w:val="24"/>
              </w:rPr>
            </w:pPr>
            <w:ins w:id="634" w:author="karthik Anandan | IFMR Rural Finance" w:date="2016-08-17T17:46:00Z">
              <w:r w:rsidRPr="00B63272">
                <w:rPr>
                  <w:rFonts w:asciiTheme="minorHAnsi" w:hAnsiTheme="minorHAnsi"/>
                  <w:sz w:val="24"/>
                  <w:szCs w:val="24"/>
                </w:rPr>
                <w:t>Text</w:t>
              </w:r>
            </w:ins>
          </w:p>
        </w:tc>
        <w:tc>
          <w:tcPr>
            <w:tcW w:w="1276" w:type="dxa"/>
          </w:tcPr>
          <w:p w:rsidR="00254BC2" w:rsidRPr="00B63272" w:rsidRDefault="00254BC2" w:rsidP="004E6056">
            <w:pPr>
              <w:rPr>
                <w:ins w:id="635" w:author="karthik Anandan | IFMR Rural Finance" w:date="2016-08-17T17:46:00Z"/>
                <w:rFonts w:asciiTheme="minorHAnsi" w:hAnsiTheme="minorHAnsi"/>
                <w:sz w:val="24"/>
                <w:szCs w:val="24"/>
              </w:rPr>
            </w:pPr>
            <w:ins w:id="636" w:author="karthik Anandan | IFMR Rural Finance" w:date="2016-08-17T17:46:00Z">
              <w:r w:rsidRPr="00B63272">
                <w:rPr>
                  <w:rFonts w:asciiTheme="minorHAnsi" w:hAnsiTheme="minorHAnsi"/>
                  <w:sz w:val="24"/>
                  <w:szCs w:val="24"/>
                </w:rPr>
                <w:t>Read</w:t>
              </w:r>
            </w:ins>
          </w:p>
        </w:tc>
        <w:tc>
          <w:tcPr>
            <w:tcW w:w="1701" w:type="dxa"/>
          </w:tcPr>
          <w:p w:rsidR="00254BC2" w:rsidRPr="00B63272" w:rsidRDefault="00254BC2" w:rsidP="004E6056">
            <w:pPr>
              <w:rPr>
                <w:ins w:id="637" w:author="karthik Anandan | IFMR Rural Finance" w:date="2016-08-17T17:46:00Z"/>
                <w:rFonts w:asciiTheme="minorHAnsi" w:hAnsiTheme="minorHAnsi"/>
                <w:sz w:val="24"/>
                <w:szCs w:val="24"/>
              </w:rPr>
            </w:pPr>
          </w:p>
        </w:tc>
        <w:tc>
          <w:tcPr>
            <w:tcW w:w="3402" w:type="dxa"/>
          </w:tcPr>
          <w:p w:rsidR="00254BC2" w:rsidRPr="00B63272" w:rsidRDefault="00254BC2" w:rsidP="00254BC2">
            <w:pPr>
              <w:rPr>
                <w:ins w:id="638" w:author="karthik Anandan | IFMR Rural Finance" w:date="2016-08-17T17:46:00Z"/>
                <w:rFonts w:asciiTheme="minorHAnsi" w:hAnsiTheme="minorHAnsi"/>
                <w:sz w:val="24"/>
                <w:szCs w:val="24"/>
              </w:rPr>
            </w:pPr>
            <w:ins w:id="639" w:author="karthik Anandan | IFMR Rural Finance" w:date="2016-08-17T17:47:00Z">
              <w:r>
                <w:rPr>
                  <w:rFonts w:asciiTheme="minorHAnsi" w:hAnsiTheme="minorHAnsi"/>
                  <w:sz w:val="24"/>
                  <w:szCs w:val="24"/>
                </w:rPr>
                <w:t>Approval remarks provided by CRO</w:t>
              </w:r>
            </w:ins>
          </w:p>
        </w:tc>
      </w:tr>
    </w:tbl>
    <w:p w:rsidR="0073203E" w:rsidRDefault="0073203E" w:rsidP="00B63272">
      <w:pPr>
        <w:pStyle w:val="Heading2"/>
        <w:numPr>
          <w:ilvl w:val="1"/>
          <w:numId w:val="11"/>
        </w:numPr>
      </w:pPr>
      <w:bookmarkStart w:id="640" w:name="_Toc459219484"/>
      <w:r>
        <w:t>Screenshots</w:t>
      </w:r>
      <w:bookmarkEnd w:id="640"/>
      <w:r>
        <w:t xml:space="preserve"> </w:t>
      </w:r>
    </w:p>
    <w:p w:rsidR="00C6690C" w:rsidRDefault="00C6690C" w:rsidP="00C6690C">
      <w:pPr>
        <w:rPr>
          <w:ins w:id="641" w:author="karthik Anandan | IFMR Rural Finance" w:date="2016-08-17T17:25:00Z"/>
        </w:rPr>
      </w:pPr>
    </w:p>
    <w:p w:rsidR="006D71B5" w:rsidRDefault="006D71B5" w:rsidP="00C6690C">
      <w:ins w:id="642" w:author="karthik Anandan | IFMR Rural Finance" w:date="2016-08-17T17:25:00Z">
        <w:r>
          <w:rPr>
            <w:noProof/>
            <w:lang w:val="en-IN" w:eastAsia="en-IN"/>
          </w:rPr>
          <w:drawing>
            <wp:inline distT="0" distB="0" distL="0" distR="0" wp14:anchorId="69116C20" wp14:editId="03350CF1">
              <wp:extent cx="5755005" cy="22909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55005" cy="2290935"/>
                      </a:xfrm>
                      <a:prstGeom prst="rect">
                        <a:avLst/>
                      </a:prstGeom>
                    </pic:spPr>
                  </pic:pic>
                </a:graphicData>
              </a:graphic>
            </wp:inline>
          </w:drawing>
        </w:r>
      </w:ins>
    </w:p>
    <w:p w:rsidR="00C6690C" w:rsidRPr="00C6690C" w:rsidRDefault="00474148" w:rsidP="00C6690C">
      <w:del w:id="643" w:author="karthik Anandan | IFMR Rural Finance" w:date="2016-08-17T17:46:00Z">
        <w:r w:rsidDel="00254BC2">
          <w:rPr>
            <w:noProof/>
            <w:lang w:val="en-IN" w:eastAsia="en-IN"/>
          </w:rPr>
          <w:drawing>
            <wp:inline distT="0" distB="0" distL="0" distR="0" wp14:anchorId="3391A7BD" wp14:editId="75DCBE9F">
              <wp:extent cx="5755005" cy="27730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dix Mobility   Alpha.png"/>
                      <pic:cNvPicPr/>
                    </pic:nvPicPr>
                    <pic:blipFill>
                      <a:blip r:embed="rId48">
                        <a:extLst>
                          <a:ext uri="{28A0092B-C50C-407E-A947-70E740481C1C}">
                            <a14:useLocalDpi xmlns:a14="http://schemas.microsoft.com/office/drawing/2010/main" val="0"/>
                          </a:ext>
                        </a:extLst>
                      </a:blip>
                      <a:stretch>
                        <a:fillRect/>
                      </a:stretch>
                    </pic:blipFill>
                    <pic:spPr>
                      <a:xfrm>
                        <a:off x="0" y="0"/>
                        <a:ext cx="5755005" cy="2773045"/>
                      </a:xfrm>
                      <a:prstGeom prst="rect">
                        <a:avLst/>
                      </a:prstGeom>
                    </pic:spPr>
                  </pic:pic>
                </a:graphicData>
              </a:graphic>
            </wp:inline>
          </w:drawing>
        </w:r>
      </w:del>
      <w:ins w:id="644" w:author="karthik Anandan | IFMR Rural Finance" w:date="2016-08-17T17:46:00Z">
        <w:r w:rsidR="00254BC2">
          <w:rPr>
            <w:noProof/>
            <w:lang w:val="en-IN" w:eastAsia="en-IN"/>
          </w:rPr>
          <w:drawing>
            <wp:inline distT="0" distB="0" distL="0" distR="0" wp14:anchorId="284A4379" wp14:editId="01548F35">
              <wp:extent cx="5755005" cy="2698581"/>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55005" cy="2698581"/>
                      </a:xfrm>
                      <a:prstGeom prst="rect">
                        <a:avLst/>
                      </a:prstGeom>
                    </pic:spPr>
                  </pic:pic>
                </a:graphicData>
              </a:graphic>
            </wp:inline>
          </w:drawing>
        </w:r>
      </w:ins>
    </w:p>
    <w:p w:rsidR="0073203E" w:rsidRDefault="004E6056" w:rsidP="00B63272">
      <w:pPr>
        <w:pStyle w:val="Heading2"/>
        <w:numPr>
          <w:ilvl w:val="1"/>
          <w:numId w:val="11"/>
        </w:numPr>
      </w:pPr>
      <w:bookmarkStart w:id="645" w:name="_Toc459219485"/>
      <w:r>
        <w:t>Functional Requirements</w:t>
      </w:r>
      <w:bookmarkEnd w:id="645"/>
    </w:p>
    <w:p w:rsidR="0073203E" w:rsidRPr="0073203E" w:rsidRDefault="0073203E" w:rsidP="008F777A">
      <w:pPr>
        <w:spacing w:after="0"/>
      </w:pPr>
    </w:p>
    <w:p w:rsidR="0073203E" w:rsidRPr="00B63272" w:rsidRDefault="0073203E" w:rsidP="00D30F73">
      <w:pPr>
        <w:pStyle w:val="ListParagraph"/>
        <w:numPr>
          <w:ilvl w:val="0"/>
          <w:numId w:val="26"/>
        </w:numPr>
        <w:rPr>
          <w:rFonts w:asciiTheme="minorHAnsi" w:hAnsiTheme="minorHAnsi"/>
          <w:sz w:val="24"/>
          <w:szCs w:val="24"/>
        </w:rPr>
      </w:pPr>
      <w:r w:rsidRPr="00B63272">
        <w:rPr>
          <w:rFonts w:asciiTheme="minorHAnsi" w:hAnsiTheme="minorHAnsi"/>
          <w:sz w:val="24"/>
          <w:szCs w:val="24"/>
        </w:rPr>
        <w:t>Hub Manager Dash board:</w:t>
      </w:r>
    </w:p>
    <w:p w:rsidR="0073203E" w:rsidRPr="00B63272" w:rsidRDefault="0073203E" w:rsidP="002D53DA">
      <w:pPr>
        <w:pStyle w:val="ListParagraph"/>
        <w:numPr>
          <w:ilvl w:val="0"/>
          <w:numId w:val="37"/>
        </w:numPr>
        <w:rPr>
          <w:rFonts w:asciiTheme="minorHAnsi" w:hAnsiTheme="minorHAnsi"/>
          <w:sz w:val="24"/>
          <w:szCs w:val="24"/>
        </w:rPr>
      </w:pPr>
      <w:r w:rsidRPr="00B63272">
        <w:rPr>
          <w:rFonts w:asciiTheme="minorHAnsi" w:hAnsiTheme="minorHAnsi"/>
          <w:sz w:val="24"/>
          <w:szCs w:val="24"/>
        </w:rPr>
        <w:t>Dash board will show all the loans pending for loan booking.</w:t>
      </w:r>
    </w:p>
    <w:p w:rsidR="0073203E" w:rsidRPr="00B63272" w:rsidRDefault="0073203E" w:rsidP="002D53DA">
      <w:pPr>
        <w:pStyle w:val="ListParagraph"/>
        <w:numPr>
          <w:ilvl w:val="0"/>
          <w:numId w:val="37"/>
        </w:numPr>
        <w:rPr>
          <w:rFonts w:asciiTheme="minorHAnsi" w:hAnsiTheme="minorHAnsi"/>
          <w:sz w:val="24"/>
          <w:szCs w:val="24"/>
        </w:rPr>
      </w:pPr>
      <w:r w:rsidRPr="00B63272">
        <w:rPr>
          <w:rFonts w:asciiTheme="minorHAnsi" w:hAnsiTheme="minorHAnsi"/>
          <w:sz w:val="24"/>
          <w:szCs w:val="24"/>
        </w:rPr>
        <w:t>Conditions: All loans which have been sanctioned and not booked count will be displayed in this screen.</w:t>
      </w:r>
    </w:p>
    <w:p w:rsidR="0073203E" w:rsidRPr="00B63272" w:rsidRDefault="0073203E" w:rsidP="00D30F73">
      <w:pPr>
        <w:pStyle w:val="ListParagraph"/>
        <w:numPr>
          <w:ilvl w:val="0"/>
          <w:numId w:val="26"/>
        </w:numPr>
        <w:rPr>
          <w:rFonts w:asciiTheme="minorHAnsi" w:hAnsiTheme="minorHAnsi"/>
          <w:sz w:val="24"/>
          <w:szCs w:val="24"/>
        </w:rPr>
      </w:pPr>
      <w:r w:rsidRPr="00B63272">
        <w:rPr>
          <w:rFonts w:asciiTheme="minorHAnsi" w:hAnsiTheme="minorHAnsi"/>
          <w:sz w:val="24"/>
          <w:szCs w:val="24"/>
        </w:rPr>
        <w:t>Pending for Loan Booking:</w:t>
      </w:r>
    </w:p>
    <w:p w:rsidR="0073203E" w:rsidRPr="00B63272" w:rsidRDefault="0073203E" w:rsidP="002D53DA">
      <w:pPr>
        <w:pStyle w:val="ListParagraph"/>
        <w:numPr>
          <w:ilvl w:val="0"/>
          <w:numId w:val="37"/>
        </w:numPr>
        <w:rPr>
          <w:rFonts w:asciiTheme="minorHAnsi" w:hAnsiTheme="minorHAnsi"/>
          <w:sz w:val="24"/>
          <w:szCs w:val="24"/>
        </w:rPr>
      </w:pPr>
      <w:r w:rsidRPr="00B63272">
        <w:rPr>
          <w:rFonts w:asciiTheme="minorHAnsi" w:hAnsiTheme="minorHAnsi"/>
          <w:sz w:val="24"/>
          <w:szCs w:val="24"/>
        </w:rPr>
        <w:t>Once you click on Pending for Loan booking.</w:t>
      </w:r>
    </w:p>
    <w:p w:rsidR="0073203E" w:rsidRPr="00B63272" w:rsidRDefault="0073203E" w:rsidP="002D53DA">
      <w:pPr>
        <w:pStyle w:val="ListParagraph"/>
        <w:numPr>
          <w:ilvl w:val="0"/>
          <w:numId w:val="37"/>
        </w:numPr>
        <w:rPr>
          <w:rFonts w:asciiTheme="minorHAnsi" w:hAnsiTheme="minorHAnsi"/>
          <w:sz w:val="24"/>
          <w:szCs w:val="24"/>
        </w:rPr>
      </w:pPr>
      <w:r w:rsidRPr="00B63272">
        <w:rPr>
          <w:rFonts w:asciiTheme="minorHAnsi" w:hAnsiTheme="minorHAnsi"/>
          <w:sz w:val="24"/>
          <w:szCs w:val="24"/>
        </w:rPr>
        <w:t>All the loans will be displayed with basic details like</w:t>
      </w:r>
    </w:p>
    <w:p w:rsidR="0073203E" w:rsidRPr="00B63272" w:rsidRDefault="0073203E" w:rsidP="002D53DA">
      <w:pPr>
        <w:pStyle w:val="ListParagraph"/>
        <w:numPr>
          <w:ilvl w:val="2"/>
          <w:numId w:val="37"/>
        </w:numPr>
        <w:rPr>
          <w:rFonts w:asciiTheme="minorHAnsi" w:hAnsiTheme="minorHAnsi"/>
          <w:sz w:val="24"/>
          <w:szCs w:val="24"/>
        </w:rPr>
      </w:pPr>
      <w:r w:rsidRPr="00B63272">
        <w:rPr>
          <w:rFonts w:asciiTheme="minorHAnsi" w:hAnsiTheme="minorHAnsi"/>
          <w:sz w:val="24"/>
          <w:szCs w:val="24"/>
        </w:rPr>
        <w:t>Loan ID</w:t>
      </w:r>
    </w:p>
    <w:p w:rsidR="0073203E" w:rsidRPr="00B63272" w:rsidRDefault="0073203E" w:rsidP="002D53DA">
      <w:pPr>
        <w:pStyle w:val="ListParagraph"/>
        <w:numPr>
          <w:ilvl w:val="2"/>
          <w:numId w:val="37"/>
        </w:numPr>
        <w:rPr>
          <w:rFonts w:asciiTheme="minorHAnsi" w:hAnsiTheme="minorHAnsi"/>
          <w:sz w:val="24"/>
          <w:szCs w:val="24"/>
        </w:rPr>
      </w:pPr>
      <w:r w:rsidRPr="00B63272">
        <w:rPr>
          <w:rFonts w:asciiTheme="minorHAnsi" w:hAnsiTheme="minorHAnsi"/>
          <w:sz w:val="24"/>
          <w:szCs w:val="24"/>
        </w:rPr>
        <w:lastRenderedPageBreak/>
        <w:t>Entity Name</w:t>
      </w:r>
    </w:p>
    <w:p w:rsidR="0073203E" w:rsidRPr="00B63272" w:rsidRDefault="0073203E" w:rsidP="002D53DA">
      <w:pPr>
        <w:pStyle w:val="ListParagraph"/>
        <w:numPr>
          <w:ilvl w:val="2"/>
          <w:numId w:val="37"/>
        </w:numPr>
        <w:rPr>
          <w:rFonts w:asciiTheme="minorHAnsi" w:hAnsiTheme="minorHAnsi"/>
          <w:sz w:val="24"/>
          <w:szCs w:val="24"/>
        </w:rPr>
      </w:pPr>
      <w:r w:rsidRPr="00B63272">
        <w:rPr>
          <w:rFonts w:asciiTheme="minorHAnsi" w:hAnsiTheme="minorHAnsi"/>
          <w:sz w:val="24"/>
          <w:szCs w:val="24"/>
        </w:rPr>
        <w:t>Branch Name</w:t>
      </w:r>
    </w:p>
    <w:p w:rsidR="0073203E" w:rsidRPr="00B63272" w:rsidRDefault="0073203E" w:rsidP="002D53DA">
      <w:pPr>
        <w:pStyle w:val="ListParagraph"/>
        <w:numPr>
          <w:ilvl w:val="2"/>
          <w:numId w:val="37"/>
        </w:numPr>
        <w:rPr>
          <w:rFonts w:asciiTheme="minorHAnsi" w:hAnsiTheme="minorHAnsi"/>
          <w:sz w:val="24"/>
          <w:szCs w:val="24"/>
        </w:rPr>
      </w:pPr>
      <w:r w:rsidRPr="00B63272">
        <w:rPr>
          <w:rFonts w:asciiTheme="minorHAnsi" w:hAnsiTheme="minorHAnsi"/>
          <w:sz w:val="24"/>
          <w:szCs w:val="24"/>
        </w:rPr>
        <w:t>Sanction Date</w:t>
      </w:r>
    </w:p>
    <w:p w:rsidR="0073203E" w:rsidRPr="00B63272" w:rsidRDefault="0073203E" w:rsidP="002D53DA">
      <w:pPr>
        <w:pStyle w:val="ListParagraph"/>
        <w:numPr>
          <w:ilvl w:val="2"/>
          <w:numId w:val="37"/>
        </w:numPr>
        <w:rPr>
          <w:rFonts w:asciiTheme="minorHAnsi" w:hAnsiTheme="minorHAnsi"/>
          <w:sz w:val="24"/>
          <w:szCs w:val="24"/>
        </w:rPr>
      </w:pPr>
      <w:r w:rsidRPr="00B63272">
        <w:rPr>
          <w:rFonts w:asciiTheme="minorHAnsi" w:hAnsiTheme="minorHAnsi"/>
          <w:sz w:val="24"/>
          <w:szCs w:val="24"/>
        </w:rPr>
        <w:t>Loan Officer Name</w:t>
      </w:r>
    </w:p>
    <w:p w:rsidR="0073203E" w:rsidRPr="00B63272" w:rsidRDefault="0073203E" w:rsidP="002D53DA">
      <w:pPr>
        <w:pStyle w:val="ListParagraph"/>
        <w:numPr>
          <w:ilvl w:val="2"/>
          <w:numId w:val="37"/>
        </w:numPr>
        <w:rPr>
          <w:rFonts w:asciiTheme="minorHAnsi" w:hAnsiTheme="minorHAnsi"/>
          <w:sz w:val="24"/>
          <w:szCs w:val="24"/>
        </w:rPr>
      </w:pPr>
      <w:r w:rsidRPr="00B63272">
        <w:rPr>
          <w:rFonts w:asciiTheme="minorHAnsi" w:hAnsiTheme="minorHAnsi"/>
          <w:sz w:val="24"/>
          <w:szCs w:val="24"/>
        </w:rPr>
        <w:t>Spoke Name</w:t>
      </w:r>
    </w:p>
    <w:p w:rsidR="0073203E" w:rsidRPr="00B63272" w:rsidRDefault="0073203E" w:rsidP="002D53DA">
      <w:pPr>
        <w:pStyle w:val="ListParagraph"/>
        <w:numPr>
          <w:ilvl w:val="2"/>
          <w:numId w:val="37"/>
        </w:numPr>
        <w:rPr>
          <w:rFonts w:asciiTheme="minorHAnsi" w:hAnsiTheme="minorHAnsi"/>
          <w:sz w:val="24"/>
          <w:szCs w:val="24"/>
        </w:rPr>
      </w:pPr>
      <w:r w:rsidRPr="00B63272">
        <w:rPr>
          <w:rFonts w:asciiTheme="minorHAnsi" w:hAnsiTheme="minorHAnsi"/>
          <w:sz w:val="24"/>
          <w:szCs w:val="24"/>
        </w:rPr>
        <w:t>Hub Name</w:t>
      </w:r>
    </w:p>
    <w:p w:rsidR="0073203E" w:rsidRPr="00B63272" w:rsidRDefault="0073203E" w:rsidP="002D53DA">
      <w:pPr>
        <w:pStyle w:val="ListParagraph"/>
        <w:numPr>
          <w:ilvl w:val="0"/>
          <w:numId w:val="37"/>
        </w:numPr>
        <w:rPr>
          <w:rFonts w:asciiTheme="minorHAnsi" w:hAnsiTheme="minorHAnsi"/>
          <w:sz w:val="24"/>
          <w:szCs w:val="24"/>
        </w:rPr>
      </w:pPr>
      <w:r w:rsidRPr="00B63272">
        <w:rPr>
          <w:rFonts w:asciiTheme="minorHAnsi" w:hAnsiTheme="minorHAnsi"/>
          <w:sz w:val="24"/>
          <w:szCs w:val="24"/>
        </w:rPr>
        <w:t>Search Option to be provided with Customer Name, Entity Name, and Branch Name.</w:t>
      </w:r>
    </w:p>
    <w:p w:rsidR="0073203E" w:rsidRPr="00B63272" w:rsidRDefault="0073203E" w:rsidP="002D53DA">
      <w:pPr>
        <w:pStyle w:val="ListParagraph"/>
        <w:numPr>
          <w:ilvl w:val="0"/>
          <w:numId w:val="37"/>
        </w:numPr>
        <w:rPr>
          <w:rFonts w:asciiTheme="minorHAnsi" w:hAnsiTheme="minorHAnsi"/>
          <w:sz w:val="24"/>
          <w:szCs w:val="24"/>
        </w:rPr>
      </w:pPr>
      <w:r w:rsidRPr="00B63272">
        <w:rPr>
          <w:rFonts w:asciiTheme="minorHAnsi" w:hAnsiTheme="minorHAnsi"/>
          <w:sz w:val="24"/>
          <w:szCs w:val="24"/>
        </w:rPr>
        <w:t>Sorting can be done based on the above 7 fields.</w:t>
      </w:r>
    </w:p>
    <w:p w:rsidR="0073203E" w:rsidRPr="00B63272" w:rsidRDefault="0073203E" w:rsidP="002D53DA">
      <w:pPr>
        <w:pStyle w:val="ListParagraph"/>
        <w:numPr>
          <w:ilvl w:val="0"/>
          <w:numId w:val="37"/>
        </w:numPr>
        <w:rPr>
          <w:rFonts w:asciiTheme="minorHAnsi" w:hAnsiTheme="minorHAnsi"/>
          <w:sz w:val="24"/>
          <w:szCs w:val="24"/>
        </w:rPr>
      </w:pPr>
      <w:r w:rsidRPr="00B63272">
        <w:rPr>
          <w:rFonts w:asciiTheme="minorHAnsi" w:hAnsiTheme="minorHAnsi"/>
          <w:sz w:val="24"/>
          <w:szCs w:val="24"/>
        </w:rPr>
        <w:t>On entering the customer sign date</w:t>
      </w:r>
      <w:r w:rsidR="004E6056" w:rsidRPr="00B63272">
        <w:rPr>
          <w:rFonts w:asciiTheme="minorHAnsi" w:hAnsiTheme="minorHAnsi"/>
          <w:sz w:val="24"/>
          <w:szCs w:val="24"/>
        </w:rPr>
        <w:t xml:space="preserve"> and expected disbursement date</w:t>
      </w:r>
      <w:r w:rsidRPr="00B63272">
        <w:rPr>
          <w:rFonts w:asciiTheme="minorHAnsi" w:hAnsiTheme="minorHAnsi"/>
          <w:sz w:val="24"/>
          <w:szCs w:val="24"/>
        </w:rPr>
        <w:t>, click on submit.</w:t>
      </w:r>
    </w:p>
    <w:p w:rsidR="0073203E" w:rsidRPr="00B63272" w:rsidRDefault="0073203E" w:rsidP="002D53DA">
      <w:pPr>
        <w:pStyle w:val="ListParagraph"/>
        <w:numPr>
          <w:ilvl w:val="0"/>
          <w:numId w:val="37"/>
        </w:numPr>
        <w:rPr>
          <w:rFonts w:asciiTheme="minorHAnsi" w:hAnsiTheme="minorHAnsi"/>
          <w:sz w:val="24"/>
          <w:szCs w:val="24"/>
        </w:rPr>
      </w:pPr>
      <w:r w:rsidRPr="00B63272">
        <w:rPr>
          <w:rFonts w:asciiTheme="minorHAnsi" w:hAnsiTheme="minorHAnsi"/>
          <w:sz w:val="24"/>
          <w:szCs w:val="24"/>
        </w:rPr>
        <w:t>New EMI Schedule with the current loan amount for second tranche will be generated with the disbursement date on it.</w:t>
      </w:r>
    </w:p>
    <w:p w:rsidR="0073203E" w:rsidRPr="00B63272" w:rsidRDefault="0073203E" w:rsidP="002D53DA">
      <w:pPr>
        <w:pStyle w:val="ListParagraph"/>
        <w:numPr>
          <w:ilvl w:val="0"/>
          <w:numId w:val="37"/>
        </w:numPr>
        <w:rPr>
          <w:rFonts w:asciiTheme="minorHAnsi" w:hAnsiTheme="minorHAnsi"/>
          <w:sz w:val="24"/>
          <w:szCs w:val="24"/>
        </w:rPr>
      </w:pPr>
      <w:r w:rsidRPr="00B63272">
        <w:rPr>
          <w:rFonts w:asciiTheme="minorHAnsi" w:hAnsiTheme="minorHAnsi"/>
          <w:sz w:val="24"/>
          <w:szCs w:val="24"/>
        </w:rPr>
        <w:t>Hub Manager will obtain customer signature and upload the document for verification.</w:t>
      </w:r>
    </w:p>
    <w:p w:rsidR="0073203E" w:rsidRPr="00B63272" w:rsidRDefault="0073203E" w:rsidP="0073203E">
      <w:pPr>
        <w:pStyle w:val="ListParagraph"/>
        <w:rPr>
          <w:rFonts w:asciiTheme="minorHAnsi" w:hAnsiTheme="minorHAnsi"/>
          <w:i/>
          <w:color w:val="FF0000"/>
          <w:sz w:val="24"/>
          <w:szCs w:val="24"/>
        </w:rPr>
      </w:pPr>
      <w:r w:rsidRPr="00B63272">
        <w:rPr>
          <w:rFonts w:asciiTheme="minorHAnsi" w:hAnsiTheme="minorHAnsi"/>
          <w:i/>
          <w:color w:val="FF0000"/>
          <w:sz w:val="24"/>
          <w:szCs w:val="24"/>
        </w:rPr>
        <w:t>Note: From here the loan booking process will follow from the Pending for Document Verification (to be done by MIS team HO).</w:t>
      </w:r>
    </w:p>
    <w:p w:rsidR="00BA333F" w:rsidRDefault="0073203E" w:rsidP="00B63272">
      <w:pPr>
        <w:pStyle w:val="Heading2"/>
        <w:numPr>
          <w:ilvl w:val="1"/>
          <w:numId w:val="11"/>
        </w:numPr>
      </w:pPr>
      <w:bookmarkStart w:id="646" w:name="_Toc459219486"/>
      <w:r>
        <w:t>Uploads</w:t>
      </w:r>
      <w:bookmarkEnd w:id="646"/>
    </w:p>
    <w:p w:rsidR="00E93368" w:rsidRPr="00E93368" w:rsidRDefault="00E93368" w:rsidP="00E93368">
      <w:r w:rsidRPr="003E458C">
        <w:rPr>
          <w:rFonts w:asciiTheme="minorHAnsi" w:hAnsiTheme="minorHAnsi"/>
          <w:sz w:val="24"/>
          <w:szCs w:val="24"/>
        </w:rPr>
        <w:t>-NA-</w:t>
      </w:r>
    </w:p>
    <w:p w:rsidR="0073203E" w:rsidRDefault="0073203E" w:rsidP="00B63272">
      <w:pPr>
        <w:pStyle w:val="Heading2"/>
        <w:numPr>
          <w:ilvl w:val="1"/>
          <w:numId w:val="11"/>
        </w:numPr>
      </w:pPr>
      <w:bookmarkStart w:id="647" w:name="_Toc459219487"/>
      <w:r>
        <w:t>Downloads</w:t>
      </w:r>
      <w:bookmarkEnd w:id="647"/>
    </w:p>
    <w:p w:rsidR="00E93368" w:rsidRPr="00E93368" w:rsidRDefault="00E93368" w:rsidP="00E93368">
      <w:r w:rsidRPr="003E458C">
        <w:rPr>
          <w:rFonts w:asciiTheme="minorHAnsi" w:hAnsiTheme="minorHAnsi"/>
          <w:sz w:val="24"/>
          <w:szCs w:val="24"/>
        </w:rPr>
        <w:t>-NA-</w:t>
      </w:r>
    </w:p>
    <w:p w:rsidR="0073203E" w:rsidRDefault="0073203E" w:rsidP="00B63272">
      <w:pPr>
        <w:pStyle w:val="Heading2"/>
        <w:numPr>
          <w:ilvl w:val="1"/>
          <w:numId w:val="11"/>
        </w:numPr>
      </w:pPr>
      <w:bookmarkStart w:id="648" w:name="_Toc459219488"/>
      <w:r>
        <w:t>Reports</w:t>
      </w:r>
      <w:bookmarkEnd w:id="648"/>
    </w:p>
    <w:p w:rsidR="00E93368" w:rsidRPr="00E93368" w:rsidRDefault="00E93368" w:rsidP="00E93368">
      <w:r w:rsidRPr="003E458C">
        <w:rPr>
          <w:rFonts w:asciiTheme="minorHAnsi" w:hAnsiTheme="minorHAnsi"/>
          <w:sz w:val="24"/>
          <w:szCs w:val="24"/>
        </w:rPr>
        <w:t>-NA-</w:t>
      </w:r>
    </w:p>
    <w:p w:rsidR="0073203E" w:rsidRPr="0073203E" w:rsidRDefault="0073203E" w:rsidP="0073203E"/>
    <w:sectPr w:rsidR="0073203E" w:rsidRPr="0073203E" w:rsidSect="009315DA">
      <w:headerReference w:type="default" r:id="rId50"/>
      <w:footerReference w:type="default" r:id="rId51"/>
      <w:pgSz w:w="11899" w:h="16838" w:code="9"/>
      <w:pgMar w:top="1560" w:right="1418" w:bottom="1560" w:left="1418" w:header="0" w:footer="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1" w:author="karthik Anandan | IFMR Rural Finance" w:date="2016-08-12T12:09:00Z" w:initials="kA|IRF">
    <w:p w:rsidR="00767E55" w:rsidRDefault="00767E55">
      <w:pPr>
        <w:pStyle w:val="CommentText"/>
      </w:pPr>
      <w:r>
        <w:rPr>
          <w:rStyle w:val="CommentReference"/>
        </w:rPr>
        <w:annotationRef/>
      </w:r>
      <w:r>
        <w:t>Include Multi Tranche stages</w:t>
      </w:r>
    </w:p>
  </w:comment>
  <w:comment w:id="536" w:author="karthik Anandan | IFMR Rural Finance" w:date="2016-08-12T12:34:00Z" w:initials="kA|IRF">
    <w:p w:rsidR="00767E55" w:rsidRDefault="00767E55">
      <w:pPr>
        <w:pStyle w:val="CommentText"/>
      </w:pPr>
      <w:r>
        <w:rPr>
          <w:rStyle w:val="CommentReference"/>
        </w:rPr>
        <w:annotationRef/>
      </w:r>
      <w:r>
        <w:t>Table view to download and upload. Download all docs in one shot, possible?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5702" w:rsidRDefault="00115702">
      <w:r>
        <w:separator/>
      </w:r>
    </w:p>
  </w:endnote>
  <w:endnote w:type="continuationSeparator" w:id="0">
    <w:p w:rsidR="00115702" w:rsidRDefault="00115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E55" w:rsidRPr="004E49BF" w:rsidRDefault="00767E55" w:rsidP="00F56D9E">
    <w:pPr>
      <w:pStyle w:val="Footer"/>
      <w:tabs>
        <w:tab w:val="clear" w:pos="4320"/>
        <w:tab w:val="clear" w:pos="8640"/>
        <w:tab w:val="left" w:pos="3383"/>
      </w:tabs>
      <w:spacing w:after="0"/>
      <w:jc w:val="center"/>
      <w:rPr>
        <w:color w:val="4F5150"/>
      </w:rPr>
    </w:pPr>
    <w:r>
      <w:rPr>
        <w:noProof/>
        <w:lang w:val="en-IN" w:eastAsia="en-IN"/>
      </w:rPr>
      <mc:AlternateContent>
        <mc:Choice Requires="wps">
          <w:drawing>
            <wp:anchor distT="0" distB="0" distL="114300" distR="114300" simplePos="0" relativeHeight="251660288" behindDoc="0" locked="0" layoutInCell="1" allowOverlap="1" wp14:anchorId="2E276660" wp14:editId="388F3ECD">
              <wp:simplePos x="0" y="0"/>
              <wp:positionH relativeFrom="column">
                <wp:posOffset>-899160</wp:posOffset>
              </wp:positionH>
              <wp:positionV relativeFrom="paragraph">
                <wp:posOffset>98425</wp:posOffset>
              </wp:positionV>
              <wp:extent cx="7560310" cy="36195"/>
              <wp:effectExtent l="0" t="0" r="2540" b="1905"/>
              <wp:wrapTight wrapText="bothSides">
                <wp:wrapPolygon edited="0">
                  <wp:start x="0" y="0"/>
                  <wp:lineTo x="0" y="11368"/>
                  <wp:lineTo x="21553" y="11368"/>
                  <wp:lineTo x="21553" y="0"/>
                  <wp:lineTo x="0" y="0"/>
                </wp:wrapPolygon>
              </wp:wrapTight>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36195"/>
                      </a:xfrm>
                      <a:prstGeom prst="rect">
                        <a:avLst/>
                      </a:prstGeom>
                      <a:gradFill rotWithShape="1">
                        <a:gsLst>
                          <a:gs pos="0">
                            <a:srgbClr val="4F5150"/>
                          </a:gs>
                          <a:gs pos="100000">
                            <a:srgbClr val="EA992B"/>
                          </a:gs>
                        </a:gsLst>
                        <a:lin ang="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0.8pt;margin-top:7.75pt;width:595.3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" fillcolor="#4f5150" stroked="f" strokecolor="#4a7ebb" strokeweight="1.5pt">
              <v:fill color2="#ea992b" rotate="t" angle="90" focus="100%" type="gradient"/>
              <v:shadow opacity="22938f" offset="0"/>
              <v:textbox inset=",7.2pt,,7.2pt"/>
              <w10:wrap type="tight"/>
            </v:rect>
          </w:pict>
        </mc:Fallback>
      </mc:AlternateContent>
    </w:r>
  </w:p>
  <w:p w:rsidR="00767E55" w:rsidRDefault="00767E55" w:rsidP="00EB4DEA">
    <w:pPr>
      <w:pStyle w:val="Footer"/>
      <w:tabs>
        <w:tab w:val="clear" w:pos="4320"/>
        <w:tab w:val="clear" w:pos="8640"/>
        <w:tab w:val="left" w:pos="3383"/>
      </w:tabs>
      <w:spacing w:after="60"/>
      <w:jc w:val="center"/>
      <w:rPr>
        <w:color w:val="4F5150"/>
      </w:rPr>
    </w:pPr>
    <w:r>
      <w:rPr>
        <w:color w:val="4F5150"/>
      </w:rPr>
      <w:t xml:space="preserve">IITM Research Park </w:t>
    </w:r>
    <w:r w:rsidRPr="00D0534A">
      <w:rPr>
        <w:color w:val="4F5150"/>
      </w:rPr>
      <w:t xml:space="preserve">| </w:t>
    </w:r>
    <w:r>
      <w:rPr>
        <w:color w:val="4F5150"/>
      </w:rPr>
      <w:t>A1, 10</w:t>
    </w:r>
    <w:r w:rsidRPr="0064494E">
      <w:rPr>
        <w:color w:val="4F5150"/>
        <w:vertAlign w:val="superscript"/>
      </w:rPr>
      <w:t>th</w:t>
    </w:r>
    <w:r>
      <w:rPr>
        <w:color w:val="4F5150"/>
      </w:rPr>
      <w:t xml:space="preserve"> Floor </w:t>
    </w:r>
    <w:r w:rsidRPr="00D0534A">
      <w:rPr>
        <w:color w:val="4F5150"/>
      </w:rPr>
      <w:t xml:space="preserve">| </w:t>
    </w:r>
    <w:r>
      <w:rPr>
        <w:color w:val="4F5150"/>
      </w:rPr>
      <w:t xml:space="preserve">Kanagam Village | </w:t>
    </w:r>
    <w:proofErr w:type="spellStart"/>
    <w:r>
      <w:rPr>
        <w:color w:val="4F5150"/>
      </w:rPr>
      <w:t>Taramani</w:t>
    </w:r>
    <w:proofErr w:type="spellEnd"/>
  </w:p>
  <w:p w:rsidR="00767E55" w:rsidRPr="00D0534A" w:rsidRDefault="00767E55" w:rsidP="00EB4DEA">
    <w:pPr>
      <w:pStyle w:val="Footer"/>
      <w:tabs>
        <w:tab w:val="clear" w:pos="4320"/>
        <w:tab w:val="clear" w:pos="8640"/>
        <w:tab w:val="left" w:pos="3383"/>
      </w:tabs>
      <w:spacing w:after="60"/>
      <w:jc w:val="center"/>
      <w:rPr>
        <w:color w:val="4F5150"/>
      </w:rPr>
    </w:pPr>
    <w:r>
      <w:rPr>
        <w:color w:val="4F5150"/>
      </w:rPr>
      <w:t>Chennai 600 113 | Tamil Nadu | India</w:t>
    </w:r>
  </w:p>
  <w:p w:rsidR="00767E55" w:rsidRPr="004E49BF" w:rsidRDefault="00767E55" w:rsidP="00EB4DEA">
    <w:pPr>
      <w:pStyle w:val="Footer"/>
      <w:tabs>
        <w:tab w:val="clear" w:pos="4320"/>
        <w:tab w:val="clear" w:pos="8640"/>
        <w:tab w:val="left" w:pos="3383"/>
      </w:tabs>
      <w:spacing w:after="60"/>
      <w:jc w:val="center"/>
      <w:rPr>
        <w:rFonts w:ascii="Britannic Bold" w:hAnsi="Britannic Bold"/>
        <w:color w:val="4F5150"/>
      </w:rPr>
    </w:pPr>
    <w:proofErr w:type="spellStart"/>
    <w:r w:rsidRPr="00D0534A">
      <w:rPr>
        <w:color w:val="4F5150"/>
      </w:rPr>
      <w:t>Ph</w:t>
    </w:r>
    <w:proofErr w:type="spellEnd"/>
    <w:r w:rsidRPr="00D0534A">
      <w:rPr>
        <w:color w:val="4F5150"/>
      </w:rPr>
      <w:t xml:space="preserve">: +91 44 </w:t>
    </w:r>
    <w:r>
      <w:rPr>
        <w:color w:val="4F5150"/>
      </w:rPr>
      <w:t>6668 7000</w:t>
    </w:r>
    <w:r w:rsidRPr="00D0534A">
      <w:rPr>
        <w:color w:val="4F5150"/>
      </w:rPr>
      <w:t xml:space="preserve"> | Fax: +91 44 </w:t>
    </w:r>
    <w:r>
      <w:rPr>
        <w:color w:val="4F5150"/>
      </w:rPr>
      <w:t>6668 7010 | Web: http://www.ifmr.co.in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5702" w:rsidRDefault="00115702">
      <w:r>
        <w:separator/>
      </w:r>
    </w:p>
  </w:footnote>
  <w:footnote w:type="continuationSeparator" w:id="0">
    <w:p w:rsidR="00115702" w:rsidRDefault="001157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E55" w:rsidRDefault="00767E55" w:rsidP="00F56D9E">
    <w:pPr>
      <w:pStyle w:val="Header"/>
      <w:spacing w:after="0"/>
    </w:pPr>
    <w:r>
      <w:rPr>
        <w:noProof/>
        <w:lang w:val="en-IN" w:eastAsia="en-IN"/>
      </w:rPr>
      <mc:AlternateContent>
        <mc:Choice Requires="wps">
          <w:drawing>
            <wp:anchor distT="0" distB="0" distL="114300" distR="114300" simplePos="0" relativeHeight="251663360" behindDoc="0" locked="0" layoutInCell="1" allowOverlap="1" wp14:anchorId="68F9703C" wp14:editId="44539233">
              <wp:simplePos x="0" y="0"/>
              <wp:positionH relativeFrom="column">
                <wp:posOffset>958489</wp:posOffset>
              </wp:positionH>
              <wp:positionV relativeFrom="paragraph">
                <wp:posOffset>658890</wp:posOffset>
              </wp:positionV>
              <wp:extent cx="5400040" cy="17780"/>
              <wp:effectExtent l="0" t="0" r="0" b="127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040" cy="17780"/>
                      </a:xfrm>
                      <a:prstGeom prst="rect">
                        <a:avLst/>
                      </a:prstGeom>
                      <a:solidFill>
                        <a:srgbClr val="4F5150"/>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75.45pt;margin-top:51.9pt;width:425.2pt;height: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" fillcolor="#4f5150" stroked="f" strokecolor="#4a7ebb" strokeweight="1.5pt">
              <v:shadow opacity="22938f" offset="0"/>
              <v:textbox inset=",7.2pt,,7.2pt"/>
            </v:rect>
          </w:pict>
        </mc:Fallback>
      </mc:AlternateContent>
    </w:r>
    <w:r>
      <w:rPr>
        <w:noProof/>
        <w:lang w:val="en-IN" w:eastAsia="en-IN"/>
      </w:rPr>
      <w:drawing>
        <wp:anchor distT="0" distB="0" distL="114300" distR="114300" simplePos="0" relativeHeight="251662336" behindDoc="1" locked="0" layoutInCell="1" allowOverlap="1" wp14:anchorId="551C97A7" wp14:editId="44F2B570">
          <wp:simplePos x="0" y="0"/>
          <wp:positionH relativeFrom="column">
            <wp:posOffset>-784929</wp:posOffset>
          </wp:positionH>
          <wp:positionV relativeFrom="paragraph">
            <wp:posOffset>85</wp:posOffset>
          </wp:positionV>
          <wp:extent cx="1612900" cy="736600"/>
          <wp:effectExtent l="0" t="0" r="6350" b="6350"/>
          <wp:wrapNone/>
          <wp:docPr id="6" name="Picture 6" descr="Rural finance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ral finance RGB"/>
                  <pic:cNvPicPr>
                    <a:picLocks noChangeAspect="1" noChangeArrowheads="1"/>
                  </pic:cNvPicPr>
                </pic:nvPicPr>
                <pic:blipFill>
                  <a:blip r:embed="rId1"/>
                  <a:srcRect/>
                  <a:stretch>
                    <a:fillRect/>
                  </a:stretch>
                </pic:blipFill>
                <pic:spPr bwMode="auto">
                  <a:xfrm>
                    <a:off x="0" y="0"/>
                    <a:ext cx="1612900" cy="7366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464C7"/>
    <w:multiLevelType w:val="hybridMultilevel"/>
    <w:tmpl w:val="0B6A1E6E"/>
    <w:lvl w:ilvl="0" w:tplc="40090019">
      <w:start w:val="1"/>
      <w:numFmt w:val="lowerLetter"/>
      <w:lvlText w:val="%1."/>
      <w:lvlJc w:val="left"/>
      <w:pPr>
        <w:ind w:left="21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nsid w:val="078361E4"/>
    <w:multiLevelType w:val="multilevel"/>
    <w:tmpl w:val="18E2DC16"/>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737" w:hanging="453"/>
      </w:pPr>
      <w:rPr>
        <w:rFonts w:asciiTheme="minorHAnsi" w:eastAsiaTheme="majorEastAsia" w:hAnsiTheme="minorHAnsi" w:cstheme="majorBidi"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7BF6113"/>
    <w:multiLevelType w:val="hybridMultilevel"/>
    <w:tmpl w:val="BD52A6AA"/>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C1FA1DE0">
      <w:start w:val="3"/>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D8011C0"/>
    <w:multiLevelType w:val="hybridMultilevel"/>
    <w:tmpl w:val="BC86D634"/>
    <w:lvl w:ilvl="0" w:tplc="11B829E0">
      <w:start w:val="1"/>
      <w:numFmt w:val="lowerLetter"/>
      <w:lvlText w:val="%1)"/>
      <w:lvlJc w:val="left"/>
      <w:pPr>
        <w:ind w:left="720" w:hanging="360"/>
      </w:pPr>
      <w:rPr>
        <w:rFonts w:hint="default"/>
      </w:rPr>
    </w:lvl>
    <w:lvl w:ilvl="1" w:tplc="40090013">
      <w:start w:val="1"/>
      <w:numFmt w:val="upperRoman"/>
      <w:lvlText w:val="%2."/>
      <w:lvlJc w:val="right"/>
      <w:pPr>
        <w:ind w:left="1440" w:hanging="360"/>
      </w:pPr>
      <w:rPr>
        <w:rFonts w:hint="default"/>
      </w:rPr>
    </w:lvl>
    <w:lvl w:ilvl="2" w:tplc="0ACED5CE">
      <w:start w:val="2"/>
      <w:numFmt w:val="upperLetter"/>
      <w:lvlText w:val="%3)"/>
      <w:lvlJc w:val="left"/>
      <w:pPr>
        <w:ind w:left="2160" w:hanging="360"/>
      </w:pPr>
      <w:rPr>
        <w:rFont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813AE1"/>
    <w:multiLevelType w:val="hybridMultilevel"/>
    <w:tmpl w:val="331C4674"/>
    <w:lvl w:ilvl="0" w:tplc="4009000F">
      <w:start w:val="1"/>
      <w:numFmt w:val="decimal"/>
      <w:lvlText w:val="%1."/>
      <w:lvlJc w:val="left"/>
      <w:pPr>
        <w:ind w:left="1324" w:hanging="360"/>
      </w:pPr>
    </w:lvl>
    <w:lvl w:ilvl="1" w:tplc="40090013">
      <w:start w:val="1"/>
      <w:numFmt w:val="upperRoman"/>
      <w:lvlText w:val="%2."/>
      <w:lvlJc w:val="right"/>
      <w:pPr>
        <w:ind w:left="2044" w:hanging="360"/>
      </w:pPr>
    </w:lvl>
    <w:lvl w:ilvl="2" w:tplc="4009001B" w:tentative="1">
      <w:start w:val="1"/>
      <w:numFmt w:val="lowerRoman"/>
      <w:lvlText w:val="%3."/>
      <w:lvlJc w:val="right"/>
      <w:pPr>
        <w:ind w:left="2764" w:hanging="180"/>
      </w:pPr>
    </w:lvl>
    <w:lvl w:ilvl="3" w:tplc="4009000F" w:tentative="1">
      <w:start w:val="1"/>
      <w:numFmt w:val="decimal"/>
      <w:lvlText w:val="%4."/>
      <w:lvlJc w:val="left"/>
      <w:pPr>
        <w:ind w:left="3484" w:hanging="360"/>
      </w:pPr>
    </w:lvl>
    <w:lvl w:ilvl="4" w:tplc="40090019" w:tentative="1">
      <w:start w:val="1"/>
      <w:numFmt w:val="lowerLetter"/>
      <w:lvlText w:val="%5."/>
      <w:lvlJc w:val="left"/>
      <w:pPr>
        <w:ind w:left="4204" w:hanging="360"/>
      </w:pPr>
    </w:lvl>
    <w:lvl w:ilvl="5" w:tplc="4009001B" w:tentative="1">
      <w:start w:val="1"/>
      <w:numFmt w:val="lowerRoman"/>
      <w:lvlText w:val="%6."/>
      <w:lvlJc w:val="right"/>
      <w:pPr>
        <w:ind w:left="4924" w:hanging="180"/>
      </w:pPr>
    </w:lvl>
    <w:lvl w:ilvl="6" w:tplc="4009000F" w:tentative="1">
      <w:start w:val="1"/>
      <w:numFmt w:val="decimal"/>
      <w:lvlText w:val="%7."/>
      <w:lvlJc w:val="left"/>
      <w:pPr>
        <w:ind w:left="5644" w:hanging="360"/>
      </w:pPr>
    </w:lvl>
    <w:lvl w:ilvl="7" w:tplc="40090019" w:tentative="1">
      <w:start w:val="1"/>
      <w:numFmt w:val="lowerLetter"/>
      <w:lvlText w:val="%8."/>
      <w:lvlJc w:val="left"/>
      <w:pPr>
        <w:ind w:left="6364" w:hanging="360"/>
      </w:pPr>
    </w:lvl>
    <w:lvl w:ilvl="8" w:tplc="4009001B" w:tentative="1">
      <w:start w:val="1"/>
      <w:numFmt w:val="lowerRoman"/>
      <w:lvlText w:val="%9."/>
      <w:lvlJc w:val="right"/>
      <w:pPr>
        <w:ind w:left="7084" w:hanging="180"/>
      </w:pPr>
    </w:lvl>
  </w:abstractNum>
  <w:abstractNum w:abstractNumId="5">
    <w:nsid w:val="0FBC4366"/>
    <w:multiLevelType w:val="hybridMultilevel"/>
    <w:tmpl w:val="AEFCA8D0"/>
    <w:lvl w:ilvl="0" w:tplc="40090019">
      <w:start w:val="1"/>
      <w:numFmt w:val="lowerLetter"/>
      <w:lvlText w:val="%1."/>
      <w:lvlJc w:val="left"/>
      <w:pPr>
        <w:ind w:left="1080" w:hanging="360"/>
      </w:pPr>
      <w:rPr>
        <w:rFonts w:hint="default"/>
        <w:b w:val="0"/>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3E60868"/>
    <w:multiLevelType w:val="multilevel"/>
    <w:tmpl w:val="67CC7B90"/>
    <w:lvl w:ilvl="0">
      <w:start w:val="7"/>
      <w:numFmt w:val="decimal"/>
      <w:lvlText w:val="%1"/>
      <w:lvlJc w:val="left"/>
      <w:pPr>
        <w:ind w:left="720" w:hanging="360"/>
      </w:pPr>
      <w:rPr>
        <w:rFonts w:hint="default"/>
      </w:rPr>
    </w:lvl>
    <w:lvl w:ilvl="1">
      <w:start w:val="1"/>
      <w:numFmt w:val="decimal"/>
      <w:isLgl/>
      <w:lvlText w:val="%1.%2"/>
      <w:lvlJc w:val="left"/>
      <w:pPr>
        <w:ind w:left="562" w:hanging="420"/>
      </w:pPr>
      <w:rPr>
        <w:rFonts w:hint="default"/>
      </w:rPr>
    </w:lvl>
    <w:lvl w:ilvl="2">
      <w:start w:val="1"/>
      <w:numFmt w:val="lowerLetter"/>
      <w:isLgl/>
      <w:lvlText w:val="%3."/>
      <w:lvlJc w:val="left"/>
      <w:pPr>
        <w:ind w:left="1080" w:hanging="720"/>
      </w:pPr>
      <w:rPr>
        <w:rFonts w:asciiTheme="minorHAnsi" w:eastAsiaTheme="majorEastAsia" w:hAnsiTheme="minorHAnsi" w:cstheme="majorBidi"/>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5326584"/>
    <w:multiLevelType w:val="hybridMultilevel"/>
    <w:tmpl w:val="A7644DC0"/>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nsid w:val="157C7B02"/>
    <w:multiLevelType w:val="hybridMultilevel"/>
    <w:tmpl w:val="E7461C9E"/>
    <w:lvl w:ilvl="0" w:tplc="2D383520">
      <w:start w:val="1"/>
      <w:numFmt w:val="lowerLetter"/>
      <w:lvlText w:val="%1."/>
      <w:lvlJc w:val="left"/>
      <w:pPr>
        <w:ind w:left="720" w:hanging="360"/>
      </w:pPr>
      <w:rPr>
        <w:rFonts w:asciiTheme="minorHAnsi" w:eastAsiaTheme="majorEastAsia" w:hAnsiTheme="minorHAnsi" w:cstheme="majorBidi"/>
      </w:rPr>
    </w:lvl>
    <w:lvl w:ilvl="1" w:tplc="E7367E7E">
      <w:start w:val="1"/>
      <w:numFmt w:val="lowerLetter"/>
      <w:lvlText w:val="%2."/>
      <w:lvlJc w:val="left"/>
      <w:pPr>
        <w:ind w:left="1440" w:hanging="360"/>
      </w:pPr>
      <w:rPr>
        <w:rFonts w:asciiTheme="minorHAnsi" w:eastAsiaTheme="majorEastAsia" w:hAnsiTheme="minorHAnsi" w:cstheme="majorBidi"/>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8E12A41"/>
    <w:multiLevelType w:val="multilevel"/>
    <w:tmpl w:val="5B7AB01C"/>
    <w:lvl w:ilvl="0">
      <w:start w:val="11"/>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CB1779B"/>
    <w:multiLevelType w:val="hybridMultilevel"/>
    <w:tmpl w:val="78C80CFE"/>
    <w:lvl w:ilvl="0" w:tplc="40090017">
      <w:start w:val="1"/>
      <w:numFmt w:val="lowerLetter"/>
      <w:lvlText w:val="%1)"/>
      <w:lvlJc w:val="left"/>
      <w:pPr>
        <w:ind w:left="1080" w:hanging="360"/>
      </w:pPr>
      <w:rPr>
        <w:rFonts w:hint="default"/>
        <w:b w:val="0"/>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204E0739"/>
    <w:multiLevelType w:val="hybridMultilevel"/>
    <w:tmpl w:val="84F63740"/>
    <w:lvl w:ilvl="0" w:tplc="40090019">
      <w:start w:val="1"/>
      <w:numFmt w:val="low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238E34CD"/>
    <w:multiLevelType w:val="hybridMultilevel"/>
    <w:tmpl w:val="D8663B0C"/>
    <w:lvl w:ilvl="0" w:tplc="EFA6663E">
      <w:start w:val="2"/>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64E8B828">
      <w:start w:val="5"/>
      <w:numFmt w:val="decimal"/>
      <w:lvlText w:val="%4"/>
      <w:lvlJc w:val="left"/>
      <w:pPr>
        <w:ind w:left="2880" w:hanging="360"/>
      </w:pPr>
      <w:rPr>
        <w:rFonts w:hint="default"/>
      </w:rPr>
    </w:lvl>
    <w:lvl w:ilvl="4" w:tplc="833CF628">
      <w:start w:val="1"/>
      <w:numFmt w:val="lowerLetter"/>
      <w:lvlText w:val="%5)"/>
      <w:lvlJc w:val="left"/>
      <w:pPr>
        <w:ind w:left="4330" w:hanging="360"/>
      </w:pPr>
      <w:rPr>
        <w:rFonts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4EF3128"/>
    <w:multiLevelType w:val="multilevel"/>
    <w:tmpl w:val="ED544428"/>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upperRoman"/>
      <w:lvlText w:val="%4."/>
      <w:lvlJc w:val="right"/>
      <w:pPr>
        <w:ind w:left="737" w:hanging="453"/>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7C4514E"/>
    <w:multiLevelType w:val="hybridMultilevel"/>
    <w:tmpl w:val="B34AC79E"/>
    <w:lvl w:ilvl="0" w:tplc="34421F2C">
      <w:start w:val="1"/>
      <w:numFmt w:val="lowerLetter"/>
      <w:lvlText w:val="%1."/>
      <w:lvlJc w:val="left"/>
      <w:pPr>
        <w:ind w:left="1440" w:hanging="360"/>
      </w:pPr>
      <w:rPr>
        <w:rFonts w:hint="default"/>
      </w:rPr>
    </w:lvl>
    <w:lvl w:ilvl="1" w:tplc="0CEE5FFC">
      <w:start w:val="1"/>
      <w:numFmt w:val="decimal"/>
      <w:lvlText w:val="%2."/>
      <w:lvlJc w:val="left"/>
      <w:pPr>
        <w:ind w:left="2160" w:hanging="360"/>
      </w:pPr>
      <w:rPr>
        <w:rFonts w:asciiTheme="minorHAnsi" w:eastAsiaTheme="majorEastAsia" w:hAnsiTheme="minorHAnsi" w:cstheme="majorBidi"/>
      </w:rPr>
    </w:lvl>
    <w:lvl w:ilvl="2" w:tplc="6CF8CC34">
      <w:start w:val="1"/>
      <w:numFmt w:val="lowerLetter"/>
      <w:lvlText w:val="%3."/>
      <w:lvlJc w:val="right"/>
      <w:pPr>
        <w:ind w:left="2880" w:hanging="180"/>
      </w:pPr>
      <w:rPr>
        <w:rFonts w:asciiTheme="minorHAnsi" w:eastAsiaTheme="majorEastAsia" w:hAnsiTheme="minorHAnsi" w:cstheme="majorBidi"/>
      </w:rPr>
    </w:lvl>
    <w:lvl w:ilvl="3" w:tplc="ED4C0002">
      <w:start w:val="1"/>
      <w:numFmt w:val="lowerLetter"/>
      <w:lvlText w:val="%4."/>
      <w:lvlJc w:val="left"/>
      <w:pPr>
        <w:ind w:left="3600" w:hanging="360"/>
      </w:pPr>
      <w:rPr>
        <w:rFonts w:asciiTheme="minorHAnsi" w:eastAsiaTheme="majorEastAsia" w:hAnsiTheme="minorHAnsi" w:cstheme="majorBidi"/>
      </w:r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nsid w:val="28C67684"/>
    <w:multiLevelType w:val="hybridMultilevel"/>
    <w:tmpl w:val="C994E202"/>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D321A1A"/>
    <w:multiLevelType w:val="hybridMultilevel"/>
    <w:tmpl w:val="B3FAEA9E"/>
    <w:lvl w:ilvl="0" w:tplc="3B14D4C8">
      <w:start w:val="1"/>
      <w:numFmt w:val="lowerLetter"/>
      <w:suff w:val="space"/>
      <w:lvlText w:val="%1."/>
      <w:lvlJc w:val="left"/>
      <w:pPr>
        <w:ind w:left="964" w:hanging="244"/>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2F226611"/>
    <w:multiLevelType w:val="multilevel"/>
    <w:tmpl w:val="21480BE8"/>
    <w:lvl w:ilvl="0">
      <w:start w:val="1"/>
      <w:numFmt w:val="decimal"/>
      <w:suff w:val="space"/>
      <w:lvlText w:val="%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8">
    <w:nsid w:val="3229792F"/>
    <w:multiLevelType w:val="hybridMultilevel"/>
    <w:tmpl w:val="9BCAFF16"/>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33712FC4"/>
    <w:multiLevelType w:val="hybridMultilevel"/>
    <w:tmpl w:val="5196655E"/>
    <w:lvl w:ilvl="0" w:tplc="40090013">
      <w:start w:val="1"/>
      <w:numFmt w:val="upperRoman"/>
      <w:lvlText w:val="%1."/>
      <w:lvlJc w:val="right"/>
      <w:pPr>
        <w:ind w:left="1080" w:hanging="360"/>
      </w:pPr>
    </w:lvl>
    <w:lvl w:ilvl="1" w:tplc="40090013">
      <w:start w:val="1"/>
      <w:numFmt w:val="upperRoman"/>
      <w:lvlText w:val="%2."/>
      <w:lvlJc w:val="righ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34247CE2"/>
    <w:multiLevelType w:val="hybridMultilevel"/>
    <w:tmpl w:val="11E2669C"/>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E7AA1AC8">
      <w:start w:val="1"/>
      <w:numFmt w:val="upperLetter"/>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7910582"/>
    <w:multiLevelType w:val="hybridMultilevel"/>
    <w:tmpl w:val="F5E284C6"/>
    <w:lvl w:ilvl="0" w:tplc="4009000D">
      <w:start w:val="1"/>
      <w:numFmt w:val="bullet"/>
      <w:lvlText w:val=""/>
      <w:lvlJc w:val="left"/>
      <w:pPr>
        <w:ind w:left="1434" w:hanging="360"/>
      </w:pPr>
      <w:rPr>
        <w:rFonts w:ascii="Wingdings" w:hAnsi="Wingdings" w:hint="default"/>
      </w:rPr>
    </w:lvl>
    <w:lvl w:ilvl="1" w:tplc="40090003" w:tentative="1">
      <w:start w:val="1"/>
      <w:numFmt w:val="bullet"/>
      <w:lvlText w:val="o"/>
      <w:lvlJc w:val="left"/>
      <w:pPr>
        <w:ind w:left="2154" w:hanging="360"/>
      </w:pPr>
      <w:rPr>
        <w:rFonts w:ascii="Courier New" w:hAnsi="Courier New" w:cs="Courier New" w:hint="default"/>
      </w:rPr>
    </w:lvl>
    <w:lvl w:ilvl="2" w:tplc="40090005" w:tentative="1">
      <w:start w:val="1"/>
      <w:numFmt w:val="bullet"/>
      <w:lvlText w:val=""/>
      <w:lvlJc w:val="left"/>
      <w:pPr>
        <w:ind w:left="2874" w:hanging="360"/>
      </w:pPr>
      <w:rPr>
        <w:rFonts w:ascii="Wingdings" w:hAnsi="Wingdings" w:hint="default"/>
      </w:rPr>
    </w:lvl>
    <w:lvl w:ilvl="3" w:tplc="40090001" w:tentative="1">
      <w:start w:val="1"/>
      <w:numFmt w:val="bullet"/>
      <w:lvlText w:val=""/>
      <w:lvlJc w:val="left"/>
      <w:pPr>
        <w:ind w:left="3594" w:hanging="360"/>
      </w:pPr>
      <w:rPr>
        <w:rFonts w:ascii="Symbol" w:hAnsi="Symbol" w:hint="default"/>
      </w:rPr>
    </w:lvl>
    <w:lvl w:ilvl="4" w:tplc="40090003" w:tentative="1">
      <w:start w:val="1"/>
      <w:numFmt w:val="bullet"/>
      <w:lvlText w:val="o"/>
      <w:lvlJc w:val="left"/>
      <w:pPr>
        <w:ind w:left="4314" w:hanging="360"/>
      </w:pPr>
      <w:rPr>
        <w:rFonts w:ascii="Courier New" w:hAnsi="Courier New" w:cs="Courier New" w:hint="default"/>
      </w:rPr>
    </w:lvl>
    <w:lvl w:ilvl="5" w:tplc="40090005" w:tentative="1">
      <w:start w:val="1"/>
      <w:numFmt w:val="bullet"/>
      <w:lvlText w:val=""/>
      <w:lvlJc w:val="left"/>
      <w:pPr>
        <w:ind w:left="5034" w:hanging="360"/>
      </w:pPr>
      <w:rPr>
        <w:rFonts w:ascii="Wingdings" w:hAnsi="Wingdings" w:hint="default"/>
      </w:rPr>
    </w:lvl>
    <w:lvl w:ilvl="6" w:tplc="40090001" w:tentative="1">
      <w:start w:val="1"/>
      <w:numFmt w:val="bullet"/>
      <w:lvlText w:val=""/>
      <w:lvlJc w:val="left"/>
      <w:pPr>
        <w:ind w:left="5754" w:hanging="360"/>
      </w:pPr>
      <w:rPr>
        <w:rFonts w:ascii="Symbol" w:hAnsi="Symbol" w:hint="default"/>
      </w:rPr>
    </w:lvl>
    <w:lvl w:ilvl="7" w:tplc="40090003" w:tentative="1">
      <w:start w:val="1"/>
      <w:numFmt w:val="bullet"/>
      <w:lvlText w:val="o"/>
      <w:lvlJc w:val="left"/>
      <w:pPr>
        <w:ind w:left="6474" w:hanging="360"/>
      </w:pPr>
      <w:rPr>
        <w:rFonts w:ascii="Courier New" w:hAnsi="Courier New" w:cs="Courier New" w:hint="default"/>
      </w:rPr>
    </w:lvl>
    <w:lvl w:ilvl="8" w:tplc="40090005" w:tentative="1">
      <w:start w:val="1"/>
      <w:numFmt w:val="bullet"/>
      <w:lvlText w:val=""/>
      <w:lvlJc w:val="left"/>
      <w:pPr>
        <w:ind w:left="7194" w:hanging="360"/>
      </w:pPr>
      <w:rPr>
        <w:rFonts w:ascii="Wingdings" w:hAnsi="Wingdings" w:hint="default"/>
      </w:rPr>
    </w:lvl>
  </w:abstractNum>
  <w:abstractNum w:abstractNumId="22">
    <w:nsid w:val="3810008F"/>
    <w:multiLevelType w:val="hybridMultilevel"/>
    <w:tmpl w:val="A634B66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97626DC"/>
    <w:multiLevelType w:val="hybridMultilevel"/>
    <w:tmpl w:val="3146AC9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nsid w:val="3B100DA3"/>
    <w:multiLevelType w:val="hybridMultilevel"/>
    <w:tmpl w:val="AFD6358C"/>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nsid w:val="3ED95EFA"/>
    <w:multiLevelType w:val="hybridMultilevel"/>
    <w:tmpl w:val="DE1C633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nsid w:val="4AE90DB6"/>
    <w:multiLevelType w:val="hybridMultilevel"/>
    <w:tmpl w:val="81B8DE60"/>
    <w:lvl w:ilvl="0" w:tplc="ED4C0002">
      <w:start w:val="1"/>
      <w:numFmt w:val="lowerLetter"/>
      <w:lvlText w:val="%1."/>
      <w:lvlJc w:val="left"/>
      <w:pPr>
        <w:ind w:left="3600" w:hanging="360"/>
      </w:pPr>
      <w:rPr>
        <w:rFonts w:asciiTheme="minorHAnsi" w:eastAsiaTheme="majorEastAsia" w:hAnsiTheme="minorHAnsi" w:cstheme="maj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D3F27F8"/>
    <w:multiLevelType w:val="hybridMultilevel"/>
    <w:tmpl w:val="9968B95A"/>
    <w:lvl w:ilvl="0" w:tplc="28882BB2">
      <w:start w:val="1"/>
      <w:numFmt w:val="lowerLetter"/>
      <w:lvlText w:val="%1."/>
      <w:lvlJc w:val="left"/>
      <w:pPr>
        <w:ind w:left="1080" w:hanging="360"/>
      </w:pPr>
      <w:rPr>
        <w:rFonts w:hint="default"/>
        <w:b w:val="0"/>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nsid w:val="5B865DF4"/>
    <w:multiLevelType w:val="hybridMultilevel"/>
    <w:tmpl w:val="49E670E0"/>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9">
    <w:nsid w:val="5C0A303C"/>
    <w:multiLevelType w:val="multilevel"/>
    <w:tmpl w:val="67CC7B90"/>
    <w:lvl w:ilvl="0">
      <w:start w:val="7"/>
      <w:numFmt w:val="decimal"/>
      <w:lvlText w:val="%1"/>
      <w:lvlJc w:val="left"/>
      <w:pPr>
        <w:ind w:left="720" w:hanging="360"/>
      </w:pPr>
      <w:rPr>
        <w:rFonts w:hint="default"/>
      </w:rPr>
    </w:lvl>
    <w:lvl w:ilvl="1">
      <w:start w:val="1"/>
      <w:numFmt w:val="decimal"/>
      <w:isLgl/>
      <w:lvlText w:val="%1.%2"/>
      <w:lvlJc w:val="left"/>
      <w:pPr>
        <w:ind w:left="562" w:hanging="420"/>
      </w:pPr>
      <w:rPr>
        <w:rFonts w:hint="default"/>
      </w:rPr>
    </w:lvl>
    <w:lvl w:ilvl="2">
      <w:start w:val="1"/>
      <w:numFmt w:val="lowerLetter"/>
      <w:isLgl/>
      <w:lvlText w:val="%3."/>
      <w:lvlJc w:val="left"/>
      <w:pPr>
        <w:ind w:left="1080" w:hanging="720"/>
      </w:pPr>
      <w:rPr>
        <w:rFonts w:asciiTheme="minorHAnsi" w:eastAsiaTheme="majorEastAsia" w:hAnsiTheme="minorHAnsi" w:cstheme="majorBidi"/>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E1D57FA"/>
    <w:multiLevelType w:val="hybridMultilevel"/>
    <w:tmpl w:val="CEFAF640"/>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EC85CB6"/>
    <w:multiLevelType w:val="hybridMultilevel"/>
    <w:tmpl w:val="D6A40CF2"/>
    <w:lvl w:ilvl="0" w:tplc="11B829E0">
      <w:start w:val="1"/>
      <w:numFmt w:val="lowerLetter"/>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76B35C1"/>
    <w:multiLevelType w:val="hybridMultilevel"/>
    <w:tmpl w:val="7C96100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2F9AB13C">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20E5FCB"/>
    <w:multiLevelType w:val="hybridMultilevel"/>
    <w:tmpl w:val="5DAC1594"/>
    <w:lvl w:ilvl="0" w:tplc="40090017">
      <w:start w:val="1"/>
      <w:numFmt w:val="lowerLetter"/>
      <w:lvlText w:val="%1)"/>
      <w:lvlJc w:val="left"/>
      <w:pPr>
        <w:ind w:left="1440" w:hanging="360"/>
      </w:pPr>
      <w:rPr>
        <w:rFonts w:hint="default"/>
      </w:rPr>
    </w:lvl>
    <w:lvl w:ilvl="1" w:tplc="0CEE5FFC">
      <w:start w:val="1"/>
      <w:numFmt w:val="decimal"/>
      <w:lvlText w:val="%2."/>
      <w:lvlJc w:val="left"/>
      <w:pPr>
        <w:ind w:left="2160" w:hanging="360"/>
      </w:pPr>
      <w:rPr>
        <w:rFonts w:asciiTheme="minorHAnsi" w:eastAsiaTheme="majorEastAsia" w:hAnsiTheme="minorHAnsi" w:cstheme="majorBidi"/>
      </w:rPr>
    </w:lvl>
    <w:lvl w:ilvl="2" w:tplc="6CF8CC34">
      <w:start w:val="1"/>
      <w:numFmt w:val="lowerLetter"/>
      <w:lvlText w:val="%3."/>
      <w:lvlJc w:val="right"/>
      <w:pPr>
        <w:ind w:left="2880" w:hanging="180"/>
      </w:pPr>
      <w:rPr>
        <w:rFonts w:asciiTheme="minorHAnsi" w:eastAsiaTheme="majorEastAsia" w:hAnsiTheme="minorHAnsi" w:cstheme="majorBidi"/>
      </w:rPr>
    </w:lvl>
    <w:lvl w:ilvl="3" w:tplc="ED4C0002">
      <w:start w:val="1"/>
      <w:numFmt w:val="lowerLetter"/>
      <w:lvlText w:val="%4."/>
      <w:lvlJc w:val="left"/>
      <w:pPr>
        <w:ind w:left="3600" w:hanging="360"/>
      </w:pPr>
      <w:rPr>
        <w:rFonts w:asciiTheme="minorHAnsi" w:eastAsiaTheme="majorEastAsia" w:hAnsiTheme="minorHAnsi" w:cstheme="majorBidi"/>
      </w:r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nsid w:val="7233688D"/>
    <w:multiLevelType w:val="hybridMultilevel"/>
    <w:tmpl w:val="459830B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7E0210D"/>
    <w:multiLevelType w:val="hybridMultilevel"/>
    <w:tmpl w:val="E7461C9E"/>
    <w:lvl w:ilvl="0" w:tplc="2D383520">
      <w:start w:val="1"/>
      <w:numFmt w:val="lowerLetter"/>
      <w:lvlText w:val="%1."/>
      <w:lvlJc w:val="left"/>
      <w:pPr>
        <w:ind w:left="1080" w:hanging="360"/>
      </w:pPr>
      <w:rPr>
        <w:rFonts w:asciiTheme="minorHAnsi" w:eastAsiaTheme="majorEastAsia" w:hAnsiTheme="minorHAnsi" w:cstheme="majorBidi"/>
      </w:rPr>
    </w:lvl>
    <w:lvl w:ilvl="1" w:tplc="E7367E7E">
      <w:start w:val="1"/>
      <w:numFmt w:val="lowerLetter"/>
      <w:lvlText w:val="%2."/>
      <w:lvlJc w:val="left"/>
      <w:pPr>
        <w:ind w:left="1800" w:hanging="360"/>
      </w:pPr>
      <w:rPr>
        <w:rFonts w:asciiTheme="minorHAnsi" w:eastAsiaTheme="majorEastAsia" w:hAnsiTheme="minorHAnsi" w:cstheme="majorBidi"/>
      </w:r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nsid w:val="78CB463B"/>
    <w:multiLevelType w:val="hybridMultilevel"/>
    <w:tmpl w:val="31304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9080C89"/>
    <w:multiLevelType w:val="hybridMultilevel"/>
    <w:tmpl w:val="8B88606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nsid w:val="7A777EE9"/>
    <w:multiLevelType w:val="hybridMultilevel"/>
    <w:tmpl w:val="9968B95A"/>
    <w:lvl w:ilvl="0" w:tplc="28882BB2">
      <w:start w:val="1"/>
      <w:numFmt w:val="lowerLetter"/>
      <w:lvlText w:val="%1."/>
      <w:lvlJc w:val="left"/>
      <w:pPr>
        <w:ind w:left="1080" w:hanging="360"/>
      </w:pPr>
      <w:rPr>
        <w:rFonts w:hint="default"/>
        <w:b w:val="0"/>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nsid w:val="7B331B8B"/>
    <w:multiLevelType w:val="hybridMultilevel"/>
    <w:tmpl w:val="5F360276"/>
    <w:lvl w:ilvl="0" w:tplc="5D2015A0">
      <w:start w:val="1"/>
      <w:numFmt w:val="lowerLetter"/>
      <w:lvlText w:val="%1."/>
      <w:lvlJc w:val="left"/>
      <w:pPr>
        <w:ind w:left="1800" w:hanging="360"/>
      </w:pPr>
      <w:rPr>
        <w:rFonts w:hint="default"/>
      </w:rPr>
    </w:lvl>
    <w:lvl w:ilvl="1" w:tplc="40090019">
      <w:start w:val="1"/>
      <w:numFmt w:val="lowerLetter"/>
      <w:lvlText w:val="%2."/>
      <w:lvlJc w:val="left"/>
      <w:pPr>
        <w:ind w:left="2520" w:hanging="360"/>
      </w:pPr>
    </w:lvl>
    <w:lvl w:ilvl="2" w:tplc="C1FA1DE0">
      <w:start w:val="3"/>
      <w:numFmt w:val="decimal"/>
      <w:lvlText w:val="%3"/>
      <w:lvlJc w:val="left"/>
      <w:pPr>
        <w:ind w:left="3420" w:hanging="360"/>
      </w:pPr>
      <w:rPr>
        <w:rFonts w:hint="default"/>
      </w:r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0">
    <w:nsid w:val="7D7A0310"/>
    <w:multiLevelType w:val="hybridMultilevel"/>
    <w:tmpl w:val="58DEA4CE"/>
    <w:lvl w:ilvl="0" w:tplc="40090017">
      <w:start w:val="1"/>
      <w:numFmt w:val="lowerLetter"/>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num w:numId="1">
    <w:abstractNumId w:val="20"/>
  </w:num>
  <w:num w:numId="2">
    <w:abstractNumId w:val="11"/>
  </w:num>
  <w:num w:numId="3">
    <w:abstractNumId w:val="39"/>
  </w:num>
  <w:num w:numId="4">
    <w:abstractNumId w:val="8"/>
  </w:num>
  <w:num w:numId="5">
    <w:abstractNumId w:val="32"/>
  </w:num>
  <w:num w:numId="6">
    <w:abstractNumId w:val="12"/>
  </w:num>
  <w:num w:numId="7">
    <w:abstractNumId w:val="2"/>
  </w:num>
  <w:num w:numId="8">
    <w:abstractNumId w:val="6"/>
  </w:num>
  <w:num w:numId="9">
    <w:abstractNumId w:val="14"/>
  </w:num>
  <w:num w:numId="10">
    <w:abstractNumId w:val="1"/>
  </w:num>
  <w:num w:numId="11">
    <w:abstractNumId w:val="17"/>
  </w:num>
  <w:num w:numId="12">
    <w:abstractNumId w:val="27"/>
  </w:num>
  <w:num w:numId="13">
    <w:abstractNumId w:val="26"/>
  </w:num>
  <w:num w:numId="14">
    <w:abstractNumId w:val="38"/>
  </w:num>
  <w:num w:numId="15">
    <w:abstractNumId w:val="25"/>
  </w:num>
  <w:num w:numId="16">
    <w:abstractNumId w:val="9"/>
  </w:num>
  <w:num w:numId="17">
    <w:abstractNumId w:val="36"/>
  </w:num>
  <w:num w:numId="18">
    <w:abstractNumId w:val="34"/>
  </w:num>
  <w:num w:numId="19">
    <w:abstractNumId w:val="30"/>
  </w:num>
  <w:num w:numId="20">
    <w:abstractNumId w:val="5"/>
  </w:num>
  <w:num w:numId="21">
    <w:abstractNumId w:val="10"/>
  </w:num>
  <w:num w:numId="22">
    <w:abstractNumId w:val="33"/>
  </w:num>
  <w:num w:numId="23">
    <w:abstractNumId w:val="31"/>
  </w:num>
  <w:num w:numId="24">
    <w:abstractNumId w:val="40"/>
  </w:num>
  <w:num w:numId="25">
    <w:abstractNumId w:val="3"/>
  </w:num>
  <w:num w:numId="26">
    <w:abstractNumId w:val="18"/>
  </w:num>
  <w:num w:numId="27">
    <w:abstractNumId w:val="29"/>
  </w:num>
  <w:num w:numId="28">
    <w:abstractNumId w:val="13"/>
  </w:num>
  <w:num w:numId="29">
    <w:abstractNumId w:val="15"/>
  </w:num>
  <w:num w:numId="30">
    <w:abstractNumId w:val="19"/>
  </w:num>
  <w:num w:numId="31">
    <w:abstractNumId w:val="21"/>
  </w:num>
  <w:num w:numId="32">
    <w:abstractNumId w:val="23"/>
  </w:num>
  <w:num w:numId="33">
    <w:abstractNumId w:val="0"/>
  </w:num>
  <w:num w:numId="34">
    <w:abstractNumId w:val="35"/>
  </w:num>
  <w:num w:numId="35">
    <w:abstractNumId w:val="7"/>
  </w:num>
  <w:num w:numId="36">
    <w:abstractNumId w:val="28"/>
  </w:num>
  <w:num w:numId="37">
    <w:abstractNumId w:val="24"/>
  </w:num>
  <w:num w:numId="38">
    <w:abstractNumId w:val="37"/>
  </w:num>
  <w:num w:numId="39">
    <w:abstractNumId w:val="16"/>
  </w:num>
  <w:num w:numId="40">
    <w:abstractNumId w:val="4"/>
  </w:num>
  <w:num w:numId="41">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154"/>
    <w:rsid w:val="000209B5"/>
    <w:rsid w:val="00032E64"/>
    <w:rsid w:val="0003680C"/>
    <w:rsid w:val="00043752"/>
    <w:rsid w:val="000443A9"/>
    <w:rsid w:val="00052E2A"/>
    <w:rsid w:val="0005749E"/>
    <w:rsid w:val="00060245"/>
    <w:rsid w:val="000610FE"/>
    <w:rsid w:val="00064680"/>
    <w:rsid w:val="000657D4"/>
    <w:rsid w:val="000B3F4E"/>
    <w:rsid w:val="000D1321"/>
    <w:rsid w:val="000E262C"/>
    <w:rsid w:val="001010B4"/>
    <w:rsid w:val="0011028F"/>
    <w:rsid w:val="0011264D"/>
    <w:rsid w:val="00115702"/>
    <w:rsid w:val="00116762"/>
    <w:rsid w:val="00122223"/>
    <w:rsid w:val="00124E15"/>
    <w:rsid w:val="00136E48"/>
    <w:rsid w:val="00143EAA"/>
    <w:rsid w:val="001600A4"/>
    <w:rsid w:val="00177BB0"/>
    <w:rsid w:val="00183ED2"/>
    <w:rsid w:val="001927B7"/>
    <w:rsid w:val="001A3ACF"/>
    <w:rsid w:val="001E7E5E"/>
    <w:rsid w:val="002023A8"/>
    <w:rsid w:val="00235C41"/>
    <w:rsid w:val="0023741C"/>
    <w:rsid w:val="0024055C"/>
    <w:rsid w:val="002414E0"/>
    <w:rsid w:val="00246766"/>
    <w:rsid w:val="00254BC2"/>
    <w:rsid w:val="002626F1"/>
    <w:rsid w:val="0026558B"/>
    <w:rsid w:val="002A1A41"/>
    <w:rsid w:val="002B53A8"/>
    <w:rsid w:val="002C5E90"/>
    <w:rsid w:val="002D53DA"/>
    <w:rsid w:val="002D5610"/>
    <w:rsid w:val="002F2393"/>
    <w:rsid w:val="002F5200"/>
    <w:rsid w:val="00306678"/>
    <w:rsid w:val="00311042"/>
    <w:rsid w:val="00334847"/>
    <w:rsid w:val="003365FB"/>
    <w:rsid w:val="00337C6D"/>
    <w:rsid w:val="00355DC2"/>
    <w:rsid w:val="00366AB9"/>
    <w:rsid w:val="00372173"/>
    <w:rsid w:val="00373390"/>
    <w:rsid w:val="003774B4"/>
    <w:rsid w:val="00380FF3"/>
    <w:rsid w:val="003A10DA"/>
    <w:rsid w:val="003B0792"/>
    <w:rsid w:val="003C6FD6"/>
    <w:rsid w:val="003E458C"/>
    <w:rsid w:val="003E4B82"/>
    <w:rsid w:val="0040040B"/>
    <w:rsid w:val="00405EA1"/>
    <w:rsid w:val="00413567"/>
    <w:rsid w:val="004271E8"/>
    <w:rsid w:val="00442EAF"/>
    <w:rsid w:val="00444776"/>
    <w:rsid w:val="0045418B"/>
    <w:rsid w:val="00474148"/>
    <w:rsid w:val="004B4904"/>
    <w:rsid w:val="004D52D9"/>
    <w:rsid w:val="004D7387"/>
    <w:rsid w:val="004E38E6"/>
    <w:rsid w:val="004E6056"/>
    <w:rsid w:val="00503297"/>
    <w:rsid w:val="00507132"/>
    <w:rsid w:val="00514712"/>
    <w:rsid w:val="00523E7C"/>
    <w:rsid w:val="00542254"/>
    <w:rsid w:val="00545A58"/>
    <w:rsid w:val="00546B7F"/>
    <w:rsid w:val="00546B9B"/>
    <w:rsid w:val="00553978"/>
    <w:rsid w:val="005650AA"/>
    <w:rsid w:val="00565E20"/>
    <w:rsid w:val="00586BD7"/>
    <w:rsid w:val="00594394"/>
    <w:rsid w:val="00595233"/>
    <w:rsid w:val="005A1923"/>
    <w:rsid w:val="005A7A15"/>
    <w:rsid w:val="005B44D8"/>
    <w:rsid w:val="005D6980"/>
    <w:rsid w:val="005F58D0"/>
    <w:rsid w:val="00602154"/>
    <w:rsid w:val="00603ECD"/>
    <w:rsid w:val="0060662A"/>
    <w:rsid w:val="00611EFF"/>
    <w:rsid w:val="006151C1"/>
    <w:rsid w:val="00624CF5"/>
    <w:rsid w:val="00633D40"/>
    <w:rsid w:val="006348C0"/>
    <w:rsid w:val="00634F56"/>
    <w:rsid w:val="00653C74"/>
    <w:rsid w:val="00656D73"/>
    <w:rsid w:val="00672E9D"/>
    <w:rsid w:val="0068077C"/>
    <w:rsid w:val="006951C3"/>
    <w:rsid w:val="006A02A8"/>
    <w:rsid w:val="006B21D9"/>
    <w:rsid w:val="006B2661"/>
    <w:rsid w:val="006D6E8A"/>
    <w:rsid w:val="006D71B5"/>
    <w:rsid w:val="006E2D98"/>
    <w:rsid w:val="006E52A0"/>
    <w:rsid w:val="007143F3"/>
    <w:rsid w:val="00717222"/>
    <w:rsid w:val="0073203E"/>
    <w:rsid w:val="00767E55"/>
    <w:rsid w:val="0077411B"/>
    <w:rsid w:val="00784F00"/>
    <w:rsid w:val="00791548"/>
    <w:rsid w:val="007A11B8"/>
    <w:rsid w:val="007A4D12"/>
    <w:rsid w:val="007B31FA"/>
    <w:rsid w:val="007B4007"/>
    <w:rsid w:val="007B7E37"/>
    <w:rsid w:val="007C0592"/>
    <w:rsid w:val="007C3DA5"/>
    <w:rsid w:val="007D1759"/>
    <w:rsid w:val="007D7C09"/>
    <w:rsid w:val="007E0CAB"/>
    <w:rsid w:val="007E4909"/>
    <w:rsid w:val="007E728C"/>
    <w:rsid w:val="007F1F99"/>
    <w:rsid w:val="00807D95"/>
    <w:rsid w:val="008566CA"/>
    <w:rsid w:val="0088568F"/>
    <w:rsid w:val="008944E1"/>
    <w:rsid w:val="008A1D26"/>
    <w:rsid w:val="008B640D"/>
    <w:rsid w:val="008C2F4B"/>
    <w:rsid w:val="008C3AB0"/>
    <w:rsid w:val="008C6C5C"/>
    <w:rsid w:val="008E081C"/>
    <w:rsid w:val="008E27D2"/>
    <w:rsid w:val="008E642F"/>
    <w:rsid w:val="008F777A"/>
    <w:rsid w:val="00905D21"/>
    <w:rsid w:val="009315DA"/>
    <w:rsid w:val="009434A0"/>
    <w:rsid w:val="00955CEB"/>
    <w:rsid w:val="00962D83"/>
    <w:rsid w:val="0097056A"/>
    <w:rsid w:val="009848E6"/>
    <w:rsid w:val="0099372B"/>
    <w:rsid w:val="009A3740"/>
    <w:rsid w:val="009C4F64"/>
    <w:rsid w:val="009E0615"/>
    <w:rsid w:val="009E6926"/>
    <w:rsid w:val="009F3475"/>
    <w:rsid w:val="009F70CE"/>
    <w:rsid w:val="00A15368"/>
    <w:rsid w:val="00A1581E"/>
    <w:rsid w:val="00A2005F"/>
    <w:rsid w:val="00A205C7"/>
    <w:rsid w:val="00A2657D"/>
    <w:rsid w:val="00A3332A"/>
    <w:rsid w:val="00A5224C"/>
    <w:rsid w:val="00A5487B"/>
    <w:rsid w:val="00A663D8"/>
    <w:rsid w:val="00A84B72"/>
    <w:rsid w:val="00A94258"/>
    <w:rsid w:val="00AB6928"/>
    <w:rsid w:val="00AD6B15"/>
    <w:rsid w:val="00AF11EA"/>
    <w:rsid w:val="00B00AC3"/>
    <w:rsid w:val="00B0173F"/>
    <w:rsid w:val="00B01FA7"/>
    <w:rsid w:val="00B03048"/>
    <w:rsid w:val="00B04847"/>
    <w:rsid w:val="00B054AB"/>
    <w:rsid w:val="00B211D7"/>
    <w:rsid w:val="00B24D3E"/>
    <w:rsid w:val="00B41797"/>
    <w:rsid w:val="00B63272"/>
    <w:rsid w:val="00B73DAC"/>
    <w:rsid w:val="00B77691"/>
    <w:rsid w:val="00B81F7F"/>
    <w:rsid w:val="00B83EDD"/>
    <w:rsid w:val="00B86CEB"/>
    <w:rsid w:val="00B90220"/>
    <w:rsid w:val="00B90650"/>
    <w:rsid w:val="00B91188"/>
    <w:rsid w:val="00B94407"/>
    <w:rsid w:val="00B95D85"/>
    <w:rsid w:val="00B96B0F"/>
    <w:rsid w:val="00BA333F"/>
    <w:rsid w:val="00BF02D0"/>
    <w:rsid w:val="00C0486F"/>
    <w:rsid w:val="00C21F77"/>
    <w:rsid w:val="00C4779D"/>
    <w:rsid w:val="00C6690C"/>
    <w:rsid w:val="00C74FA8"/>
    <w:rsid w:val="00C75D0F"/>
    <w:rsid w:val="00C96104"/>
    <w:rsid w:val="00CC44EB"/>
    <w:rsid w:val="00CD649D"/>
    <w:rsid w:val="00CD7F47"/>
    <w:rsid w:val="00CE24A0"/>
    <w:rsid w:val="00CF3D14"/>
    <w:rsid w:val="00D05D6C"/>
    <w:rsid w:val="00D22BEF"/>
    <w:rsid w:val="00D30F73"/>
    <w:rsid w:val="00D35934"/>
    <w:rsid w:val="00D3630F"/>
    <w:rsid w:val="00D40E91"/>
    <w:rsid w:val="00D46FB7"/>
    <w:rsid w:val="00D62419"/>
    <w:rsid w:val="00D63BB1"/>
    <w:rsid w:val="00D642B2"/>
    <w:rsid w:val="00D71458"/>
    <w:rsid w:val="00D76280"/>
    <w:rsid w:val="00D77F4A"/>
    <w:rsid w:val="00D83223"/>
    <w:rsid w:val="00D96C1A"/>
    <w:rsid w:val="00DA002C"/>
    <w:rsid w:val="00DA06BA"/>
    <w:rsid w:val="00DA51C5"/>
    <w:rsid w:val="00DB377B"/>
    <w:rsid w:val="00DB4420"/>
    <w:rsid w:val="00DC08CA"/>
    <w:rsid w:val="00DC752C"/>
    <w:rsid w:val="00DD0002"/>
    <w:rsid w:val="00DD7766"/>
    <w:rsid w:val="00DE186F"/>
    <w:rsid w:val="00DE2C6E"/>
    <w:rsid w:val="00DE2CA8"/>
    <w:rsid w:val="00DF02A8"/>
    <w:rsid w:val="00E147B9"/>
    <w:rsid w:val="00E149F5"/>
    <w:rsid w:val="00E1611F"/>
    <w:rsid w:val="00E261BD"/>
    <w:rsid w:val="00E43546"/>
    <w:rsid w:val="00E47323"/>
    <w:rsid w:val="00E7791F"/>
    <w:rsid w:val="00E81056"/>
    <w:rsid w:val="00E822C0"/>
    <w:rsid w:val="00E93368"/>
    <w:rsid w:val="00EB4DEA"/>
    <w:rsid w:val="00EC2058"/>
    <w:rsid w:val="00EC336F"/>
    <w:rsid w:val="00ED1BE6"/>
    <w:rsid w:val="00EE2470"/>
    <w:rsid w:val="00EE3B19"/>
    <w:rsid w:val="00EE572D"/>
    <w:rsid w:val="00EF24D2"/>
    <w:rsid w:val="00EF3930"/>
    <w:rsid w:val="00F4378B"/>
    <w:rsid w:val="00F4413B"/>
    <w:rsid w:val="00F56D9E"/>
    <w:rsid w:val="00F701B0"/>
    <w:rsid w:val="00F72B38"/>
    <w:rsid w:val="00F7389A"/>
    <w:rsid w:val="00FD02F1"/>
    <w:rsid w:val="00FD0D52"/>
    <w:rsid w:val="00FD2818"/>
    <w:rsid w:val="00FF1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5E20"/>
  </w:style>
  <w:style w:type="paragraph" w:styleId="Heading1">
    <w:name w:val="heading 1"/>
    <w:basedOn w:val="Normal"/>
    <w:next w:val="Normal"/>
    <w:link w:val="Heading1Char"/>
    <w:uiPriority w:val="9"/>
    <w:qFormat/>
    <w:rsid w:val="00565E20"/>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565E20"/>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565E20"/>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565E20"/>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565E20"/>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565E20"/>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565E20"/>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565E20"/>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565E20"/>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E20"/>
    <w:rPr>
      <w:smallCaps/>
      <w:spacing w:val="5"/>
      <w:sz w:val="36"/>
      <w:szCs w:val="36"/>
    </w:rPr>
  </w:style>
  <w:style w:type="paragraph" w:styleId="Header">
    <w:name w:val="header"/>
    <w:basedOn w:val="Normal"/>
    <w:link w:val="HeaderChar"/>
    <w:unhideWhenUsed/>
    <w:rsid w:val="00602154"/>
    <w:pPr>
      <w:tabs>
        <w:tab w:val="center" w:pos="4320"/>
        <w:tab w:val="right" w:pos="8640"/>
      </w:tabs>
    </w:pPr>
  </w:style>
  <w:style w:type="character" w:customStyle="1" w:styleId="HeaderChar">
    <w:name w:val="Header Char"/>
    <w:basedOn w:val="DefaultParagraphFont"/>
    <w:link w:val="Header"/>
    <w:rsid w:val="00602154"/>
    <w:rPr>
      <w:rFonts w:ascii="Times New Roman" w:eastAsia="Times New Roman" w:hAnsi="Times New Roman" w:cs="Times New Roman"/>
      <w:sz w:val="20"/>
      <w:szCs w:val="20"/>
    </w:rPr>
  </w:style>
  <w:style w:type="paragraph" w:styleId="Footer">
    <w:name w:val="footer"/>
    <w:basedOn w:val="Normal"/>
    <w:link w:val="FooterChar"/>
    <w:unhideWhenUsed/>
    <w:rsid w:val="00602154"/>
    <w:pPr>
      <w:tabs>
        <w:tab w:val="center" w:pos="4320"/>
        <w:tab w:val="right" w:pos="8640"/>
      </w:tabs>
    </w:pPr>
  </w:style>
  <w:style w:type="character" w:customStyle="1" w:styleId="FooterChar">
    <w:name w:val="Footer Char"/>
    <w:basedOn w:val="DefaultParagraphFont"/>
    <w:link w:val="Footer"/>
    <w:rsid w:val="00602154"/>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565E20"/>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565E20"/>
    <w:rPr>
      <w:smallCaps/>
      <w:sz w:val="52"/>
      <w:szCs w:val="52"/>
    </w:rPr>
  </w:style>
  <w:style w:type="character" w:styleId="Hyperlink">
    <w:name w:val="Hyperlink"/>
    <w:uiPriority w:val="99"/>
    <w:rsid w:val="00602154"/>
    <w:rPr>
      <w:color w:val="0000FF"/>
      <w:u w:val="single"/>
    </w:rPr>
  </w:style>
  <w:style w:type="paragraph" w:styleId="TOC1">
    <w:name w:val="toc 1"/>
    <w:basedOn w:val="Normal"/>
    <w:next w:val="Normal"/>
    <w:autoRedefine/>
    <w:uiPriority w:val="39"/>
    <w:rsid w:val="00602154"/>
    <w:rPr>
      <w:sz w:val="24"/>
    </w:rPr>
  </w:style>
  <w:style w:type="paragraph" w:styleId="ListParagraph">
    <w:name w:val="List Paragraph"/>
    <w:basedOn w:val="Normal"/>
    <w:uiPriority w:val="34"/>
    <w:qFormat/>
    <w:rsid w:val="00565E20"/>
    <w:pPr>
      <w:ind w:left="720"/>
      <w:contextualSpacing/>
    </w:pPr>
  </w:style>
  <w:style w:type="paragraph" w:styleId="TOCHeading">
    <w:name w:val="TOC Heading"/>
    <w:basedOn w:val="Heading1"/>
    <w:next w:val="Normal"/>
    <w:uiPriority w:val="39"/>
    <w:unhideWhenUsed/>
    <w:qFormat/>
    <w:rsid w:val="00565E20"/>
    <w:pPr>
      <w:outlineLvl w:val="9"/>
    </w:pPr>
    <w:rPr>
      <w:lang w:bidi="en-US"/>
    </w:rPr>
  </w:style>
  <w:style w:type="paragraph" w:styleId="NoSpacing">
    <w:name w:val="No Spacing"/>
    <w:basedOn w:val="Normal"/>
    <w:link w:val="NoSpacingChar"/>
    <w:uiPriority w:val="1"/>
    <w:qFormat/>
    <w:rsid w:val="00565E20"/>
    <w:pPr>
      <w:spacing w:after="0" w:line="240" w:lineRule="auto"/>
    </w:pPr>
  </w:style>
  <w:style w:type="character" w:customStyle="1" w:styleId="NoSpacingChar">
    <w:name w:val="No Spacing Char"/>
    <w:basedOn w:val="DefaultParagraphFont"/>
    <w:link w:val="NoSpacing"/>
    <w:uiPriority w:val="1"/>
    <w:rsid w:val="00565E20"/>
  </w:style>
  <w:style w:type="paragraph" w:styleId="BalloonText">
    <w:name w:val="Balloon Text"/>
    <w:basedOn w:val="Normal"/>
    <w:link w:val="BalloonTextChar"/>
    <w:uiPriority w:val="99"/>
    <w:semiHidden/>
    <w:unhideWhenUsed/>
    <w:rsid w:val="00602154"/>
    <w:rPr>
      <w:rFonts w:ascii="Tahoma" w:hAnsi="Tahoma" w:cs="Tahoma"/>
      <w:sz w:val="16"/>
      <w:szCs w:val="16"/>
    </w:rPr>
  </w:style>
  <w:style w:type="character" w:customStyle="1" w:styleId="BalloonTextChar">
    <w:name w:val="Balloon Text Char"/>
    <w:basedOn w:val="DefaultParagraphFont"/>
    <w:link w:val="BalloonText"/>
    <w:uiPriority w:val="99"/>
    <w:semiHidden/>
    <w:rsid w:val="00602154"/>
    <w:rPr>
      <w:rFonts w:ascii="Tahoma" w:eastAsia="Times New Roman" w:hAnsi="Tahoma" w:cs="Tahoma"/>
      <w:sz w:val="16"/>
      <w:szCs w:val="16"/>
    </w:rPr>
  </w:style>
  <w:style w:type="character" w:customStyle="1" w:styleId="Heading2Char">
    <w:name w:val="Heading 2 Char"/>
    <w:basedOn w:val="DefaultParagraphFont"/>
    <w:link w:val="Heading2"/>
    <w:uiPriority w:val="9"/>
    <w:rsid w:val="00565E20"/>
    <w:rPr>
      <w:smallCaps/>
      <w:sz w:val="28"/>
      <w:szCs w:val="28"/>
    </w:rPr>
  </w:style>
  <w:style w:type="character" w:customStyle="1" w:styleId="Heading3Char">
    <w:name w:val="Heading 3 Char"/>
    <w:basedOn w:val="DefaultParagraphFont"/>
    <w:link w:val="Heading3"/>
    <w:uiPriority w:val="9"/>
    <w:rsid w:val="00565E20"/>
    <w:rPr>
      <w:i/>
      <w:iCs/>
      <w:smallCaps/>
      <w:spacing w:val="5"/>
      <w:sz w:val="26"/>
      <w:szCs w:val="26"/>
    </w:rPr>
  </w:style>
  <w:style w:type="paragraph" w:styleId="TOC2">
    <w:name w:val="toc 2"/>
    <w:basedOn w:val="Normal"/>
    <w:next w:val="Normal"/>
    <w:autoRedefine/>
    <w:uiPriority w:val="39"/>
    <w:unhideWhenUsed/>
    <w:rsid w:val="00602154"/>
    <w:pPr>
      <w:spacing w:after="100"/>
      <w:ind w:left="200"/>
    </w:pPr>
  </w:style>
  <w:style w:type="paragraph" w:styleId="TOC3">
    <w:name w:val="toc 3"/>
    <w:basedOn w:val="Normal"/>
    <w:next w:val="Normal"/>
    <w:autoRedefine/>
    <w:uiPriority w:val="39"/>
    <w:unhideWhenUsed/>
    <w:rsid w:val="00602154"/>
    <w:pPr>
      <w:spacing w:after="100"/>
      <w:ind w:left="400"/>
    </w:pPr>
  </w:style>
  <w:style w:type="table" w:styleId="TableGrid">
    <w:name w:val="Table Grid"/>
    <w:basedOn w:val="TableNormal"/>
    <w:uiPriority w:val="59"/>
    <w:rsid w:val="00E435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65E20"/>
    <w:rPr>
      <w:b/>
      <w:bCs/>
      <w:spacing w:val="5"/>
      <w:sz w:val="24"/>
      <w:szCs w:val="24"/>
    </w:rPr>
  </w:style>
  <w:style w:type="character" w:customStyle="1" w:styleId="Heading5Char">
    <w:name w:val="Heading 5 Char"/>
    <w:basedOn w:val="DefaultParagraphFont"/>
    <w:link w:val="Heading5"/>
    <w:uiPriority w:val="9"/>
    <w:semiHidden/>
    <w:rsid w:val="00565E20"/>
    <w:rPr>
      <w:i/>
      <w:iCs/>
      <w:sz w:val="24"/>
      <w:szCs w:val="24"/>
    </w:rPr>
  </w:style>
  <w:style w:type="character" w:customStyle="1" w:styleId="Heading6Char">
    <w:name w:val="Heading 6 Char"/>
    <w:basedOn w:val="DefaultParagraphFont"/>
    <w:link w:val="Heading6"/>
    <w:uiPriority w:val="9"/>
    <w:semiHidden/>
    <w:rsid w:val="00565E20"/>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565E20"/>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565E20"/>
    <w:rPr>
      <w:b/>
      <w:bCs/>
      <w:color w:val="7F7F7F" w:themeColor="text1" w:themeTint="80"/>
      <w:sz w:val="20"/>
      <w:szCs w:val="20"/>
    </w:rPr>
  </w:style>
  <w:style w:type="character" w:customStyle="1" w:styleId="Heading9Char">
    <w:name w:val="Heading 9 Char"/>
    <w:basedOn w:val="DefaultParagraphFont"/>
    <w:link w:val="Heading9"/>
    <w:uiPriority w:val="9"/>
    <w:semiHidden/>
    <w:rsid w:val="00565E20"/>
    <w:rPr>
      <w:b/>
      <w:bCs/>
      <w:i/>
      <w:iCs/>
      <w:color w:val="7F7F7F" w:themeColor="text1" w:themeTint="80"/>
      <w:sz w:val="18"/>
      <w:szCs w:val="18"/>
    </w:rPr>
  </w:style>
  <w:style w:type="paragraph" w:styleId="Caption">
    <w:name w:val="caption"/>
    <w:basedOn w:val="Normal"/>
    <w:next w:val="Normal"/>
    <w:uiPriority w:val="35"/>
    <w:unhideWhenUsed/>
    <w:rsid w:val="00565E20"/>
    <w:rPr>
      <w:b/>
      <w:bCs/>
      <w:caps/>
      <w:sz w:val="16"/>
      <w:szCs w:val="18"/>
    </w:rPr>
  </w:style>
  <w:style w:type="paragraph" w:styleId="Subtitle">
    <w:name w:val="Subtitle"/>
    <w:basedOn w:val="Normal"/>
    <w:next w:val="Normal"/>
    <w:link w:val="SubtitleChar"/>
    <w:uiPriority w:val="11"/>
    <w:qFormat/>
    <w:rsid w:val="00565E20"/>
    <w:rPr>
      <w:i/>
      <w:iCs/>
      <w:smallCaps/>
      <w:spacing w:val="10"/>
      <w:sz w:val="28"/>
      <w:szCs w:val="28"/>
    </w:rPr>
  </w:style>
  <w:style w:type="character" w:customStyle="1" w:styleId="SubtitleChar">
    <w:name w:val="Subtitle Char"/>
    <w:basedOn w:val="DefaultParagraphFont"/>
    <w:link w:val="Subtitle"/>
    <w:uiPriority w:val="11"/>
    <w:rsid w:val="00565E20"/>
    <w:rPr>
      <w:i/>
      <w:iCs/>
      <w:smallCaps/>
      <w:spacing w:val="10"/>
      <w:sz w:val="28"/>
      <w:szCs w:val="28"/>
    </w:rPr>
  </w:style>
  <w:style w:type="character" w:styleId="Strong">
    <w:name w:val="Strong"/>
    <w:uiPriority w:val="22"/>
    <w:qFormat/>
    <w:rsid w:val="00565E20"/>
    <w:rPr>
      <w:b/>
      <w:bCs/>
    </w:rPr>
  </w:style>
  <w:style w:type="character" w:styleId="Emphasis">
    <w:name w:val="Emphasis"/>
    <w:uiPriority w:val="20"/>
    <w:qFormat/>
    <w:rsid w:val="00565E20"/>
    <w:rPr>
      <w:b/>
      <w:bCs/>
      <w:i/>
      <w:iCs/>
      <w:spacing w:val="10"/>
    </w:rPr>
  </w:style>
  <w:style w:type="paragraph" w:styleId="Quote">
    <w:name w:val="Quote"/>
    <w:basedOn w:val="Normal"/>
    <w:next w:val="Normal"/>
    <w:link w:val="QuoteChar"/>
    <w:uiPriority w:val="29"/>
    <w:qFormat/>
    <w:rsid w:val="00565E20"/>
    <w:rPr>
      <w:i/>
      <w:iCs/>
    </w:rPr>
  </w:style>
  <w:style w:type="character" w:customStyle="1" w:styleId="QuoteChar">
    <w:name w:val="Quote Char"/>
    <w:basedOn w:val="DefaultParagraphFont"/>
    <w:link w:val="Quote"/>
    <w:uiPriority w:val="29"/>
    <w:rsid w:val="00565E20"/>
    <w:rPr>
      <w:i/>
      <w:iCs/>
    </w:rPr>
  </w:style>
  <w:style w:type="paragraph" w:styleId="IntenseQuote">
    <w:name w:val="Intense Quote"/>
    <w:basedOn w:val="Normal"/>
    <w:next w:val="Normal"/>
    <w:link w:val="IntenseQuoteChar"/>
    <w:uiPriority w:val="30"/>
    <w:qFormat/>
    <w:rsid w:val="00565E20"/>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565E20"/>
    <w:rPr>
      <w:i/>
      <w:iCs/>
    </w:rPr>
  </w:style>
  <w:style w:type="character" w:styleId="SubtleEmphasis">
    <w:name w:val="Subtle Emphasis"/>
    <w:uiPriority w:val="19"/>
    <w:qFormat/>
    <w:rsid w:val="00565E20"/>
    <w:rPr>
      <w:i/>
      <w:iCs/>
    </w:rPr>
  </w:style>
  <w:style w:type="character" w:styleId="IntenseEmphasis">
    <w:name w:val="Intense Emphasis"/>
    <w:uiPriority w:val="21"/>
    <w:qFormat/>
    <w:rsid w:val="00565E20"/>
    <w:rPr>
      <w:b/>
      <w:bCs/>
      <w:i/>
      <w:iCs/>
    </w:rPr>
  </w:style>
  <w:style w:type="character" w:styleId="SubtleReference">
    <w:name w:val="Subtle Reference"/>
    <w:basedOn w:val="DefaultParagraphFont"/>
    <w:uiPriority w:val="31"/>
    <w:qFormat/>
    <w:rsid w:val="00565E20"/>
    <w:rPr>
      <w:smallCaps/>
    </w:rPr>
  </w:style>
  <w:style w:type="character" w:styleId="IntenseReference">
    <w:name w:val="Intense Reference"/>
    <w:uiPriority w:val="32"/>
    <w:qFormat/>
    <w:rsid w:val="00565E20"/>
    <w:rPr>
      <w:b/>
      <w:bCs/>
      <w:smallCaps/>
    </w:rPr>
  </w:style>
  <w:style w:type="character" w:styleId="BookTitle">
    <w:name w:val="Book Title"/>
    <w:basedOn w:val="DefaultParagraphFont"/>
    <w:uiPriority w:val="33"/>
    <w:qFormat/>
    <w:rsid w:val="00565E20"/>
    <w:rPr>
      <w:i/>
      <w:iCs/>
      <w:smallCaps/>
      <w:spacing w:val="5"/>
    </w:rPr>
  </w:style>
  <w:style w:type="paragraph" w:styleId="TOC4">
    <w:name w:val="toc 4"/>
    <w:basedOn w:val="Normal"/>
    <w:next w:val="Normal"/>
    <w:autoRedefine/>
    <w:uiPriority w:val="39"/>
    <w:unhideWhenUsed/>
    <w:rsid w:val="00672E9D"/>
    <w:pPr>
      <w:spacing w:after="100"/>
      <w:ind w:left="660"/>
    </w:pPr>
    <w:rPr>
      <w:rFonts w:asciiTheme="minorHAnsi" w:eastAsiaTheme="minorEastAsia" w:hAnsiTheme="minorHAnsi" w:cstheme="minorBidi"/>
      <w:lang w:val="en-IN" w:eastAsia="en-IN"/>
    </w:rPr>
  </w:style>
  <w:style w:type="paragraph" w:styleId="TOC5">
    <w:name w:val="toc 5"/>
    <w:basedOn w:val="Normal"/>
    <w:next w:val="Normal"/>
    <w:autoRedefine/>
    <w:uiPriority w:val="39"/>
    <w:unhideWhenUsed/>
    <w:rsid w:val="00672E9D"/>
    <w:pPr>
      <w:spacing w:after="100"/>
      <w:ind w:left="880"/>
    </w:pPr>
    <w:rPr>
      <w:rFonts w:asciiTheme="minorHAnsi" w:eastAsiaTheme="minorEastAsia" w:hAnsiTheme="minorHAnsi" w:cstheme="minorBidi"/>
      <w:lang w:val="en-IN" w:eastAsia="en-IN"/>
    </w:rPr>
  </w:style>
  <w:style w:type="paragraph" w:styleId="TOC6">
    <w:name w:val="toc 6"/>
    <w:basedOn w:val="Normal"/>
    <w:next w:val="Normal"/>
    <w:autoRedefine/>
    <w:uiPriority w:val="39"/>
    <w:unhideWhenUsed/>
    <w:rsid w:val="00672E9D"/>
    <w:pPr>
      <w:spacing w:after="100"/>
      <w:ind w:left="1100"/>
    </w:pPr>
    <w:rPr>
      <w:rFonts w:asciiTheme="minorHAnsi" w:eastAsiaTheme="minorEastAsia" w:hAnsiTheme="minorHAnsi" w:cstheme="minorBidi"/>
      <w:lang w:val="en-IN" w:eastAsia="en-IN"/>
    </w:rPr>
  </w:style>
  <w:style w:type="paragraph" w:styleId="TOC7">
    <w:name w:val="toc 7"/>
    <w:basedOn w:val="Normal"/>
    <w:next w:val="Normal"/>
    <w:autoRedefine/>
    <w:uiPriority w:val="39"/>
    <w:unhideWhenUsed/>
    <w:rsid w:val="00672E9D"/>
    <w:pPr>
      <w:spacing w:after="100"/>
      <w:ind w:left="1320"/>
    </w:pPr>
    <w:rPr>
      <w:rFonts w:asciiTheme="minorHAnsi" w:eastAsiaTheme="minorEastAsia" w:hAnsiTheme="minorHAnsi" w:cstheme="minorBidi"/>
      <w:lang w:val="en-IN" w:eastAsia="en-IN"/>
    </w:rPr>
  </w:style>
  <w:style w:type="paragraph" w:styleId="TOC8">
    <w:name w:val="toc 8"/>
    <w:basedOn w:val="Normal"/>
    <w:next w:val="Normal"/>
    <w:autoRedefine/>
    <w:uiPriority w:val="39"/>
    <w:unhideWhenUsed/>
    <w:rsid w:val="00672E9D"/>
    <w:pPr>
      <w:spacing w:after="100"/>
      <w:ind w:left="1540"/>
    </w:pPr>
    <w:rPr>
      <w:rFonts w:asciiTheme="minorHAnsi" w:eastAsiaTheme="minorEastAsia" w:hAnsiTheme="minorHAnsi" w:cstheme="minorBidi"/>
      <w:lang w:val="en-IN" w:eastAsia="en-IN"/>
    </w:rPr>
  </w:style>
  <w:style w:type="paragraph" w:styleId="TOC9">
    <w:name w:val="toc 9"/>
    <w:basedOn w:val="Normal"/>
    <w:next w:val="Normal"/>
    <w:autoRedefine/>
    <w:uiPriority w:val="39"/>
    <w:unhideWhenUsed/>
    <w:rsid w:val="00672E9D"/>
    <w:pPr>
      <w:spacing w:after="100"/>
      <w:ind w:left="1760"/>
    </w:pPr>
    <w:rPr>
      <w:rFonts w:asciiTheme="minorHAnsi" w:eastAsiaTheme="minorEastAsia" w:hAnsiTheme="minorHAnsi" w:cstheme="minorBidi"/>
      <w:lang w:val="en-IN" w:eastAsia="en-IN"/>
    </w:rPr>
  </w:style>
  <w:style w:type="character" w:styleId="CommentReference">
    <w:name w:val="annotation reference"/>
    <w:basedOn w:val="DefaultParagraphFont"/>
    <w:uiPriority w:val="99"/>
    <w:semiHidden/>
    <w:unhideWhenUsed/>
    <w:rsid w:val="00633D40"/>
    <w:rPr>
      <w:sz w:val="16"/>
      <w:szCs w:val="16"/>
    </w:rPr>
  </w:style>
  <w:style w:type="paragraph" w:styleId="CommentText">
    <w:name w:val="annotation text"/>
    <w:basedOn w:val="Normal"/>
    <w:link w:val="CommentTextChar"/>
    <w:uiPriority w:val="99"/>
    <w:semiHidden/>
    <w:unhideWhenUsed/>
    <w:rsid w:val="00633D40"/>
    <w:pPr>
      <w:spacing w:line="240" w:lineRule="auto"/>
    </w:pPr>
    <w:rPr>
      <w:sz w:val="20"/>
      <w:szCs w:val="20"/>
    </w:rPr>
  </w:style>
  <w:style w:type="character" w:customStyle="1" w:styleId="CommentTextChar">
    <w:name w:val="Comment Text Char"/>
    <w:basedOn w:val="DefaultParagraphFont"/>
    <w:link w:val="CommentText"/>
    <w:uiPriority w:val="99"/>
    <w:semiHidden/>
    <w:rsid w:val="00633D40"/>
    <w:rPr>
      <w:sz w:val="20"/>
      <w:szCs w:val="20"/>
    </w:rPr>
  </w:style>
  <w:style w:type="paragraph" w:styleId="CommentSubject">
    <w:name w:val="annotation subject"/>
    <w:basedOn w:val="CommentText"/>
    <w:next w:val="CommentText"/>
    <w:link w:val="CommentSubjectChar"/>
    <w:uiPriority w:val="99"/>
    <w:semiHidden/>
    <w:unhideWhenUsed/>
    <w:rsid w:val="00633D40"/>
    <w:rPr>
      <w:b/>
      <w:bCs/>
    </w:rPr>
  </w:style>
  <w:style w:type="character" w:customStyle="1" w:styleId="CommentSubjectChar">
    <w:name w:val="Comment Subject Char"/>
    <w:basedOn w:val="CommentTextChar"/>
    <w:link w:val="CommentSubject"/>
    <w:uiPriority w:val="99"/>
    <w:semiHidden/>
    <w:rsid w:val="00633D40"/>
    <w:rPr>
      <w:b/>
      <w:bCs/>
      <w:sz w:val="20"/>
      <w:szCs w:val="20"/>
    </w:rPr>
  </w:style>
  <w:style w:type="table" w:styleId="LightShading-Accent1">
    <w:name w:val="Light Shading Accent 1"/>
    <w:basedOn w:val="TableNormal"/>
    <w:uiPriority w:val="60"/>
    <w:rsid w:val="00C9610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5E20"/>
  </w:style>
  <w:style w:type="paragraph" w:styleId="Heading1">
    <w:name w:val="heading 1"/>
    <w:basedOn w:val="Normal"/>
    <w:next w:val="Normal"/>
    <w:link w:val="Heading1Char"/>
    <w:uiPriority w:val="9"/>
    <w:qFormat/>
    <w:rsid w:val="00565E20"/>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565E20"/>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565E20"/>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565E20"/>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565E20"/>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565E20"/>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565E20"/>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565E20"/>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565E20"/>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E20"/>
    <w:rPr>
      <w:smallCaps/>
      <w:spacing w:val="5"/>
      <w:sz w:val="36"/>
      <w:szCs w:val="36"/>
    </w:rPr>
  </w:style>
  <w:style w:type="paragraph" w:styleId="Header">
    <w:name w:val="header"/>
    <w:basedOn w:val="Normal"/>
    <w:link w:val="HeaderChar"/>
    <w:unhideWhenUsed/>
    <w:rsid w:val="00602154"/>
    <w:pPr>
      <w:tabs>
        <w:tab w:val="center" w:pos="4320"/>
        <w:tab w:val="right" w:pos="8640"/>
      </w:tabs>
    </w:pPr>
  </w:style>
  <w:style w:type="character" w:customStyle="1" w:styleId="HeaderChar">
    <w:name w:val="Header Char"/>
    <w:basedOn w:val="DefaultParagraphFont"/>
    <w:link w:val="Header"/>
    <w:rsid w:val="00602154"/>
    <w:rPr>
      <w:rFonts w:ascii="Times New Roman" w:eastAsia="Times New Roman" w:hAnsi="Times New Roman" w:cs="Times New Roman"/>
      <w:sz w:val="20"/>
      <w:szCs w:val="20"/>
    </w:rPr>
  </w:style>
  <w:style w:type="paragraph" w:styleId="Footer">
    <w:name w:val="footer"/>
    <w:basedOn w:val="Normal"/>
    <w:link w:val="FooterChar"/>
    <w:unhideWhenUsed/>
    <w:rsid w:val="00602154"/>
    <w:pPr>
      <w:tabs>
        <w:tab w:val="center" w:pos="4320"/>
        <w:tab w:val="right" w:pos="8640"/>
      </w:tabs>
    </w:pPr>
  </w:style>
  <w:style w:type="character" w:customStyle="1" w:styleId="FooterChar">
    <w:name w:val="Footer Char"/>
    <w:basedOn w:val="DefaultParagraphFont"/>
    <w:link w:val="Footer"/>
    <w:rsid w:val="00602154"/>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565E20"/>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565E20"/>
    <w:rPr>
      <w:smallCaps/>
      <w:sz w:val="52"/>
      <w:szCs w:val="52"/>
    </w:rPr>
  </w:style>
  <w:style w:type="character" w:styleId="Hyperlink">
    <w:name w:val="Hyperlink"/>
    <w:uiPriority w:val="99"/>
    <w:rsid w:val="00602154"/>
    <w:rPr>
      <w:color w:val="0000FF"/>
      <w:u w:val="single"/>
    </w:rPr>
  </w:style>
  <w:style w:type="paragraph" w:styleId="TOC1">
    <w:name w:val="toc 1"/>
    <w:basedOn w:val="Normal"/>
    <w:next w:val="Normal"/>
    <w:autoRedefine/>
    <w:uiPriority w:val="39"/>
    <w:rsid w:val="00602154"/>
    <w:rPr>
      <w:sz w:val="24"/>
    </w:rPr>
  </w:style>
  <w:style w:type="paragraph" w:styleId="ListParagraph">
    <w:name w:val="List Paragraph"/>
    <w:basedOn w:val="Normal"/>
    <w:uiPriority w:val="34"/>
    <w:qFormat/>
    <w:rsid w:val="00565E20"/>
    <w:pPr>
      <w:ind w:left="720"/>
      <w:contextualSpacing/>
    </w:pPr>
  </w:style>
  <w:style w:type="paragraph" w:styleId="TOCHeading">
    <w:name w:val="TOC Heading"/>
    <w:basedOn w:val="Heading1"/>
    <w:next w:val="Normal"/>
    <w:uiPriority w:val="39"/>
    <w:unhideWhenUsed/>
    <w:qFormat/>
    <w:rsid w:val="00565E20"/>
    <w:pPr>
      <w:outlineLvl w:val="9"/>
    </w:pPr>
    <w:rPr>
      <w:lang w:bidi="en-US"/>
    </w:rPr>
  </w:style>
  <w:style w:type="paragraph" w:styleId="NoSpacing">
    <w:name w:val="No Spacing"/>
    <w:basedOn w:val="Normal"/>
    <w:link w:val="NoSpacingChar"/>
    <w:uiPriority w:val="1"/>
    <w:qFormat/>
    <w:rsid w:val="00565E20"/>
    <w:pPr>
      <w:spacing w:after="0" w:line="240" w:lineRule="auto"/>
    </w:pPr>
  </w:style>
  <w:style w:type="character" w:customStyle="1" w:styleId="NoSpacingChar">
    <w:name w:val="No Spacing Char"/>
    <w:basedOn w:val="DefaultParagraphFont"/>
    <w:link w:val="NoSpacing"/>
    <w:uiPriority w:val="1"/>
    <w:rsid w:val="00565E20"/>
  </w:style>
  <w:style w:type="paragraph" w:styleId="BalloonText">
    <w:name w:val="Balloon Text"/>
    <w:basedOn w:val="Normal"/>
    <w:link w:val="BalloonTextChar"/>
    <w:uiPriority w:val="99"/>
    <w:semiHidden/>
    <w:unhideWhenUsed/>
    <w:rsid w:val="00602154"/>
    <w:rPr>
      <w:rFonts w:ascii="Tahoma" w:hAnsi="Tahoma" w:cs="Tahoma"/>
      <w:sz w:val="16"/>
      <w:szCs w:val="16"/>
    </w:rPr>
  </w:style>
  <w:style w:type="character" w:customStyle="1" w:styleId="BalloonTextChar">
    <w:name w:val="Balloon Text Char"/>
    <w:basedOn w:val="DefaultParagraphFont"/>
    <w:link w:val="BalloonText"/>
    <w:uiPriority w:val="99"/>
    <w:semiHidden/>
    <w:rsid w:val="00602154"/>
    <w:rPr>
      <w:rFonts w:ascii="Tahoma" w:eastAsia="Times New Roman" w:hAnsi="Tahoma" w:cs="Tahoma"/>
      <w:sz w:val="16"/>
      <w:szCs w:val="16"/>
    </w:rPr>
  </w:style>
  <w:style w:type="character" w:customStyle="1" w:styleId="Heading2Char">
    <w:name w:val="Heading 2 Char"/>
    <w:basedOn w:val="DefaultParagraphFont"/>
    <w:link w:val="Heading2"/>
    <w:uiPriority w:val="9"/>
    <w:rsid w:val="00565E20"/>
    <w:rPr>
      <w:smallCaps/>
      <w:sz w:val="28"/>
      <w:szCs w:val="28"/>
    </w:rPr>
  </w:style>
  <w:style w:type="character" w:customStyle="1" w:styleId="Heading3Char">
    <w:name w:val="Heading 3 Char"/>
    <w:basedOn w:val="DefaultParagraphFont"/>
    <w:link w:val="Heading3"/>
    <w:uiPriority w:val="9"/>
    <w:rsid w:val="00565E20"/>
    <w:rPr>
      <w:i/>
      <w:iCs/>
      <w:smallCaps/>
      <w:spacing w:val="5"/>
      <w:sz w:val="26"/>
      <w:szCs w:val="26"/>
    </w:rPr>
  </w:style>
  <w:style w:type="paragraph" w:styleId="TOC2">
    <w:name w:val="toc 2"/>
    <w:basedOn w:val="Normal"/>
    <w:next w:val="Normal"/>
    <w:autoRedefine/>
    <w:uiPriority w:val="39"/>
    <w:unhideWhenUsed/>
    <w:rsid w:val="00602154"/>
    <w:pPr>
      <w:spacing w:after="100"/>
      <w:ind w:left="200"/>
    </w:pPr>
  </w:style>
  <w:style w:type="paragraph" w:styleId="TOC3">
    <w:name w:val="toc 3"/>
    <w:basedOn w:val="Normal"/>
    <w:next w:val="Normal"/>
    <w:autoRedefine/>
    <w:uiPriority w:val="39"/>
    <w:unhideWhenUsed/>
    <w:rsid w:val="00602154"/>
    <w:pPr>
      <w:spacing w:after="100"/>
      <w:ind w:left="400"/>
    </w:pPr>
  </w:style>
  <w:style w:type="table" w:styleId="TableGrid">
    <w:name w:val="Table Grid"/>
    <w:basedOn w:val="TableNormal"/>
    <w:uiPriority w:val="59"/>
    <w:rsid w:val="00E435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65E20"/>
    <w:rPr>
      <w:b/>
      <w:bCs/>
      <w:spacing w:val="5"/>
      <w:sz w:val="24"/>
      <w:szCs w:val="24"/>
    </w:rPr>
  </w:style>
  <w:style w:type="character" w:customStyle="1" w:styleId="Heading5Char">
    <w:name w:val="Heading 5 Char"/>
    <w:basedOn w:val="DefaultParagraphFont"/>
    <w:link w:val="Heading5"/>
    <w:uiPriority w:val="9"/>
    <w:semiHidden/>
    <w:rsid w:val="00565E20"/>
    <w:rPr>
      <w:i/>
      <w:iCs/>
      <w:sz w:val="24"/>
      <w:szCs w:val="24"/>
    </w:rPr>
  </w:style>
  <w:style w:type="character" w:customStyle="1" w:styleId="Heading6Char">
    <w:name w:val="Heading 6 Char"/>
    <w:basedOn w:val="DefaultParagraphFont"/>
    <w:link w:val="Heading6"/>
    <w:uiPriority w:val="9"/>
    <w:semiHidden/>
    <w:rsid w:val="00565E20"/>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565E20"/>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565E20"/>
    <w:rPr>
      <w:b/>
      <w:bCs/>
      <w:color w:val="7F7F7F" w:themeColor="text1" w:themeTint="80"/>
      <w:sz w:val="20"/>
      <w:szCs w:val="20"/>
    </w:rPr>
  </w:style>
  <w:style w:type="character" w:customStyle="1" w:styleId="Heading9Char">
    <w:name w:val="Heading 9 Char"/>
    <w:basedOn w:val="DefaultParagraphFont"/>
    <w:link w:val="Heading9"/>
    <w:uiPriority w:val="9"/>
    <w:semiHidden/>
    <w:rsid w:val="00565E20"/>
    <w:rPr>
      <w:b/>
      <w:bCs/>
      <w:i/>
      <w:iCs/>
      <w:color w:val="7F7F7F" w:themeColor="text1" w:themeTint="80"/>
      <w:sz w:val="18"/>
      <w:szCs w:val="18"/>
    </w:rPr>
  </w:style>
  <w:style w:type="paragraph" w:styleId="Caption">
    <w:name w:val="caption"/>
    <w:basedOn w:val="Normal"/>
    <w:next w:val="Normal"/>
    <w:uiPriority w:val="35"/>
    <w:unhideWhenUsed/>
    <w:rsid w:val="00565E20"/>
    <w:rPr>
      <w:b/>
      <w:bCs/>
      <w:caps/>
      <w:sz w:val="16"/>
      <w:szCs w:val="18"/>
    </w:rPr>
  </w:style>
  <w:style w:type="paragraph" w:styleId="Subtitle">
    <w:name w:val="Subtitle"/>
    <w:basedOn w:val="Normal"/>
    <w:next w:val="Normal"/>
    <w:link w:val="SubtitleChar"/>
    <w:uiPriority w:val="11"/>
    <w:qFormat/>
    <w:rsid w:val="00565E20"/>
    <w:rPr>
      <w:i/>
      <w:iCs/>
      <w:smallCaps/>
      <w:spacing w:val="10"/>
      <w:sz w:val="28"/>
      <w:szCs w:val="28"/>
    </w:rPr>
  </w:style>
  <w:style w:type="character" w:customStyle="1" w:styleId="SubtitleChar">
    <w:name w:val="Subtitle Char"/>
    <w:basedOn w:val="DefaultParagraphFont"/>
    <w:link w:val="Subtitle"/>
    <w:uiPriority w:val="11"/>
    <w:rsid w:val="00565E20"/>
    <w:rPr>
      <w:i/>
      <w:iCs/>
      <w:smallCaps/>
      <w:spacing w:val="10"/>
      <w:sz w:val="28"/>
      <w:szCs w:val="28"/>
    </w:rPr>
  </w:style>
  <w:style w:type="character" w:styleId="Strong">
    <w:name w:val="Strong"/>
    <w:uiPriority w:val="22"/>
    <w:qFormat/>
    <w:rsid w:val="00565E20"/>
    <w:rPr>
      <w:b/>
      <w:bCs/>
    </w:rPr>
  </w:style>
  <w:style w:type="character" w:styleId="Emphasis">
    <w:name w:val="Emphasis"/>
    <w:uiPriority w:val="20"/>
    <w:qFormat/>
    <w:rsid w:val="00565E20"/>
    <w:rPr>
      <w:b/>
      <w:bCs/>
      <w:i/>
      <w:iCs/>
      <w:spacing w:val="10"/>
    </w:rPr>
  </w:style>
  <w:style w:type="paragraph" w:styleId="Quote">
    <w:name w:val="Quote"/>
    <w:basedOn w:val="Normal"/>
    <w:next w:val="Normal"/>
    <w:link w:val="QuoteChar"/>
    <w:uiPriority w:val="29"/>
    <w:qFormat/>
    <w:rsid w:val="00565E20"/>
    <w:rPr>
      <w:i/>
      <w:iCs/>
    </w:rPr>
  </w:style>
  <w:style w:type="character" w:customStyle="1" w:styleId="QuoteChar">
    <w:name w:val="Quote Char"/>
    <w:basedOn w:val="DefaultParagraphFont"/>
    <w:link w:val="Quote"/>
    <w:uiPriority w:val="29"/>
    <w:rsid w:val="00565E20"/>
    <w:rPr>
      <w:i/>
      <w:iCs/>
    </w:rPr>
  </w:style>
  <w:style w:type="paragraph" w:styleId="IntenseQuote">
    <w:name w:val="Intense Quote"/>
    <w:basedOn w:val="Normal"/>
    <w:next w:val="Normal"/>
    <w:link w:val="IntenseQuoteChar"/>
    <w:uiPriority w:val="30"/>
    <w:qFormat/>
    <w:rsid w:val="00565E20"/>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565E20"/>
    <w:rPr>
      <w:i/>
      <w:iCs/>
    </w:rPr>
  </w:style>
  <w:style w:type="character" w:styleId="SubtleEmphasis">
    <w:name w:val="Subtle Emphasis"/>
    <w:uiPriority w:val="19"/>
    <w:qFormat/>
    <w:rsid w:val="00565E20"/>
    <w:rPr>
      <w:i/>
      <w:iCs/>
    </w:rPr>
  </w:style>
  <w:style w:type="character" w:styleId="IntenseEmphasis">
    <w:name w:val="Intense Emphasis"/>
    <w:uiPriority w:val="21"/>
    <w:qFormat/>
    <w:rsid w:val="00565E20"/>
    <w:rPr>
      <w:b/>
      <w:bCs/>
      <w:i/>
      <w:iCs/>
    </w:rPr>
  </w:style>
  <w:style w:type="character" w:styleId="SubtleReference">
    <w:name w:val="Subtle Reference"/>
    <w:basedOn w:val="DefaultParagraphFont"/>
    <w:uiPriority w:val="31"/>
    <w:qFormat/>
    <w:rsid w:val="00565E20"/>
    <w:rPr>
      <w:smallCaps/>
    </w:rPr>
  </w:style>
  <w:style w:type="character" w:styleId="IntenseReference">
    <w:name w:val="Intense Reference"/>
    <w:uiPriority w:val="32"/>
    <w:qFormat/>
    <w:rsid w:val="00565E20"/>
    <w:rPr>
      <w:b/>
      <w:bCs/>
      <w:smallCaps/>
    </w:rPr>
  </w:style>
  <w:style w:type="character" w:styleId="BookTitle">
    <w:name w:val="Book Title"/>
    <w:basedOn w:val="DefaultParagraphFont"/>
    <w:uiPriority w:val="33"/>
    <w:qFormat/>
    <w:rsid w:val="00565E20"/>
    <w:rPr>
      <w:i/>
      <w:iCs/>
      <w:smallCaps/>
      <w:spacing w:val="5"/>
    </w:rPr>
  </w:style>
  <w:style w:type="paragraph" w:styleId="TOC4">
    <w:name w:val="toc 4"/>
    <w:basedOn w:val="Normal"/>
    <w:next w:val="Normal"/>
    <w:autoRedefine/>
    <w:uiPriority w:val="39"/>
    <w:unhideWhenUsed/>
    <w:rsid w:val="00672E9D"/>
    <w:pPr>
      <w:spacing w:after="100"/>
      <w:ind w:left="660"/>
    </w:pPr>
    <w:rPr>
      <w:rFonts w:asciiTheme="minorHAnsi" w:eastAsiaTheme="minorEastAsia" w:hAnsiTheme="minorHAnsi" w:cstheme="minorBidi"/>
      <w:lang w:val="en-IN" w:eastAsia="en-IN"/>
    </w:rPr>
  </w:style>
  <w:style w:type="paragraph" w:styleId="TOC5">
    <w:name w:val="toc 5"/>
    <w:basedOn w:val="Normal"/>
    <w:next w:val="Normal"/>
    <w:autoRedefine/>
    <w:uiPriority w:val="39"/>
    <w:unhideWhenUsed/>
    <w:rsid w:val="00672E9D"/>
    <w:pPr>
      <w:spacing w:after="100"/>
      <w:ind w:left="880"/>
    </w:pPr>
    <w:rPr>
      <w:rFonts w:asciiTheme="minorHAnsi" w:eastAsiaTheme="minorEastAsia" w:hAnsiTheme="minorHAnsi" w:cstheme="minorBidi"/>
      <w:lang w:val="en-IN" w:eastAsia="en-IN"/>
    </w:rPr>
  </w:style>
  <w:style w:type="paragraph" w:styleId="TOC6">
    <w:name w:val="toc 6"/>
    <w:basedOn w:val="Normal"/>
    <w:next w:val="Normal"/>
    <w:autoRedefine/>
    <w:uiPriority w:val="39"/>
    <w:unhideWhenUsed/>
    <w:rsid w:val="00672E9D"/>
    <w:pPr>
      <w:spacing w:after="100"/>
      <w:ind w:left="1100"/>
    </w:pPr>
    <w:rPr>
      <w:rFonts w:asciiTheme="minorHAnsi" w:eastAsiaTheme="minorEastAsia" w:hAnsiTheme="minorHAnsi" w:cstheme="minorBidi"/>
      <w:lang w:val="en-IN" w:eastAsia="en-IN"/>
    </w:rPr>
  </w:style>
  <w:style w:type="paragraph" w:styleId="TOC7">
    <w:name w:val="toc 7"/>
    <w:basedOn w:val="Normal"/>
    <w:next w:val="Normal"/>
    <w:autoRedefine/>
    <w:uiPriority w:val="39"/>
    <w:unhideWhenUsed/>
    <w:rsid w:val="00672E9D"/>
    <w:pPr>
      <w:spacing w:after="100"/>
      <w:ind w:left="1320"/>
    </w:pPr>
    <w:rPr>
      <w:rFonts w:asciiTheme="minorHAnsi" w:eastAsiaTheme="minorEastAsia" w:hAnsiTheme="minorHAnsi" w:cstheme="minorBidi"/>
      <w:lang w:val="en-IN" w:eastAsia="en-IN"/>
    </w:rPr>
  </w:style>
  <w:style w:type="paragraph" w:styleId="TOC8">
    <w:name w:val="toc 8"/>
    <w:basedOn w:val="Normal"/>
    <w:next w:val="Normal"/>
    <w:autoRedefine/>
    <w:uiPriority w:val="39"/>
    <w:unhideWhenUsed/>
    <w:rsid w:val="00672E9D"/>
    <w:pPr>
      <w:spacing w:after="100"/>
      <w:ind w:left="1540"/>
    </w:pPr>
    <w:rPr>
      <w:rFonts w:asciiTheme="minorHAnsi" w:eastAsiaTheme="minorEastAsia" w:hAnsiTheme="minorHAnsi" w:cstheme="minorBidi"/>
      <w:lang w:val="en-IN" w:eastAsia="en-IN"/>
    </w:rPr>
  </w:style>
  <w:style w:type="paragraph" w:styleId="TOC9">
    <w:name w:val="toc 9"/>
    <w:basedOn w:val="Normal"/>
    <w:next w:val="Normal"/>
    <w:autoRedefine/>
    <w:uiPriority w:val="39"/>
    <w:unhideWhenUsed/>
    <w:rsid w:val="00672E9D"/>
    <w:pPr>
      <w:spacing w:after="100"/>
      <w:ind w:left="1760"/>
    </w:pPr>
    <w:rPr>
      <w:rFonts w:asciiTheme="minorHAnsi" w:eastAsiaTheme="minorEastAsia" w:hAnsiTheme="minorHAnsi" w:cstheme="minorBidi"/>
      <w:lang w:val="en-IN" w:eastAsia="en-IN"/>
    </w:rPr>
  </w:style>
  <w:style w:type="character" w:styleId="CommentReference">
    <w:name w:val="annotation reference"/>
    <w:basedOn w:val="DefaultParagraphFont"/>
    <w:uiPriority w:val="99"/>
    <w:semiHidden/>
    <w:unhideWhenUsed/>
    <w:rsid w:val="00633D40"/>
    <w:rPr>
      <w:sz w:val="16"/>
      <w:szCs w:val="16"/>
    </w:rPr>
  </w:style>
  <w:style w:type="paragraph" w:styleId="CommentText">
    <w:name w:val="annotation text"/>
    <w:basedOn w:val="Normal"/>
    <w:link w:val="CommentTextChar"/>
    <w:uiPriority w:val="99"/>
    <w:semiHidden/>
    <w:unhideWhenUsed/>
    <w:rsid w:val="00633D40"/>
    <w:pPr>
      <w:spacing w:line="240" w:lineRule="auto"/>
    </w:pPr>
    <w:rPr>
      <w:sz w:val="20"/>
      <w:szCs w:val="20"/>
    </w:rPr>
  </w:style>
  <w:style w:type="character" w:customStyle="1" w:styleId="CommentTextChar">
    <w:name w:val="Comment Text Char"/>
    <w:basedOn w:val="DefaultParagraphFont"/>
    <w:link w:val="CommentText"/>
    <w:uiPriority w:val="99"/>
    <w:semiHidden/>
    <w:rsid w:val="00633D40"/>
    <w:rPr>
      <w:sz w:val="20"/>
      <w:szCs w:val="20"/>
    </w:rPr>
  </w:style>
  <w:style w:type="paragraph" w:styleId="CommentSubject">
    <w:name w:val="annotation subject"/>
    <w:basedOn w:val="CommentText"/>
    <w:next w:val="CommentText"/>
    <w:link w:val="CommentSubjectChar"/>
    <w:uiPriority w:val="99"/>
    <w:semiHidden/>
    <w:unhideWhenUsed/>
    <w:rsid w:val="00633D40"/>
    <w:rPr>
      <w:b/>
      <w:bCs/>
    </w:rPr>
  </w:style>
  <w:style w:type="character" w:customStyle="1" w:styleId="CommentSubjectChar">
    <w:name w:val="Comment Subject Char"/>
    <w:basedOn w:val="CommentTextChar"/>
    <w:link w:val="CommentSubject"/>
    <w:uiPriority w:val="99"/>
    <w:semiHidden/>
    <w:rsid w:val="00633D40"/>
    <w:rPr>
      <w:b/>
      <w:bCs/>
      <w:sz w:val="20"/>
      <w:szCs w:val="20"/>
    </w:rPr>
  </w:style>
  <w:style w:type="table" w:styleId="LightShading-Accent1">
    <w:name w:val="Light Shading Accent 1"/>
    <w:basedOn w:val="TableNormal"/>
    <w:uiPriority w:val="60"/>
    <w:rsid w:val="00C9610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44872">
      <w:bodyDiv w:val="1"/>
      <w:marLeft w:val="0"/>
      <w:marRight w:val="0"/>
      <w:marTop w:val="0"/>
      <w:marBottom w:val="0"/>
      <w:divBdr>
        <w:top w:val="none" w:sz="0" w:space="0" w:color="auto"/>
        <w:left w:val="none" w:sz="0" w:space="0" w:color="auto"/>
        <w:bottom w:val="none" w:sz="0" w:space="0" w:color="auto"/>
        <w:right w:val="none" w:sz="0" w:space="0" w:color="auto"/>
      </w:divBdr>
    </w:div>
    <w:div w:id="15619833">
      <w:bodyDiv w:val="1"/>
      <w:marLeft w:val="0"/>
      <w:marRight w:val="0"/>
      <w:marTop w:val="0"/>
      <w:marBottom w:val="0"/>
      <w:divBdr>
        <w:top w:val="none" w:sz="0" w:space="0" w:color="auto"/>
        <w:left w:val="none" w:sz="0" w:space="0" w:color="auto"/>
        <w:bottom w:val="none" w:sz="0" w:space="0" w:color="auto"/>
        <w:right w:val="none" w:sz="0" w:space="0" w:color="auto"/>
      </w:divBdr>
    </w:div>
    <w:div w:id="82379147">
      <w:bodyDiv w:val="1"/>
      <w:marLeft w:val="0"/>
      <w:marRight w:val="0"/>
      <w:marTop w:val="0"/>
      <w:marBottom w:val="0"/>
      <w:divBdr>
        <w:top w:val="none" w:sz="0" w:space="0" w:color="auto"/>
        <w:left w:val="none" w:sz="0" w:space="0" w:color="auto"/>
        <w:bottom w:val="none" w:sz="0" w:space="0" w:color="auto"/>
        <w:right w:val="none" w:sz="0" w:space="0" w:color="auto"/>
      </w:divBdr>
    </w:div>
    <w:div w:id="126625103">
      <w:bodyDiv w:val="1"/>
      <w:marLeft w:val="0"/>
      <w:marRight w:val="0"/>
      <w:marTop w:val="0"/>
      <w:marBottom w:val="0"/>
      <w:divBdr>
        <w:top w:val="none" w:sz="0" w:space="0" w:color="auto"/>
        <w:left w:val="none" w:sz="0" w:space="0" w:color="auto"/>
        <w:bottom w:val="none" w:sz="0" w:space="0" w:color="auto"/>
        <w:right w:val="none" w:sz="0" w:space="0" w:color="auto"/>
      </w:divBdr>
    </w:div>
    <w:div w:id="143283477">
      <w:bodyDiv w:val="1"/>
      <w:marLeft w:val="0"/>
      <w:marRight w:val="0"/>
      <w:marTop w:val="0"/>
      <w:marBottom w:val="0"/>
      <w:divBdr>
        <w:top w:val="none" w:sz="0" w:space="0" w:color="auto"/>
        <w:left w:val="none" w:sz="0" w:space="0" w:color="auto"/>
        <w:bottom w:val="none" w:sz="0" w:space="0" w:color="auto"/>
        <w:right w:val="none" w:sz="0" w:space="0" w:color="auto"/>
      </w:divBdr>
    </w:div>
    <w:div w:id="183441341">
      <w:bodyDiv w:val="1"/>
      <w:marLeft w:val="0"/>
      <w:marRight w:val="0"/>
      <w:marTop w:val="0"/>
      <w:marBottom w:val="0"/>
      <w:divBdr>
        <w:top w:val="none" w:sz="0" w:space="0" w:color="auto"/>
        <w:left w:val="none" w:sz="0" w:space="0" w:color="auto"/>
        <w:bottom w:val="none" w:sz="0" w:space="0" w:color="auto"/>
        <w:right w:val="none" w:sz="0" w:space="0" w:color="auto"/>
      </w:divBdr>
    </w:div>
    <w:div w:id="208567058">
      <w:bodyDiv w:val="1"/>
      <w:marLeft w:val="0"/>
      <w:marRight w:val="0"/>
      <w:marTop w:val="0"/>
      <w:marBottom w:val="0"/>
      <w:divBdr>
        <w:top w:val="none" w:sz="0" w:space="0" w:color="auto"/>
        <w:left w:val="none" w:sz="0" w:space="0" w:color="auto"/>
        <w:bottom w:val="none" w:sz="0" w:space="0" w:color="auto"/>
        <w:right w:val="none" w:sz="0" w:space="0" w:color="auto"/>
      </w:divBdr>
    </w:div>
    <w:div w:id="293830433">
      <w:bodyDiv w:val="1"/>
      <w:marLeft w:val="0"/>
      <w:marRight w:val="0"/>
      <w:marTop w:val="0"/>
      <w:marBottom w:val="0"/>
      <w:divBdr>
        <w:top w:val="none" w:sz="0" w:space="0" w:color="auto"/>
        <w:left w:val="none" w:sz="0" w:space="0" w:color="auto"/>
        <w:bottom w:val="none" w:sz="0" w:space="0" w:color="auto"/>
        <w:right w:val="none" w:sz="0" w:space="0" w:color="auto"/>
      </w:divBdr>
    </w:div>
    <w:div w:id="380371755">
      <w:bodyDiv w:val="1"/>
      <w:marLeft w:val="0"/>
      <w:marRight w:val="0"/>
      <w:marTop w:val="0"/>
      <w:marBottom w:val="0"/>
      <w:divBdr>
        <w:top w:val="none" w:sz="0" w:space="0" w:color="auto"/>
        <w:left w:val="none" w:sz="0" w:space="0" w:color="auto"/>
        <w:bottom w:val="none" w:sz="0" w:space="0" w:color="auto"/>
        <w:right w:val="none" w:sz="0" w:space="0" w:color="auto"/>
      </w:divBdr>
    </w:div>
    <w:div w:id="397167767">
      <w:bodyDiv w:val="1"/>
      <w:marLeft w:val="0"/>
      <w:marRight w:val="0"/>
      <w:marTop w:val="0"/>
      <w:marBottom w:val="0"/>
      <w:divBdr>
        <w:top w:val="none" w:sz="0" w:space="0" w:color="auto"/>
        <w:left w:val="none" w:sz="0" w:space="0" w:color="auto"/>
        <w:bottom w:val="none" w:sz="0" w:space="0" w:color="auto"/>
        <w:right w:val="none" w:sz="0" w:space="0" w:color="auto"/>
      </w:divBdr>
    </w:div>
    <w:div w:id="431824531">
      <w:bodyDiv w:val="1"/>
      <w:marLeft w:val="0"/>
      <w:marRight w:val="0"/>
      <w:marTop w:val="0"/>
      <w:marBottom w:val="0"/>
      <w:divBdr>
        <w:top w:val="none" w:sz="0" w:space="0" w:color="auto"/>
        <w:left w:val="none" w:sz="0" w:space="0" w:color="auto"/>
        <w:bottom w:val="none" w:sz="0" w:space="0" w:color="auto"/>
        <w:right w:val="none" w:sz="0" w:space="0" w:color="auto"/>
      </w:divBdr>
    </w:div>
    <w:div w:id="439646591">
      <w:bodyDiv w:val="1"/>
      <w:marLeft w:val="0"/>
      <w:marRight w:val="0"/>
      <w:marTop w:val="0"/>
      <w:marBottom w:val="0"/>
      <w:divBdr>
        <w:top w:val="none" w:sz="0" w:space="0" w:color="auto"/>
        <w:left w:val="none" w:sz="0" w:space="0" w:color="auto"/>
        <w:bottom w:val="none" w:sz="0" w:space="0" w:color="auto"/>
        <w:right w:val="none" w:sz="0" w:space="0" w:color="auto"/>
      </w:divBdr>
    </w:div>
    <w:div w:id="534923905">
      <w:bodyDiv w:val="1"/>
      <w:marLeft w:val="0"/>
      <w:marRight w:val="0"/>
      <w:marTop w:val="0"/>
      <w:marBottom w:val="0"/>
      <w:divBdr>
        <w:top w:val="none" w:sz="0" w:space="0" w:color="auto"/>
        <w:left w:val="none" w:sz="0" w:space="0" w:color="auto"/>
        <w:bottom w:val="none" w:sz="0" w:space="0" w:color="auto"/>
        <w:right w:val="none" w:sz="0" w:space="0" w:color="auto"/>
      </w:divBdr>
    </w:div>
    <w:div w:id="608319974">
      <w:bodyDiv w:val="1"/>
      <w:marLeft w:val="0"/>
      <w:marRight w:val="0"/>
      <w:marTop w:val="0"/>
      <w:marBottom w:val="0"/>
      <w:divBdr>
        <w:top w:val="none" w:sz="0" w:space="0" w:color="auto"/>
        <w:left w:val="none" w:sz="0" w:space="0" w:color="auto"/>
        <w:bottom w:val="none" w:sz="0" w:space="0" w:color="auto"/>
        <w:right w:val="none" w:sz="0" w:space="0" w:color="auto"/>
      </w:divBdr>
    </w:div>
    <w:div w:id="621377931">
      <w:bodyDiv w:val="1"/>
      <w:marLeft w:val="0"/>
      <w:marRight w:val="0"/>
      <w:marTop w:val="0"/>
      <w:marBottom w:val="0"/>
      <w:divBdr>
        <w:top w:val="none" w:sz="0" w:space="0" w:color="auto"/>
        <w:left w:val="none" w:sz="0" w:space="0" w:color="auto"/>
        <w:bottom w:val="none" w:sz="0" w:space="0" w:color="auto"/>
        <w:right w:val="none" w:sz="0" w:space="0" w:color="auto"/>
      </w:divBdr>
    </w:div>
    <w:div w:id="623853028">
      <w:bodyDiv w:val="1"/>
      <w:marLeft w:val="0"/>
      <w:marRight w:val="0"/>
      <w:marTop w:val="0"/>
      <w:marBottom w:val="0"/>
      <w:divBdr>
        <w:top w:val="none" w:sz="0" w:space="0" w:color="auto"/>
        <w:left w:val="none" w:sz="0" w:space="0" w:color="auto"/>
        <w:bottom w:val="none" w:sz="0" w:space="0" w:color="auto"/>
        <w:right w:val="none" w:sz="0" w:space="0" w:color="auto"/>
      </w:divBdr>
    </w:div>
    <w:div w:id="718631488">
      <w:bodyDiv w:val="1"/>
      <w:marLeft w:val="0"/>
      <w:marRight w:val="0"/>
      <w:marTop w:val="0"/>
      <w:marBottom w:val="0"/>
      <w:divBdr>
        <w:top w:val="none" w:sz="0" w:space="0" w:color="auto"/>
        <w:left w:val="none" w:sz="0" w:space="0" w:color="auto"/>
        <w:bottom w:val="none" w:sz="0" w:space="0" w:color="auto"/>
        <w:right w:val="none" w:sz="0" w:space="0" w:color="auto"/>
      </w:divBdr>
    </w:div>
    <w:div w:id="719742497">
      <w:bodyDiv w:val="1"/>
      <w:marLeft w:val="0"/>
      <w:marRight w:val="0"/>
      <w:marTop w:val="0"/>
      <w:marBottom w:val="0"/>
      <w:divBdr>
        <w:top w:val="none" w:sz="0" w:space="0" w:color="auto"/>
        <w:left w:val="none" w:sz="0" w:space="0" w:color="auto"/>
        <w:bottom w:val="none" w:sz="0" w:space="0" w:color="auto"/>
        <w:right w:val="none" w:sz="0" w:space="0" w:color="auto"/>
      </w:divBdr>
    </w:div>
    <w:div w:id="770130698">
      <w:bodyDiv w:val="1"/>
      <w:marLeft w:val="0"/>
      <w:marRight w:val="0"/>
      <w:marTop w:val="0"/>
      <w:marBottom w:val="0"/>
      <w:divBdr>
        <w:top w:val="none" w:sz="0" w:space="0" w:color="auto"/>
        <w:left w:val="none" w:sz="0" w:space="0" w:color="auto"/>
        <w:bottom w:val="none" w:sz="0" w:space="0" w:color="auto"/>
        <w:right w:val="none" w:sz="0" w:space="0" w:color="auto"/>
      </w:divBdr>
    </w:div>
    <w:div w:id="821235159">
      <w:bodyDiv w:val="1"/>
      <w:marLeft w:val="0"/>
      <w:marRight w:val="0"/>
      <w:marTop w:val="0"/>
      <w:marBottom w:val="0"/>
      <w:divBdr>
        <w:top w:val="none" w:sz="0" w:space="0" w:color="auto"/>
        <w:left w:val="none" w:sz="0" w:space="0" w:color="auto"/>
        <w:bottom w:val="none" w:sz="0" w:space="0" w:color="auto"/>
        <w:right w:val="none" w:sz="0" w:space="0" w:color="auto"/>
      </w:divBdr>
    </w:div>
    <w:div w:id="878006995">
      <w:bodyDiv w:val="1"/>
      <w:marLeft w:val="0"/>
      <w:marRight w:val="0"/>
      <w:marTop w:val="0"/>
      <w:marBottom w:val="0"/>
      <w:divBdr>
        <w:top w:val="none" w:sz="0" w:space="0" w:color="auto"/>
        <w:left w:val="none" w:sz="0" w:space="0" w:color="auto"/>
        <w:bottom w:val="none" w:sz="0" w:space="0" w:color="auto"/>
        <w:right w:val="none" w:sz="0" w:space="0" w:color="auto"/>
      </w:divBdr>
    </w:div>
    <w:div w:id="1013533087">
      <w:bodyDiv w:val="1"/>
      <w:marLeft w:val="0"/>
      <w:marRight w:val="0"/>
      <w:marTop w:val="0"/>
      <w:marBottom w:val="0"/>
      <w:divBdr>
        <w:top w:val="none" w:sz="0" w:space="0" w:color="auto"/>
        <w:left w:val="none" w:sz="0" w:space="0" w:color="auto"/>
        <w:bottom w:val="none" w:sz="0" w:space="0" w:color="auto"/>
        <w:right w:val="none" w:sz="0" w:space="0" w:color="auto"/>
      </w:divBdr>
    </w:div>
    <w:div w:id="1015229765">
      <w:bodyDiv w:val="1"/>
      <w:marLeft w:val="0"/>
      <w:marRight w:val="0"/>
      <w:marTop w:val="0"/>
      <w:marBottom w:val="0"/>
      <w:divBdr>
        <w:top w:val="none" w:sz="0" w:space="0" w:color="auto"/>
        <w:left w:val="none" w:sz="0" w:space="0" w:color="auto"/>
        <w:bottom w:val="none" w:sz="0" w:space="0" w:color="auto"/>
        <w:right w:val="none" w:sz="0" w:space="0" w:color="auto"/>
      </w:divBdr>
    </w:div>
    <w:div w:id="1071658830">
      <w:bodyDiv w:val="1"/>
      <w:marLeft w:val="0"/>
      <w:marRight w:val="0"/>
      <w:marTop w:val="0"/>
      <w:marBottom w:val="0"/>
      <w:divBdr>
        <w:top w:val="none" w:sz="0" w:space="0" w:color="auto"/>
        <w:left w:val="none" w:sz="0" w:space="0" w:color="auto"/>
        <w:bottom w:val="none" w:sz="0" w:space="0" w:color="auto"/>
        <w:right w:val="none" w:sz="0" w:space="0" w:color="auto"/>
      </w:divBdr>
    </w:div>
    <w:div w:id="1100374010">
      <w:bodyDiv w:val="1"/>
      <w:marLeft w:val="0"/>
      <w:marRight w:val="0"/>
      <w:marTop w:val="0"/>
      <w:marBottom w:val="0"/>
      <w:divBdr>
        <w:top w:val="none" w:sz="0" w:space="0" w:color="auto"/>
        <w:left w:val="none" w:sz="0" w:space="0" w:color="auto"/>
        <w:bottom w:val="none" w:sz="0" w:space="0" w:color="auto"/>
        <w:right w:val="none" w:sz="0" w:space="0" w:color="auto"/>
      </w:divBdr>
    </w:div>
    <w:div w:id="1118336575">
      <w:bodyDiv w:val="1"/>
      <w:marLeft w:val="0"/>
      <w:marRight w:val="0"/>
      <w:marTop w:val="0"/>
      <w:marBottom w:val="0"/>
      <w:divBdr>
        <w:top w:val="none" w:sz="0" w:space="0" w:color="auto"/>
        <w:left w:val="none" w:sz="0" w:space="0" w:color="auto"/>
        <w:bottom w:val="none" w:sz="0" w:space="0" w:color="auto"/>
        <w:right w:val="none" w:sz="0" w:space="0" w:color="auto"/>
      </w:divBdr>
    </w:div>
    <w:div w:id="1146361878">
      <w:bodyDiv w:val="1"/>
      <w:marLeft w:val="0"/>
      <w:marRight w:val="0"/>
      <w:marTop w:val="0"/>
      <w:marBottom w:val="0"/>
      <w:divBdr>
        <w:top w:val="none" w:sz="0" w:space="0" w:color="auto"/>
        <w:left w:val="none" w:sz="0" w:space="0" w:color="auto"/>
        <w:bottom w:val="none" w:sz="0" w:space="0" w:color="auto"/>
        <w:right w:val="none" w:sz="0" w:space="0" w:color="auto"/>
      </w:divBdr>
    </w:div>
    <w:div w:id="1163737171">
      <w:bodyDiv w:val="1"/>
      <w:marLeft w:val="0"/>
      <w:marRight w:val="0"/>
      <w:marTop w:val="0"/>
      <w:marBottom w:val="0"/>
      <w:divBdr>
        <w:top w:val="none" w:sz="0" w:space="0" w:color="auto"/>
        <w:left w:val="none" w:sz="0" w:space="0" w:color="auto"/>
        <w:bottom w:val="none" w:sz="0" w:space="0" w:color="auto"/>
        <w:right w:val="none" w:sz="0" w:space="0" w:color="auto"/>
      </w:divBdr>
    </w:div>
    <w:div w:id="1229615860">
      <w:bodyDiv w:val="1"/>
      <w:marLeft w:val="0"/>
      <w:marRight w:val="0"/>
      <w:marTop w:val="0"/>
      <w:marBottom w:val="0"/>
      <w:divBdr>
        <w:top w:val="none" w:sz="0" w:space="0" w:color="auto"/>
        <w:left w:val="none" w:sz="0" w:space="0" w:color="auto"/>
        <w:bottom w:val="none" w:sz="0" w:space="0" w:color="auto"/>
        <w:right w:val="none" w:sz="0" w:space="0" w:color="auto"/>
      </w:divBdr>
    </w:div>
    <w:div w:id="1245147163">
      <w:bodyDiv w:val="1"/>
      <w:marLeft w:val="0"/>
      <w:marRight w:val="0"/>
      <w:marTop w:val="0"/>
      <w:marBottom w:val="0"/>
      <w:divBdr>
        <w:top w:val="none" w:sz="0" w:space="0" w:color="auto"/>
        <w:left w:val="none" w:sz="0" w:space="0" w:color="auto"/>
        <w:bottom w:val="none" w:sz="0" w:space="0" w:color="auto"/>
        <w:right w:val="none" w:sz="0" w:space="0" w:color="auto"/>
      </w:divBdr>
    </w:div>
    <w:div w:id="1398937521">
      <w:bodyDiv w:val="1"/>
      <w:marLeft w:val="0"/>
      <w:marRight w:val="0"/>
      <w:marTop w:val="0"/>
      <w:marBottom w:val="0"/>
      <w:divBdr>
        <w:top w:val="none" w:sz="0" w:space="0" w:color="auto"/>
        <w:left w:val="none" w:sz="0" w:space="0" w:color="auto"/>
        <w:bottom w:val="none" w:sz="0" w:space="0" w:color="auto"/>
        <w:right w:val="none" w:sz="0" w:space="0" w:color="auto"/>
      </w:divBdr>
    </w:div>
    <w:div w:id="1435402128">
      <w:bodyDiv w:val="1"/>
      <w:marLeft w:val="0"/>
      <w:marRight w:val="0"/>
      <w:marTop w:val="0"/>
      <w:marBottom w:val="0"/>
      <w:divBdr>
        <w:top w:val="none" w:sz="0" w:space="0" w:color="auto"/>
        <w:left w:val="none" w:sz="0" w:space="0" w:color="auto"/>
        <w:bottom w:val="none" w:sz="0" w:space="0" w:color="auto"/>
        <w:right w:val="none" w:sz="0" w:space="0" w:color="auto"/>
      </w:divBdr>
    </w:div>
    <w:div w:id="1486623468">
      <w:bodyDiv w:val="1"/>
      <w:marLeft w:val="0"/>
      <w:marRight w:val="0"/>
      <w:marTop w:val="0"/>
      <w:marBottom w:val="0"/>
      <w:divBdr>
        <w:top w:val="none" w:sz="0" w:space="0" w:color="auto"/>
        <w:left w:val="none" w:sz="0" w:space="0" w:color="auto"/>
        <w:bottom w:val="none" w:sz="0" w:space="0" w:color="auto"/>
        <w:right w:val="none" w:sz="0" w:space="0" w:color="auto"/>
      </w:divBdr>
    </w:div>
    <w:div w:id="1492522600">
      <w:bodyDiv w:val="1"/>
      <w:marLeft w:val="0"/>
      <w:marRight w:val="0"/>
      <w:marTop w:val="0"/>
      <w:marBottom w:val="0"/>
      <w:divBdr>
        <w:top w:val="none" w:sz="0" w:space="0" w:color="auto"/>
        <w:left w:val="none" w:sz="0" w:space="0" w:color="auto"/>
        <w:bottom w:val="none" w:sz="0" w:space="0" w:color="auto"/>
        <w:right w:val="none" w:sz="0" w:space="0" w:color="auto"/>
      </w:divBdr>
    </w:div>
    <w:div w:id="1520195836">
      <w:bodyDiv w:val="1"/>
      <w:marLeft w:val="0"/>
      <w:marRight w:val="0"/>
      <w:marTop w:val="0"/>
      <w:marBottom w:val="0"/>
      <w:divBdr>
        <w:top w:val="none" w:sz="0" w:space="0" w:color="auto"/>
        <w:left w:val="none" w:sz="0" w:space="0" w:color="auto"/>
        <w:bottom w:val="none" w:sz="0" w:space="0" w:color="auto"/>
        <w:right w:val="none" w:sz="0" w:space="0" w:color="auto"/>
      </w:divBdr>
    </w:div>
    <w:div w:id="1525095392">
      <w:bodyDiv w:val="1"/>
      <w:marLeft w:val="0"/>
      <w:marRight w:val="0"/>
      <w:marTop w:val="0"/>
      <w:marBottom w:val="0"/>
      <w:divBdr>
        <w:top w:val="none" w:sz="0" w:space="0" w:color="auto"/>
        <w:left w:val="none" w:sz="0" w:space="0" w:color="auto"/>
        <w:bottom w:val="none" w:sz="0" w:space="0" w:color="auto"/>
        <w:right w:val="none" w:sz="0" w:space="0" w:color="auto"/>
      </w:divBdr>
    </w:div>
    <w:div w:id="1575627256">
      <w:bodyDiv w:val="1"/>
      <w:marLeft w:val="0"/>
      <w:marRight w:val="0"/>
      <w:marTop w:val="0"/>
      <w:marBottom w:val="0"/>
      <w:divBdr>
        <w:top w:val="none" w:sz="0" w:space="0" w:color="auto"/>
        <w:left w:val="none" w:sz="0" w:space="0" w:color="auto"/>
        <w:bottom w:val="none" w:sz="0" w:space="0" w:color="auto"/>
        <w:right w:val="none" w:sz="0" w:space="0" w:color="auto"/>
      </w:divBdr>
    </w:div>
    <w:div w:id="1615745082">
      <w:bodyDiv w:val="1"/>
      <w:marLeft w:val="0"/>
      <w:marRight w:val="0"/>
      <w:marTop w:val="0"/>
      <w:marBottom w:val="0"/>
      <w:divBdr>
        <w:top w:val="none" w:sz="0" w:space="0" w:color="auto"/>
        <w:left w:val="none" w:sz="0" w:space="0" w:color="auto"/>
        <w:bottom w:val="none" w:sz="0" w:space="0" w:color="auto"/>
        <w:right w:val="none" w:sz="0" w:space="0" w:color="auto"/>
      </w:divBdr>
    </w:div>
    <w:div w:id="1639607307">
      <w:bodyDiv w:val="1"/>
      <w:marLeft w:val="0"/>
      <w:marRight w:val="0"/>
      <w:marTop w:val="0"/>
      <w:marBottom w:val="0"/>
      <w:divBdr>
        <w:top w:val="none" w:sz="0" w:space="0" w:color="auto"/>
        <w:left w:val="none" w:sz="0" w:space="0" w:color="auto"/>
        <w:bottom w:val="none" w:sz="0" w:space="0" w:color="auto"/>
        <w:right w:val="none" w:sz="0" w:space="0" w:color="auto"/>
      </w:divBdr>
    </w:div>
    <w:div w:id="1640497796">
      <w:bodyDiv w:val="1"/>
      <w:marLeft w:val="0"/>
      <w:marRight w:val="0"/>
      <w:marTop w:val="0"/>
      <w:marBottom w:val="0"/>
      <w:divBdr>
        <w:top w:val="none" w:sz="0" w:space="0" w:color="auto"/>
        <w:left w:val="none" w:sz="0" w:space="0" w:color="auto"/>
        <w:bottom w:val="none" w:sz="0" w:space="0" w:color="auto"/>
        <w:right w:val="none" w:sz="0" w:space="0" w:color="auto"/>
      </w:divBdr>
    </w:div>
    <w:div w:id="1723288039">
      <w:bodyDiv w:val="1"/>
      <w:marLeft w:val="0"/>
      <w:marRight w:val="0"/>
      <w:marTop w:val="0"/>
      <w:marBottom w:val="0"/>
      <w:divBdr>
        <w:top w:val="none" w:sz="0" w:space="0" w:color="auto"/>
        <w:left w:val="none" w:sz="0" w:space="0" w:color="auto"/>
        <w:bottom w:val="none" w:sz="0" w:space="0" w:color="auto"/>
        <w:right w:val="none" w:sz="0" w:space="0" w:color="auto"/>
      </w:divBdr>
    </w:div>
    <w:div w:id="1834445245">
      <w:bodyDiv w:val="1"/>
      <w:marLeft w:val="0"/>
      <w:marRight w:val="0"/>
      <w:marTop w:val="0"/>
      <w:marBottom w:val="0"/>
      <w:divBdr>
        <w:top w:val="none" w:sz="0" w:space="0" w:color="auto"/>
        <w:left w:val="none" w:sz="0" w:space="0" w:color="auto"/>
        <w:bottom w:val="none" w:sz="0" w:space="0" w:color="auto"/>
        <w:right w:val="none" w:sz="0" w:space="0" w:color="auto"/>
      </w:divBdr>
    </w:div>
    <w:div w:id="1865631752">
      <w:bodyDiv w:val="1"/>
      <w:marLeft w:val="0"/>
      <w:marRight w:val="0"/>
      <w:marTop w:val="0"/>
      <w:marBottom w:val="0"/>
      <w:divBdr>
        <w:top w:val="none" w:sz="0" w:space="0" w:color="auto"/>
        <w:left w:val="none" w:sz="0" w:space="0" w:color="auto"/>
        <w:bottom w:val="none" w:sz="0" w:space="0" w:color="auto"/>
        <w:right w:val="none" w:sz="0" w:space="0" w:color="auto"/>
      </w:divBdr>
    </w:div>
    <w:div w:id="1966307926">
      <w:bodyDiv w:val="1"/>
      <w:marLeft w:val="0"/>
      <w:marRight w:val="0"/>
      <w:marTop w:val="0"/>
      <w:marBottom w:val="0"/>
      <w:divBdr>
        <w:top w:val="none" w:sz="0" w:space="0" w:color="auto"/>
        <w:left w:val="none" w:sz="0" w:space="0" w:color="auto"/>
        <w:bottom w:val="none" w:sz="0" w:space="0" w:color="auto"/>
        <w:right w:val="none" w:sz="0" w:space="0" w:color="auto"/>
      </w:divBdr>
    </w:div>
    <w:div w:id="1967347504">
      <w:bodyDiv w:val="1"/>
      <w:marLeft w:val="0"/>
      <w:marRight w:val="0"/>
      <w:marTop w:val="0"/>
      <w:marBottom w:val="0"/>
      <w:divBdr>
        <w:top w:val="none" w:sz="0" w:space="0" w:color="auto"/>
        <w:left w:val="none" w:sz="0" w:space="0" w:color="auto"/>
        <w:bottom w:val="none" w:sz="0" w:space="0" w:color="auto"/>
        <w:right w:val="none" w:sz="0" w:space="0" w:color="auto"/>
      </w:divBdr>
    </w:div>
    <w:div w:id="1969241061">
      <w:bodyDiv w:val="1"/>
      <w:marLeft w:val="0"/>
      <w:marRight w:val="0"/>
      <w:marTop w:val="0"/>
      <w:marBottom w:val="0"/>
      <w:divBdr>
        <w:top w:val="none" w:sz="0" w:space="0" w:color="auto"/>
        <w:left w:val="none" w:sz="0" w:space="0" w:color="auto"/>
        <w:bottom w:val="none" w:sz="0" w:space="0" w:color="auto"/>
        <w:right w:val="none" w:sz="0" w:space="0" w:color="auto"/>
      </w:divBdr>
    </w:div>
    <w:div w:id="2015179743">
      <w:bodyDiv w:val="1"/>
      <w:marLeft w:val="0"/>
      <w:marRight w:val="0"/>
      <w:marTop w:val="0"/>
      <w:marBottom w:val="0"/>
      <w:divBdr>
        <w:top w:val="none" w:sz="0" w:space="0" w:color="auto"/>
        <w:left w:val="none" w:sz="0" w:space="0" w:color="auto"/>
        <w:bottom w:val="none" w:sz="0" w:space="0" w:color="auto"/>
        <w:right w:val="none" w:sz="0" w:space="0" w:color="auto"/>
      </w:divBdr>
    </w:div>
    <w:div w:id="2065331257">
      <w:bodyDiv w:val="1"/>
      <w:marLeft w:val="0"/>
      <w:marRight w:val="0"/>
      <w:marTop w:val="0"/>
      <w:marBottom w:val="0"/>
      <w:divBdr>
        <w:top w:val="none" w:sz="0" w:space="0" w:color="auto"/>
        <w:left w:val="none" w:sz="0" w:space="0" w:color="auto"/>
        <w:bottom w:val="none" w:sz="0" w:space="0" w:color="auto"/>
        <w:right w:val="none" w:sz="0" w:space="0" w:color="auto"/>
      </w:divBdr>
    </w:div>
    <w:div w:id="2070302022">
      <w:bodyDiv w:val="1"/>
      <w:marLeft w:val="0"/>
      <w:marRight w:val="0"/>
      <w:marTop w:val="0"/>
      <w:marBottom w:val="0"/>
      <w:divBdr>
        <w:top w:val="none" w:sz="0" w:space="0" w:color="auto"/>
        <w:left w:val="none" w:sz="0" w:space="0" w:color="auto"/>
        <w:bottom w:val="none" w:sz="0" w:space="0" w:color="auto"/>
        <w:right w:val="none" w:sz="0" w:space="0" w:color="auto"/>
      </w:divBdr>
    </w:div>
    <w:div w:id="2100253506">
      <w:bodyDiv w:val="1"/>
      <w:marLeft w:val="0"/>
      <w:marRight w:val="0"/>
      <w:marTop w:val="0"/>
      <w:marBottom w:val="0"/>
      <w:divBdr>
        <w:top w:val="none" w:sz="0" w:space="0" w:color="auto"/>
        <w:left w:val="none" w:sz="0" w:space="0" w:color="auto"/>
        <w:bottom w:val="none" w:sz="0" w:space="0" w:color="auto"/>
        <w:right w:val="none" w:sz="0" w:space="0" w:color="auto"/>
      </w:divBdr>
    </w:div>
    <w:div w:id="2116098945">
      <w:bodyDiv w:val="1"/>
      <w:marLeft w:val="0"/>
      <w:marRight w:val="0"/>
      <w:marTop w:val="0"/>
      <w:marBottom w:val="0"/>
      <w:divBdr>
        <w:top w:val="none" w:sz="0" w:space="0" w:color="auto"/>
        <w:left w:val="none" w:sz="0" w:space="0" w:color="auto"/>
        <w:bottom w:val="none" w:sz="0" w:space="0" w:color="auto"/>
        <w:right w:val="none" w:sz="0" w:space="0" w:color="auto"/>
      </w:divBdr>
    </w:div>
    <w:div w:id="2117141550">
      <w:bodyDiv w:val="1"/>
      <w:marLeft w:val="0"/>
      <w:marRight w:val="0"/>
      <w:marTop w:val="0"/>
      <w:marBottom w:val="0"/>
      <w:divBdr>
        <w:top w:val="none" w:sz="0" w:space="0" w:color="auto"/>
        <w:left w:val="none" w:sz="0" w:space="0" w:color="auto"/>
        <w:bottom w:val="none" w:sz="0" w:space="0" w:color="auto"/>
        <w:right w:val="none" w:sz="0" w:space="0" w:color="auto"/>
      </w:divBdr>
    </w:div>
    <w:div w:id="211932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2.png@01D1F3D4.62FC190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98C161-C424-41B0-9F22-17864E1A1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43</Pages>
  <Words>5073</Words>
  <Characters>28922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Loan Booking Process</vt:lpstr>
    </vt:vector>
  </TitlesOfParts>
  <Company>IFMR RURAL FINANCE</Company>
  <LinksUpToDate>false</LinksUpToDate>
  <CharactersWithSpaces>33928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Loan Booking Process</dc:title>
  <dc:creator>Krithika Manokaran| IFMR Rural Finance</dc:creator>
  <cp:lastModifiedBy>karthik Anandan | IFMR Rural Finance</cp:lastModifiedBy>
  <cp:revision>4</cp:revision>
  <dcterms:created xsi:type="dcterms:W3CDTF">2016-08-17T10:31:00Z</dcterms:created>
  <dcterms:modified xsi:type="dcterms:W3CDTF">2016-08-17T12:18:00Z</dcterms:modified>
</cp:coreProperties>
</file>