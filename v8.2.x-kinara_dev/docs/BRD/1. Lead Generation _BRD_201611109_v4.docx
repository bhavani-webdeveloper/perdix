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28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1943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8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357ACA" w:rsidRDefault="00E37DC1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8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357ACA" w:rsidRDefault="00E37DC1" w:rsidP="005B1F89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  <w:lang w:val="en-IN"/>
                      </w:rPr>
                      <w:t>Lead Generation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357ACA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1943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357ACA" w:rsidRDefault="00E37DC1" w:rsidP="00D951CD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1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357ACA" w:rsidRDefault="00716DE4" w:rsidP="005B1F89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del w:id="0" w:author="Sarthak Shah | IFMR Rural Finance" w:date="2016-11-09T16:15:00Z">
                      <w:r w:rsidDel="00716DE4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delText>12/9/2016</w:delText>
                      </w:r>
                    </w:del>
                    <w:ins w:id="1" w:author="Sarthak Shah | IFMR Rural Finance" w:date="2016-11-09T16:15:00Z"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11/9/2016</w:t>
                      </w:r>
                    </w:ins>
                  </w:p>
                </w:tc>
              </w:sdtContent>
            </w:sdt>
          </w:tr>
        </w:tbl>
        <w:p w:rsidR="00602154" w:rsidRPr="00357ACA" w:rsidRDefault="00602154" w:rsidP="00602154">
          <w:pPr>
            <w:rPr>
              <w:sz w:val="28"/>
              <w:szCs w:val="28"/>
            </w:rPr>
          </w:pPr>
        </w:p>
        <w:p w:rsidR="00602154" w:rsidRPr="00357ACA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19430F" w:rsidTr="0037061C">
            <w:tc>
              <w:tcPr>
                <w:tcW w:w="5000" w:type="pct"/>
              </w:tcPr>
              <w:p w:rsidR="00602154" w:rsidRPr="00357ACA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357ACA" w:rsidRDefault="00602154" w:rsidP="00602154">
          <w:pPr>
            <w:rPr>
              <w:sz w:val="28"/>
              <w:szCs w:val="28"/>
            </w:rPr>
          </w:pPr>
        </w:p>
        <w:p w:rsidR="00602154" w:rsidRPr="00357ACA" w:rsidRDefault="00602154" w:rsidP="00602154">
          <w:pPr>
            <w:rPr>
              <w:sz w:val="28"/>
              <w:szCs w:val="28"/>
            </w:rPr>
          </w:pPr>
          <w:r w:rsidRPr="00357ACA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357ACA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357ACA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  <w:bookmarkStart w:id="2" w:name="_GoBack"/>
          <w:bookmarkEnd w:id="2"/>
        </w:p>
        <w:p w:rsidR="00974D2C" w:rsidRDefault="00B42412">
          <w:pPr>
            <w:pStyle w:val="TOC1"/>
            <w:rPr>
              <w:ins w:id="3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54238B">
            <w:fldChar w:fldCharType="begin"/>
          </w:r>
          <w:r w:rsidRPr="0019430F">
            <w:instrText xml:space="preserve"> TOC \o "1-3" \h \z \u </w:instrText>
          </w:r>
          <w:r w:rsidRPr="0054238B">
            <w:fldChar w:fldCharType="separate"/>
          </w:r>
          <w:ins w:id="4" w:author="Sarthak Shah | IFMR Rural Finance" w:date="2016-11-09T17:22:00Z">
            <w:r w:rsidR="00974D2C" w:rsidRPr="00452E34">
              <w:rPr>
                <w:rStyle w:val="Hyperlink"/>
                <w:noProof/>
              </w:rPr>
              <w:fldChar w:fldCharType="begin"/>
            </w:r>
            <w:r w:rsidR="00974D2C" w:rsidRPr="00452E34">
              <w:rPr>
                <w:rStyle w:val="Hyperlink"/>
                <w:noProof/>
              </w:rPr>
              <w:instrText xml:space="preserve"> </w:instrText>
            </w:r>
            <w:r w:rsidR="00974D2C">
              <w:rPr>
                <w:noProof/>
              </w:rPr>
              <w:instrText>HYPERLINK \l "_Toc466475481"</w:instrText>
            </w:r>
            <w:r w:rsidR="00974D2C" w:rsidRPr="00452E34">
              <w:rPr>
                <w:rStyle w:val="Hyperlink"/>
                <w:noProof/>
              </w:rPr>
              <w:instrText xml:space="preserve"> </w:instrText>
            </w:r>
            <w:r w:rsidR="00974D2C" w:rsidRPr="00452E34">
              <w:rPr>
                <w:rStyle w:val="Hyperlink"/>
                <w:noProof/>
              </w:rPr>
            </w:r>
            <w:r w:rsidR="00974D2C" w:rsidRPr="00452E34">
              <w:rPr>
                <w:rStyle w:val="Hyperlink"/>
                <w:noProof/>
              </w:rPr>
              <w:fldChar w:fldCharType="separate"/>
            </w:r>
            <w:r w:rsidR="00974D2C" w:rsidRPr="00452E34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974D2C">
              <w:rPr>
                <w:noProof/>
                <w:webHidden/>
              </w:rPr>
              <w:tab/>
            </w:r>
            <w:r w:rsidR="00974D2C">
              <w:rPr>
                <w:noProof/>
                <w:webHidden/>
              </w:rPr>
              <w:fldChar w:fldCharType="begin"/>
            </w:r>
            <w:r w:rsidR="00974D2C">
              <w:rPr>
                <w:noProof/>
                <w:webHidden/>
              </w:rPr>
              <w:instrText xml:space="preserve"> PAGEREF _Toc466475481 \h </w:instrText>
            </w:r>
            <w:r w:rsidR="00974D2C">
              <w:rPr>
                <w:noProof/>
                <w:webHidden/>
              </w:rPr>
            </w:r>
          </w:ins>
          <w:r w:rsidR="00974D2C">
            <w:rPr>
              <w:noProof/>
              <w:webHidden/>
            </w:rPr>
            <w:fldChar w:fldCharType="separate"/>
          </w:r>
          <w:ins w:id="5" w:author="Sarthak Shah | IFMR Rural Finance" w:date="2016-11-09T17:22:00Z">
            <w:r w:rsidR="00974D2C">
              <w:rPr>
                <w:noProof/>
                <w:webHidden/>
              </w:rPr>
              <w:t>4</w:t>
            </w:r>
            <w:r w:rsidR="00974D2C">
              <w:rPr>
                <w:noProof/>
                <w:webHidden/>
              </w:rPr>
              <w:fldChar w:fldCharType="end"/>
            </w:r>
            <w:r w:rsidR="00974D2C"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1"/>
            <w:rPr>
              <w:ins w:id="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7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"_Toc466475483"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  <w:spacing w:val="5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Stage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" w:author="Sarthak Shah | IFMR Rural Finance" w:date="2016-11-09T17:2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1"/>
            <w:rPr>
              <w:ins w:id="9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0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"_Toc466475484"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  <w:spacing w:val="5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Stage-role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" w:author="Sarthak Shah | IFMR Rural Finance" w:date="2016-11-09T17:2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1"/>
            <w:rPr>
              <w:ins w:id="1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3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"_Toc466475485"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  <w:spacing w:val="5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Bulk lead data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Sarthak Shah | IFMR Rural Finance" w:date="2016-11-09T17:2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15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6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"_Toc466475486"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specification (Data Upload 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Sarthak Shah | IFMR Rural Finance" w:date="2016-11-09T17:2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1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9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"_Toc466475487"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Sarthak Shah | IFMR Rural Finance" w:date="2016-11-09T17:2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21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22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"_Toc466475489"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Sarthak Shah | IFMR Rural Finance" w:date="2016-11-09T17:22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2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25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"_Toc466475490"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Sarthak Shah | IFMR Rural Finance" w:date="2016-11-09T17:22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27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28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"_Toc466475491"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" w:author="Sarthak Shah | IFMR Rural Finance" w:date="2016-11-09T17:22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3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31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"_Toc466475492"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Sarthak Shah | IFMR Rural Finance" w:date="2016-11-09T17:22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1"/>
            <w:rPr>
              <w:ins w:id="33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34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"_Toc466475494"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  <w:spacing w:val="5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assigning leads (ASSIGNMENT PENDING QUEUE)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Sarthak Shah | IFMR Rural Finance" w:date="2016-11-09T17:22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3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37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"_Toc466475495"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Requirements (Assignment Pending)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Sarthak Shah | IFMR Rural Finance" w:date="2016-11-09T17:22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39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40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"_Toc466475497"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Sarthak Shah | IFMR Rural Finance" w:date="2016-11-09T17:22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4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43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"_Toc466475498"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Sarthak Shah | IFMR Rural Finance" w:date="2016-11-09T17:22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45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46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"_Toc466475499"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_Toc466475499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Sarthak Shah | IFMR Rural Finance" w:date="2016-11-09T17:22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4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49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"_Toc466475500"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Sarthak Shah | IFMR Rural Finance" w:date="2016-11-09T17:22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51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52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"_Toc466475501"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Sarthak Shah | IFMR Rural Finance" w:date="2016-11-09T17:22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1"/>
            <w:rPr>
              <w:ins w:id="5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55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"_Toc466475502"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  <w:spacing w:val="5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Capturing Lead Details &amp; Decision Making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Sarthak Shah | IFMR Rural Finance" w:date="2016-11-09T17:22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57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58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"_Toc466475503"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Requirements (data Fields)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Sarthak Shah | IFMR Rural Finance" w:date="2016-11-09T17:22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6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61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"_Toc466475504"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Sarthak Shah | IFMR Rural Finance" w:date="2016-11-09T17:22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63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64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"_Toc466475505"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Sarthak Shah | IFMR Rural Finance" w:date="2016-11-09T17:22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6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67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"_Toc466475506"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Sarthak Shah | IFMR Rural Finance" w:date="2016-11-09T17:22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69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70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"_Toc466475507"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1" w:author="Sarthak Shah | IFMR Rural Finance" w:date="2016-11-09T17:22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7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73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"_Toc466475508"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_Toc466475508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4" w:author="Sarthak Shah | IFMR Rural Finance" w:date="2016-11-09T17:22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1"/>
            <w:rPr>
              <w:ins w:id="75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76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"_Toc466475515"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  <w:spacing w:val="5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Incomplete Leads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7" w:author="Sarthak Shah | IFMR Rural Finance" w:date="2016-11-09T17:22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7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79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"_Toc466475516"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Requirements (data Fields)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0" w:author="Sarthak Shah | IFMR Rural Finance" w:date="2016-11-09T17:22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81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82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"_Toc466475517"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3" w:author="Sarthak Shah | IFMR Rural Finance" w:date="2016-11-09T17:22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8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85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"_Toc466475518"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6" w:author="Sarthak Shah | IFMR Rural Finance" w:date="2016-11-09T17:22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87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88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"_Toc466475519"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_Toc466475519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9" w:author="Sarthak Shah | IFMR Rural Finance" w:date="2016-11-09T17:22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9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91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"_Toc466475520"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2" w:author="Sarthak Shah | IFMR Rural Finance" w:date="2016-11-09T17:22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93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94" w:author="Sarthak Shah | IFMR Rural Finance" w:date="2016-11-09T17:22:00Z">
            <w:r w:rsidRPr="00452E34">
              <w:rPr>
                <w:rStyle w:val="Hyperlink"/>
                <w:noProof/>
              </w:rPr>
              <w:lastRenderedPageBreak/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"_Toc466475521"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5" w:author="Sarthak Shah | IFMR Rural Finance" w:date="2016-11-09T17:22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1"/>
            <w:rPr>
              <w:ins w:id="9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97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"_Toc466475523"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  <w:spacing w:val="5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  <w:spacing w:val="5"/>
              </w:rPr>
              <w:t>follow- up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8" w:author="Sarthak Shah | IFMR Rural Finance" w:date="2016-11-09T17:22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99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00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"_Toc466475524"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UI requirements (Queue Layout)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1" w:author="Sarthak Shah | IFMR Rural Finance" w:date="2016-11-09T17:22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10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03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"_Toc466475525"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4" w:author="Sarthak Shah | IFMR Rural Finance" w:date="2016-11-09T17:22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105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06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"_Toc466475526"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7" w:author="Sarthak Shah | IFMR Rural Finance" w:date="2016-11-09T17:22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10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09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"_Toc466475527"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0" w:author="Sarthak Shah | IFMR Rural Finance" w:date="2016-11-09T17:22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111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12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"_Toc466475528"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3" w:author="Sarthak Shah | IFMR Rural Finance" w:date="2016-11-09T17:22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974D2C" w:rsidRDefault="00974D2C">
          <w:pPr>
            <w:pStyle w:val="TOC2"/>
            <w:tabs>
              <w:tab w:val="left" w:pos="880"/>
              <w:tab w:val="right" w:leader="dot" w:pos="9053"/>
            </w:tabs>
            <w:rPr>
              <w:ins w:id="11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ins w:id="115" w:author="Sarthak Shah | IFMR Rural Finance" w:date="2016-11-09T17:22:00Z">
            <w:r w:rsidRPr="00452E34">
              <w:rPr>
                <w:rStyle w:val="Hyperlink"/>
                <w:noProof/>
              </w:rPr>
              <w:fldChar w:fldCharType="begin"/>
            </w:r>
            <w:r w:rsidRPr="00452E3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"_Toc466475529"</w:instrText>
            </w:r>
            <w:r w:rsidRPr="00452E34">
              <w:rPr>
                <w:rStyle w:val="Hyperlink"/>
                <w:noProof/>
              </w:rPr>
              <w:instrText xml:space="preserve"> </w:instrText>
            </w:r>
            <w:r w:rsidRPr="00452E34">
              <w:rPr>
                <w:rStyle w:val="Hyperlink"/>
                <w:noProof/>
              </w:rPr>
            </w:r>
            <w:r w:rsidRPr="00452E34">
              <w:rPr>
                <w:rStyle w:val="Hyperlink"/>
                <w:noProof/>
              </w:rPr>
              <w:fldChar w:fldCharType="separate"/>
            </w:r>
            <w:r w:rsidRPr="00452E34">
              <w:rPr>
                <w:rStyle w:val="Hyperlink"/>
                <w:smallCaps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52E34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_Toc466475529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6" w:author="Sarthak Shah | IFMR Rural Finance" w:date="2016-11-09T17:22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452E34">
              <w:rPr>
                <w:rStyle w:val="Hyperlink"/>
                <w:noProof/>
              </w:rPr>
              <w:fldChar w:fldCharType="end"/>
            </w:r>
          </w:ins>
        </w:p>
        <w:p w:rsidR="006A1DFE" w:rsidDel="00974D2C" w:rsidRDefault="006A1DFE">
          <w:pPr>
            <w:pStyle w:val="TOC1"/>
            <w:rPr>
              <w:del w:id="117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18" w:author="Sarthak Shah | IFMR Rural Finance" w:date="2016-11-09T17:22:00Z">
            <w:r w:rsidRPr="00974D2C" w:rsidDel="00974D2C">
              <w:rPr>
                <w:smallCaps/>
                <w:noProof/>
                <w:spacing w:val="5"/>
                <w:rPrChange w:id="119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Process Diagram</w:delText>
            </w:r>
            <w:r w:rsidDel="00974D2C">
              <w:rPr>
                <w:noProof/>
                <w:webHidden/>
              </w:rPr>
              <w:tab/>
              <w:delText>5</w:delText>
            </w:r>
          </w:del>
        </w:p>
        <w:p w:rsidR="006A1DFE" w:rsidDel="00974D2C" w:rsidRDefault="006A1DFE">
          <w:pPr>
            <w:pStyle w:val="TOC1"/>
            <w:rPr>
              <w:del w:id="12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21" w:author="Sarthak Shah | IFMR Rural Finance" w:date="2016-11-09T17:22:00Z">
            <w:r w:rsidRPr="00974D2C" w:rsidDel="00974D2C">
              <w:rPr>
                <w:smallCaps/>
                <w:noProof/>
                <w:spacing w:val="5"/>
                <w:rPrChange w:id="122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1.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spacing w:val="5"/>
                <w:rPrChange w:id="123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Stage definition</w:delText>
            </w:r>
            <w:r w:rsidDel="00974D2C">
              <w:rPr>
                <w:noProof/>
                <w:webHidden/>
              </w:rPr>
              <w:tab/>
              <w:delText>6</w:delText>
            </w:r>
          </w:del>
        </w:p>
        <w:p w:rsidR="006A1DFE" w:rsidDel="00974D2C" w:rsidRDefault="006A1DFE">
          <w:pPr>
            <w:pStyle w:val="TOC1"/>
            <w:rPr>
              <w:del w:id="12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25" w:author="Sarthak Shah | IFMR Rural Finance" w:date="2016-11-09T17:22:00Z">
            <w:r w:rsidRPr="00974D2C" w:rsidDel="00974D2C">
              <w:rPr>
                <w:smallCaps/>
                <w:noProof/>
                <w:spacing w:val="5"/>
                <w:rPrChange w:id="126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2.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spacing w:val="5"/>
                <w:rPrChange w:id="127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Stage-role access</w:delText>
            </w:r>
            <w:r w:rsidDel="00974D2C">
              <w:rPr>
                <w:noProof/>
                <w:webHidden/>
              </w:rPr>
              <w:tab/>
              <w:delText>6</w:delText>
            </w:r>
          </w:del>
        </w:p>
        <w:p w:rsidR="006A1DFE" w:rsidDel="00974D2C" w:rsidRDefault="006A1DFE">
          <w:pPr>
            <w:pStyle w:val="TOC1"/>
            <w:rPr>
              <w:del w:id="12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29" w:author="Sarthak Shah | IFMR Rural Finance" w:date="2016-11-09T17:22:00Z">
            <w:r w:rsidRPr="00974D2C" w:rsidDel="00974D2C">
              <w:rPr>
                <w:smallCaps/>
                <w:noProof/>
                <w:spacing w:val="5"/>
                <w:rPrChange w:id="130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3.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spacing w:val="5"/>
                <w:rPrChange w:id="131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Bulk lead data upload</w:delText>
            </w:r>
            <w:r w:rsidDel="00974D2C">
              <w:rPr>
                <w:noProof/>
                <w:webHidden/>
              </w:rPr>
              <w:tab/>
              <w:delText>6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3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33" w:author="Sarthak Shah | IFMR Rural Finance" w:date="2016-11-09T17:22:00Z">
            <w:r w:rsidRPr="00974D2C" w:rsidDel="00974D2C">
              <w:rPr>
                <w:smallCaps/>
                <w:noProof/>
                <w:rPrChange w:id="134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3.1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35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UI specification (Data Upload File)</w:delText>
            </w:r>
            <w:r w:rsidDel="00974D2C">
              <w:rPr>
                <w:noProof/>
                <w:webHidden/>
              </w:rPr>
              <w:tab/>
              <w:delText>6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3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37" w:author="Sarthak Shah | IFMR Rural Finance" w:date="2016-11-09T17:22:00Z">
            <w:r w:rsidRPr="00974D2C" w:rsidDel="00974D2C">
              <w:rPr>
                <w:smallCaps/>
                <w:noProof/>
                <w:rPrChange w:id="138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3.2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39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Screenshot</w:delText>
            </w:r>
            <w:r w:rsidDel="00974D2C">
              <w:rPr>
                <w:noProof/>
                <w:webHidden/>
              </w:rPr>
              <w:tab/>
              <w:delText>6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4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41" w:author="Sarthak Shah | IFMR Rural Finance" w:date="2016-11-09T17:22:00Z">
            <w:r w:rsidRPr="00974D2C" w:rsidDel="00974D2C">
              <w:rPr>
                <w:smallCaps/>
                <w:noProof/>
                <w:rPrChange w:id="142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3.3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43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Functional Requirements</w:delText>
            </w:r>
            <w:r w:rsidDel="00974D2C">
              <w:rPr>
                <w:noProof/>
                <w:webHidden/>
              </w:rPr>
              <w:tab/>
              <w:delText>7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4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45" w:author="Sarthak Shah | IFMR Rural Finance" w:date="2016-11-09T17:22:00Z">
            <w:r w:rsidRPr="00974D2C" w:rsidDel="00974D2C">
              <w:rPr>
                <w:smallCaps/>
                <w:noProof/>
                <w:rPrChange w:id="146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3.4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47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Uploads</w:delText>
            </w:r>
            <w:r w:rsidDel="00974D2C">
              <w:rPr>
                <w:noProof/>
                <w:webHidden/>
              </w:rPr>
              <w:tab/>
              <w:delText>7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4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49" w:author="Sarthak Shah | IFMR Rural Finance" w:date="2016-11-09T17:22:00Z">
            <w:r w:rsidRPr="00974D2C" w:rsidDel="00974D2C">
              <w:rPr>
                <w:smallCaps/>
                <w:noProof/>
                <w:rPrChange w:id="150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3.5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51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Downloads</w:delText>
            </w:r>
            <w:r w:rsidDel="00974D2C">
              <w:rPr>
                <w:noProof/>
                <w:webHidden/>
              </w:rPr>
              <w:tab/>
              <w:delText>7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5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53" w:author="Sarthak Shah | IFMR Rural Finance" w:date="2016-11-09T17:22:00Z">
            <w:r w:rsidRPr="00974D2C" w:rsidDel="00974D2C">
              <w:rPr>
                <w:smallCaps/>
                <w:noProof/>
                <w:rPrChange w:id="154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3.6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55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Reports</w:delText>
            </w:r>
            <w:r w:rsidDel="00974D2C">
              <w:rPr>
                <w:noProof/>
                <w:webHidden/>
              </w:rPr>
              <w:tab/>
              <w:delText>7</w:delText>
            </w:r>
          </w:del>
        </w:p>
        <w:p w:rsidR="006A1DFE" w:rsidDel="00974D2C" w:rsidRDefault="006A1DFE">
          <w:pPr>
            <w:pStyle w:val="TOC1"/>
            <w:rPr>
              <w:del w:id="15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57" w:author="Sarthak Shah | IFMR Rural Finance" w:date="2016-11-09T17:22:00Z">
            <w:r w:rsidRPr="00974D2C" w:rsidDel="00974D2C">
              <w:rPr>
                <w:smallCaps/>
                <w:noProof/>
                <w:spacing w:val="5"/>
                <w:rPrChange w:id="158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4.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spacing w:val="5"/>
                <w:rPrChange w:id="159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assigning leads (ASSIGNMENT PENDING QUEUE)</w:delText>
            </w:r>
            <w:r w:rsidDel="00974D2C">
              <w:rPr>
                <w:noProof/>
                <w:webHidden/>
              </w:rPr>
              <w:tab/>
              <w:delText>7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6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61" w:author="Sarthak Shah | IFMR Rural Finance" w:date="2016-11-09T17:22:00Z">
            <w:r w:rsidRPr="00974D2C" w:rsidDel="00974D2C">
              <w:rPr>
                <w:smallCaps/>
                <w:noProof/>
                <w:rPrChange w:id="162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4.1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63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UI Requirements (Assignment Pending)</w:delText>
            </w:r>
            <w:r w:rsidDel="00974D2C">
              <w:rPr>
                <w:noProof/>
                <w:webHidden/>
              </w:rPr>
              <w:tab/>
              <w:delText>7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6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65" w:author="Sarthak Shah | IFMR Rural Finance" w:date="2016-11-09T17:22:00Z">
            <w:r w:rsidRPr="00974D2C" w:rsidDel="00974D2C">
              <w:rPr>
                <w:smallCaps/>
                <w:noProof/>
                <w:rPrChange w:id="166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4.2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67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Screenshots</w:delText>
            </w:r>
            <w:r w:rsidDel="00974D2C">
              <w:rPr>
                <w:noProof/>
                <w:webHidden/>
              </w:rPr>
              <w:tab/>
              <w:delText>8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6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69" w:author="Sarthak Shah | IFMR Rural Finance" w:date="2016-11-09T17:22:00Z">
            <w:r w:rsidRPr="00974D2C" w:rsidDel="00974D2C">
              <w:rPr>
                <w:smallCaps/>
                <w:noProof/>
                <w:rPrChange w:id="170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4.3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71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Functional Requirements</w:delText>
            </w:r>
            <w:r w:rsidDel="00974D2C">
              <w:rPr>
                <w:noProof/>
                <w:webHidden/>
              </w:rPr>
              <w:tab/>
              <w:delText>9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7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73" w:author="Sarthak Shah | IFMR Rural Finance" w:date="2016-11-09T17:22:00Z">
            <w:r w:rsidRPr="00974D2C" w:rsidDel="00974D2C">
              <w:rPr>
                <w:smallCaps/>
                <w:noProof/>
                <w:rPrChange w:id="174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4.4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75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Uploads</w:delText>
            </w:r>
            <w:r w:rsidDel="00974D2C">
              <w:rPr>
                <w:noProof/>
                <w:webHidden/>
              </w:rPr>
              <w:tab/>
              <w:delText>9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7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77" w:author="Sarthak Shah | IFMR Rural Finance" w:date="2016-11-09T17:22:00Z">
            <w:r w:rsidRPr="00974D2C" w:rsidDel="00974D2C">
              <w:rPr>
                <w:smallCaps/>
                <w:noProof/>
                <w:rPrChange w:id="178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4.5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79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Downloads</w:delText>
            </w:r>
            <w:r w:rsidDel="00974D2C">
              <w:rPr>
                <w:noProof/>
                <w:webHidden/>
              </w:rPr>
              <w:tab/>
              <w:delText>9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8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81" w:author="Sarthak Shah | IFMR Rural Finance" w:date="2016-11-09T17:22:00Z">
            <w:r w:rsidRPr="00974D2C" w:rsidDel="00974D2C">
              <w:rPr>
                <w:smallCaps/>
                <w:noProof/>
                <w:rPrChange w:id="182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4.6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83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Reports</w:delText>
            </w:r>
            <w:r w:rsidDel="00974D2C">
              <w:rPr>
                <w:noProof/>
                <w:webHidden/>
              </w:rPr>
              <w:tab/>
              <w:delText>9</w:delText>
            </w:r>
          </w:del>
        </w:p>
        <w:p w:rsidR="006A1DFE" w:rsidDel="00974D2C" w:rsidRDefault="006A1DFE">
          <w:pPr>
            <w:pStyle w:val="TOC1"/>
            <w:rPr>
              <w:del w:id="18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85" w:author="Sarthak Shah | IFMR Rural Finance" w:date="2016-11-09T17:22:00Z">
            <w:r w:rsidRPr="00974D2C" w:rsidDel="00974D2C">
              <w:rPr>
                <w:smallCaps/>
                <w:noProof/>
                <w:spacing w:val="5"/>
                <w:rPrChange w:id="186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5.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spacing w:val="5"/>
                <w:rPrChange w:id="187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Capturing Lead Details &amp; Decision Making</w:delText>
            </w:r>
            <w:r w:rsidDel="00974D2C">
              <w:rPr>
                <w:noProof/>
                <w:webHidden/>
              </w:rPr>
              <w:tab/>
              <w:delText>10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8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89" w:author="Sarthak Shah | IFMR Rural Finance" w:date="2016-11-09T17:22:00Z">
            <w:r w:rsidRPr="00974D2C" w:rsidDel="00974D2C">
              <w:rPr>
                <w:smallCaps/>
                <w:noProof/>
                <w:rPrChange w:id="190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5.1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91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UI Requirements (data Fields)</w:delText>
            </w:r>
            <w:r w:rsidDel="00974D2C">
              <w:rPr>
                <w:noProof/>
                <w:webHidden/>
              </w:rPr>
              <w:tab/>
              <w:delText>10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9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93" w:author="Sarthak Shah | IFMR Rural Finance" w:date="2016-11-09T17:22:00Z">
            <w:r w:rsidRPr="00974D2C" w:rsidDel="00974D2C">
              <w:rPr>
                <w:smallCaps/>
                <w:noProof/>
                <w:rPrChange w:id="194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5.2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95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Screenshots</w:delText>
            </w:r>
            <w:r w:rsidDel="00974D2C">
              <w:rPr>
                <w:noProof/>
                <w:webHidden/>
              </w:rPr>
              <w:tab/>
              <w:delText>14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19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97" w:author="Sarthak Shah | IFMR Rural Finance" w:date="2016-11-09T17:22:00Z">
            <w:r w:rsidRPr="00974D2C" w:rsidDel="00974D2C">
              <w:rPr>
                <w:smallCaps/>
                <w:noProof/>
                <w:rPrChange w:id="198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5.3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199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Functional Requirements</w:delText>
            </w:r>
            <w:r w:rsidDel="00974D2C">
              <w:rPr>
                <w:noProof/>
                <w:webHidden/>
              </w:rPr>
              <w:tab/>
              <w:delText>16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0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01" w:author="Sarthak Shah | IFMR Rural Finance" w:date="2016-11-09T17:22:00Z">
            <w:r w:rsidRPr="00974D2C" w:rsidDel="00974D2C">
              <w:rPr>
                <w:smallCaps/>
                <w:noProof/>
                <w:rPrChange w:id="202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5.4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03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Uploads</w:delText>
            </w:r>
            <w:r w:rsidDel="00974D2C">
              <w:rPr>
                <w:noProof/>
                <w:webHidden/>
              </w:rPr>
              <w:tab/>
              <w:delText>17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0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05" w:author="Sarthak Shah | IFMR Rural Finance" w:date="2016-11-09T17:22:00Z">
            <w:r w:rsidRPr="00974D2C" w:rsidDel="00974D2C">
              <w:rPr>
                <w:smallCaps/>
                <w:noProof/>
                <w:rPrChange w:id="206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5.5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07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Downloads</w:delText>
            </w:r>
            <w:r w:rsidDel="00974D2C">
              <w:rPr>
                <w:noProof/>
                <w:webHidden/>
              </w:rPr>
              <w:tab/>
              <w:delText>17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0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09" w:author="Sarthak Shah | IFMR Rural Finance" w:date="2016-11-09T17:22:00Z">
            <w:r w:rsidRPr="00974D2C" w:rsidDel="00974D2C">
              <w:rPr>
                <w:smallCaps/>
                <w:noProof/>
                <w:rPrChange w:id="210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5.6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11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Reports</w:delText>
            </w:r>
            <w:r w:rsidDel="00974D2C">
              <w:rPr>
                <w:noProof/>
                <w:webHidden/>
              </w:rPr>
              <w:tab/>
              <w:delText>17</w:delText>
            </w:r>
          </w:del>
        </w:p>
        <w:p w:rsidR="006A1DFE" w:rsidDel="00974D2C" w:rsidRDefault="006A1DFE">
          <w:pPr>
            <w:pStyle w:val="TOC1"/>
            <w:rPr>
              <w:del w:id="21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13" w:author="Sarthak Shah | IFMR Rural Finance" w:date="2016-11-09T17:22:00Z">
            <w:r w:rsidRPr="00974D2C" w:rsidDel="00974D2C">
              <w:rPr>
                <w:smallCaps/>
                <w:noProof/>
                <w:spacing w:val="5"/>
                <w:rPrChange w:id="214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6.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spacing w:val="5"/>
                <w:rPrChange w:id="215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Incomplete Leads Queue</w:delText>
            </w:r>
            <w:r w:rsidDel="00974D2C">
              <w:rPr>
                <w:noProof/>
                <w:webHidden/>
              </w:rPr>
              <w:tab/>
              <w:delText>17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1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17" w:author="Sarthak Shah | IFMR Rural Finance" w:date="2016-11-09T17:22:00Z">
            <w:r w:rsidRPr="00974D2C" w:rsidDel="00974D2C">
              <w:rPr>
                <w:smallCaps/>
                <w:noProof/>
                <w:rPrChange w:id="218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6.1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19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UI Requirements (data Fields)</w:delText>
            </w:r>
            <w:r w:rsidDel="00974D2C">
              <w:rPr>
                <w:noProof/>
                <w:webHidden/>
              </w:rPr>
              <w:tab/>
              <w:delText>17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2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21" w:author="Sarthak Shah | IFMR Rural Finance" w:date="2016-11-09T17:22:00Z">
            <w:r w:rsidRPr="00974D2C" w:rsidDel="00974D2C">
              <w:rPr>
                <w:smallCaps/>
                <w:noProof/>
                <w:rPrChange w:id="222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6.2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23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Screenshots</w:delText>
            </w:r>
            <w:r w:rsidDel="00974D2C">
              <w:rPr>
                <w:noProof/>
                <w:webHidden/>
              </w:rPr>
              <w:tab/>
              <w:delText>18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2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25" w:author="Sarthak Shah | IFMR Rural Finance" w:date="2016-11-09T17:22:00Z">
            <w:r w:rsidRPr="00974D2C" w:rsidDel="00974D2C">
              <w:rPr>
                <w:smallCaps/>
                <w:noProof/>
                <w:rPrChange w:id="226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6.3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27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Functional Requirements</w:delText>
            </w:r>
            <w:r w:rsidDel="00974D2C">
              <w:rPr>
                <w:noProof/>
                <w:webHidden/>
              </w:rPr>
              <w:tab/>
              <w:delText>18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2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29" w:author="Sarthak Shah | IFMR Rural Finance" w:date="2016-11-09T17:22:00Z">
            <w:r w:rsidRPr="00974D2C" w:rsidDel="00974D2C">
              <w:rPr>
                <w:smallCaps/>
                <w:noProof/>
                <w:rPrChange w:id="230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6.4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31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Uploads</w:delText>
            </w:r>
            <w:r w:rsidDel="00974D2C">
              <w:rPr>
                <w:noProof/>
                <w:webHidden/>
              </w:rPr>
              <w:tab/>
              <w:delText>18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3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33" w:author="Sarthak Shah | IFMR Rural Finance" w:date="2016-11-09T17:22:00Z">
            <w:r w:rsidRPr="00974D2C" w:rsidDel="00974D2C">
              <w:rPr>
                <w:smallCaps/>
                <w:noProof/>
                <w:rPrChange w:id="234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6.5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35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Downloads</w:delText>
            </w:r>
            <w:r w:rsidDel="00974D2C">
              <w:rPr>
                <w:noProof/>
                <w:webHidden/>
              </w:rPr>
              <w:tab/>
              <w:delText>18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3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37" w:author="Sarthak Shah | IFMR Rural Finance" w:date="2016-11-09T17:22:00Z">
            <w:r w:rsidRPr="00974D2C" w:rsidDel="00974D2C">
              <w:rPr>
                <w:smallCaps/>
                <w:noProof/>
                <w:rPrChange w:id="238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6.6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39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Reports</w:delText>
            </w:r>
            <w:r w:rsidDel="00974D2C">
              <w:rPr>
                <w:noProof/>
                <w:webHidden/>
              </w:rPr>
              <w:tab/>
              <w:delText>18</w:delText>
            </w:r>
          </w:del>
        </w:p>
        <w:p w:rsidR="006A1DFE" w:rsidDel="00974D2C" w:rsidRDefault="006A1DFE">
          <w:pPr>
            <w:pStyle w:val="TOC1"/>
            <w:rPr>
              <w:del w:id="24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41" w:author="Sarthak Shah | IFMR Rural Finance" w:date="2016-11-09T17:22:00Z">
            <w:r w:rsidRPr="00974D2C" w:rsidDel="00974D2C">
              <w:rPr>
                <w:smallCaps/>
                <w:noProof/>
                <w:spacing w:val="5"/>
                <w:rPrChange w:id="242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7.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spacing w:val="5"/>
                <w:rPrChange w:id="243" w:author="Sarthak Shah | IFMR Rural Finance" w:date="2016-11-09T17:22:00Z">
                  <w:rPr>
                    <w:rStyle w:val="Hyperlink"/>
                    <w:smallCaps/>
                    <w:noProof/>
                    <w:spacing w:val="5"/>
                  </w:rPr>
                </w:rPrChange>
              </w:rPr>
              <w:delText>follow- up queue</w:delText>
            </w:r>
            <w:r w:rsidDel="00974D2C">
              <w:rPr>
                <w:noProof/>
                <w:webHidden/>
              </w:rPr>
              <w:tab/>
              <w:delText>19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4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45" w:author="Sarthak Shah | IFMR Rural Finance" w:date="2016-11-09T17:22:00Z">
            <w:r w:rsidRPr="00974D2C" w:rsidDel="00974D2C">
              <w:rPr>
                <w:smallCaps/>
                <w:noProof/>
                <w:rPrChange w:id="246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7.1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47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UI requirements (Queue Layout)</w:delText>
            </w:r>
            <w:r w:rsidDel="00974D2C">
              <w:rPr>
                <w:noProof/>
                <w:webHidden/>
              </w:rPr>
              <w:tab/>
              <w:delText>19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48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49" w:author="Sarthak Shah | IFMR Rural Finance" w:date="2016-11-09T17:22:00Z">
            <w:r w:rsidRPr="00974D2C" w:rsidDel="00974D2C">
              <w:rPr>
                <w:smallCaps/>
                <w:noProof/>
                <w:rPrChange w:id="250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7.2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51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Screenshots</w:delText>
            </w:r>
            <w:r w:rsidDel="00974D2C">
              <w:rPr>
                <w:noProof/>
                <w:webHidden/>
              </w:rPr>
              <w:tab/>
              <w:delText>19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52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53" w:author="Sarthak Shah | IFMR Rural Finance" w:date="2016-11-09T17:22:00Z">
            <w:r w:rsidRPr="00974D2C" w:rsidDel="00974D2C">
              <w:rPr>
                <w:smallCaps/>
                <w:noProof/>
                <w:rPrChange w:id="254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7.3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55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Functional requirements</w:delText>
            </w:r>
            <w:r w:rsidDel="00974D2C">
              <w:rPr>
                <w:noProof/>
                <w:webHidden/>
              </w:rPr>
              <w:tab/>
              <w:delText>20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56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57" w:author="Sarthak Shah | IFMR Rural Finance" w:date="2016-11-09T17:22:00Z">
            <w:r w:rsidRPr="00974D2C" w:rsidDel="00974D2C">
              <w:rPr>
                <w:smallCaps/>
                <w:noProof/>
                <w:rPrChange w:id="258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7.4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59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Uploads</w:delText>
            </w:r>
            <w:r w:rsidDel="00974D2C">
              <w:rPr>
                <w:noProof/>
                <w:webHidden/>
              </w:rPr>
              <w:tab/>
              <w:delText>20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60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61" w:author="Sarthak Shah | IFMR Rural Finance" w:date="2016-11-09T17:22:00Z">
            <w:r w:rsidRPr="00974D2C" w:rsidDel="00974D2C">
              <w:rPr>
                <w:smallCaps/>
                <w:noProof/>
                <w:rPrChange w:id="262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7.5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63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Downloads</w:delText>
            </w:r>
            <w:r w:rsidDel="00974D2C">
              <w:rPr>
                <w:noProof/>
                <w:webHidden/>
              </w:rPr>
              <w:tab/>
              <w:delText>20</w:delText>
            </w:r>
          </w:del>
        </w:p>
        <w:p w:rsidR="006A1DFE" w:rsidDel="00974D2C" w:rsidRDefault="006A1DFE">
          <w:pPr>
            <w:pStyle w:val="TOC2"/>
            <w:tabs>
              <w:tab w:val="left" w:pos="880"/>
              <w:tab w:val="right" w:leader="dot" w:pos="9053"/>
            </w:tabs>
            <w:rPr>
              <w:del w:id="264" w:author="Sarthak Shah | IFMR Rural Finance" w:date="2016-11-09T17:22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265" w:author="Sarthak Shah | IFMR Rural Finance" w:date="2016-11-09T17:22:00Z">
            <w:r w:rsidRPr="00974D2C" w:rsidDel="00974D2C">
              <w:rPr>
                <w:smallCaps/>
                <w:noProof/>
                <w:rPrChange w:id="266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7.6</w:delText>
            </w:r>
            <w:r w:rsidDel="00974D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974D2C" w:rsidDel="00974D2C">
              <w:rPr>
                <w:smallCaps/>
                <w:noProof/>
                <w:rPrChange w:id="267" w:author="Sarthak Shah | IFMR Rural Finance" w:date="2016-11-09T17:22:00Z">
                  <w:rPr>
                    <w:rStyle w:val="Hyperlink"/>
                    <w:smallCaps/>
                    <w:noProof/>
                  </w:rPr>
                </w:rPrChange>
              </w:rPr>
              <w:delText>Reports</w:delText>
            </w:r>
            <w:r w:rsidDel="00974D2C">
              <w:rPr>
                <w:noProof/>
                <w:webHidden/>
              </w:rPr>
              <w:tab/>
              <w:delText>20</w:delText>
            </w:r>
          </w:del>
        </w:p>
        <w:p w:rsidR="00B42412" w:rsidRPr="0019430F" w:rsidRDefault="00B42412" w:rsidP="00B42412">
          <w:r w:rsidRPr="0054238B">
            <w:rPr>
              <w:b/>
              <w:bCs/>
              <w:noProof/>
            </w:rPr>
            <w:fldChar w:fldCharType="end"/>
          </w:r>
        </w:p>
      </w:sdtContent>
    </w:sdt>
    <w:p w:rsidR="00B42412" w:rsidRPr="0054238B" w:rsidRDefault="00B42412" w:rsidP="00B42412">
      <w:pPr>
        <w:pStyle w:val="Heading1"/>
        <w:rPr>
          <w:rFonts w:cs="Times New Roman"/>
        </w:rPr>
      </w:pPr>
    </w:p>
    <w:p w:rsidR="00B42412" w:rsidRPr="0019430F" w:rsidRDefault="00B42412" w:rsidP="00B42412"/>
    <w:p w:rsidR="00B42412" w:rsidRPr="0019430F" w:rsidRDefault="00B42412" w:rsidP="00B42412"/>
    <w:p w:rsidR="00B42412" w:rsidRPr="0019430F" w:rsidRDefault="00B42412" w:rsidP="00B42412"/>
    <w:p w:rsidR="00B42412" w:rsidRPr="0019430F" w:rsidRDefault="00B42412" w:rsidP="00B42412"/>
    <w:p w:rsidR="00D951CD" w:rsidRPr="0019430F" w:rsidRDefault="00D951CD" w:rsidP="00B42412">
      <w:pPr>
        <w:sectPr w:rsidR="00D951CD" w:rsidRPr="0019430F" w:rsidSect="0037061C">
          <w:headerReference w:type="default" r:id="rId10"/>
          <w:footerReference w:type="default" r:id="rId11"/>
          <w:pgSz w:w="11899" w:h="16838"/>
          <w:pgMar w:top="2232" w:right="1418" w:bottom="2835" w:left="1418" w:header="1560" w:footer="567" w:gutter="0"/>
          <w:cols w:space="720"/>
          <w:docGrid w:linePitch="360"/>
        </w:sectPr>
      </w:pPr>
    </w:p>
    <w:p w:rsidR="0019430F" w:rsidRDefault="00B42412" w:rsidP="00357ACA">
      <w:pPr>
        <w:pStyle w:val="Heading1"/>
        <w:rPr>
          <w:smallCaps/>
          <w:spacing w:val="5"/>
          <w:sz w:val="36"/>
          <w:szCs w:val="36"/>
        </w:rPr>
      </w:pPr>
      <w:bookmarkStart w:id="268" w:name="_Toc465872743"/>
      <w:bookmarkStart w:id="269" w:name="_Toc466475481"/>
      <w:r w:rsidRPr="00357ACA">
        <w:rPr>
          <w:rFonts w:cs="Times New Roman"/>
          <w:smallCaps/>
          <w:spacing w:val="5"/>
          <w:kern w:val="0"/>
          <w:sz w:val="36"/>
          <w:szCs w:val="36"/>
        </w:rPr>
        <w:lastRenderedPageBreak/>
        <w:t>Process Diagram</w:t>
      </w:r>
      <w:bookmarkEnd w:id="268"/>
      <w:bookmarkEnd w:id="269"/>
    </w:p>
    <w:p w:rsidR="0019430F" w:rsidRPr="00357ACA" w:rsidRDefault="0019430F" w:rsidP="00357ACA">
      <w:pPr>
        <w:pStyle w:val="Heading1"/>
        <w:ind w:left="142"/>
        <w:rPr>
          <w:smallCaps/>
          <w:spacing w:val="5"/>
          <w:sz w:val="36"/>
          <w:szCs w:val="36"/>
        </w:rPr>
      </w:pPr>
    </w:p>
    <w:p w:rsidR="002C2ABC" w:rsidRDefault="0019430F" w:rsidP="00357ACA">
      <w:pPr>
        <w:pStyle w:val="Heading1"/>
        <w:rPr>
          <w:ins w:id="270" w:author="Sarthak Shah | IFMR Rural Finance" w:date="2016-11-09T14:45:00Z"/>
        </w:rPr>
      </w:pPr>
      <w:bookmarkStart w:id="271" w:name="_Toc465872964"/>
      <w:del w:id="272" w:author="Sarthak Shah | IFMR Rural Finance" w:date="2016-11-09T14:44:00Z">
        <w:r w:rsidRPr="0054238B" w:rsidDel="00AF5EE4">
          <w:rPr>
            <w:b w:val="0"/>
            <w:bCs w:val="0"/>
            <w:noProof/>
            <w:lang w:val="en-GB" w:eastAsia="en-GB"/>
          </w:rPr>
          <w:drawing>
            <wp:inline distT="0" distB="0" distL="0" distR="0" wp14:anchorId="402AF4DC" wp14:editId="4B007F47">
              <wp:extent cx="7187979" cy="5278677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ad generation v1.pn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92934" cy="52823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bookmarkEnd w:id="271"/>
    </w:p>
    <w:p w:rsidR="00AF5EE4" w:rsidRPr="00AF5EE4" w:rsidRDefault="00AF5EE4">
      <w:pPr>
        <w:pPrChange w:id="273" w:author="Sarthak Shah | IFMR Rural Finance" w:date="2016-11-09T14:45:00Z">
          <w:pPr>
            <w:pStyle w:val="Heading1"/>
          </w:pPr>
        </w:pPrChange>
      </w:pPr>
      <w:ins w:id="274" w:author="Sarthak Shah | IFMR Rural Finance" w:date="2016-11-09T14:45:00Z">
        <w:r>
          <w:rPr>
            <w:noProof/>
            <w:lang w:val="en-GB" w:eastAsia="en-GB"/>
          </w:rPr>
          <w:drawing>
            <wp:inline distT="0" distB="0" distL="0" distR="0">
              <wp:extent cx="7200900" cy="5197346"/>
              <wp:effectExtent l="0" t="0" r="0" b="3810"/>
              <wp:docPr id="2" name="Picture 2" descr="C:\Users\sarthak.shah\AppData\Local\Microsoft\Windows\INetCache\Content.Word\lead generation v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sarthak.shah\AppData\Local\Microsoft\Windows\INetCache\Content.Word\lead generation v2.png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200900" cy="51973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5163FC" w:rsidRPr="0019430F" w:rsidRDefault="005163FC" w:rsidP="005163FC"/>
    <w:p w:rsidR="0019430F" w:rsidRPr="0019430F" w:rsidRDefault="00BE5C1B">
      <w:pPr>
        <w:rPr>
          <w:ins w:id="275" w:author="Namita Sivasankaran" w:date="2016-11-02T15:17:00Z"/>
        </w:rPr>
        <w:sectPr w:rsidR="0019430F" w:rsidRPr="0019430F" w:rsidSect="0019430F">
          <w:pgSz w:w="11899" w:h="16838"/>
          <w:pgMar w:top="1843" w:right="275" w:bottom="2835" w:left="284" w:header="1560" w:footer="567" w:gutter="0"/>
          <w:cols w:space="720"/>
          <w:docGrid w:linePitch="360"/>
        </w:sectPr>
      </w:pPr>
      <w:del w:id="276" w:author="Sarthak Shah | IFMR Rural Finance" w:date="2016-11-09T14:46:00Z">
        <w:r w:rsidRPr="0054238B" w:rsidDel="00AF5EE4">
          <w:rPr>
            <w:noProof/>
            <w:lang w:val="en-GB" w:eastAsia="en-GB"/>
          </w:rPr>
          <w:drawing>
            <wp:inline distT="0" distB="0" distL="0" distR="0" wp14:anchorId="2A7F8409" wp14:editId="78F9077C">
              <wp:extent cx="5752465" cy="3955415"/>
              <wp:effectExtent l="0" t="0" r="635" b="698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2465" cy="3955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77" w:author="Sarthak Shah | IFMR Rural Finance" w:date="2016-11-09T14:46:00Z">
        <w:r w:rsidR="00AF5EE4">
          <w:t xml:space="preserve"> </w:t>
        </w:r>
      </w:ins>
      <w:r w:rsidR="00FA2759" w:rsidRPr="0019430F">
        <w:br w:type="page"/>
      </w:r>
    </w:p>
    <w:p w:rsidR="00FA2759" w:rsidRPr="0019430F" w:rsidDel="0019430F" w:rsidRDefault="00FA2759">
      <w:pPr>
        <w:rPr>
          <w:del w:id="278" w:author="Namita Sivasankaran" w:date="2016-11-02T15:17:00Z"/>
        </w:rPr>
      </w:pPr>
      <w:bookmarkStart w:id="279" w:name="_Toc465872745"/>
      <w:bookmarkStart w:id="280" w:name="_Toc465872965"/>
      <w:bookmarkStart w:id="281" w:name="_Toc466475482"/>
      <w:bookmarkEnd w:id="279"/>
      <w:bookmarkEnd w:id="280"/>
      <w:bookmarkEnd w:id="281"/>
    </w:p>
    <w:p w:rsidR="00B454C8" w:rsidRPr="00357ACA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82" w:name="_Toc466475483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 definition</w:t>
      </w:r>
      <w:bookmarkEnd w:id="282"/>
    </w:p>
    <w:p w:rsidR="00FA2759" w:rsidRPr="00357ACA" w:rsidRDefault="00FA2759" w:rsidP="00357ACA">
      <w:pPr>
        <w:jc w:val="center"/>
        <w:rPr>
          <w:b/>
        </w:rPr>
      </w:pPr>
    </w:p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376"/>
        <w:gridCol w:w="7724"/>
      </w:tblGrid>
      <w:tr w:rsidR="00FA2759" w:rsidRPr="0019430F" w:rsidTr="003257A4">
        <w:trPr>
          <w:trHeight w:val="300"/>
        </w:trPr>
        <w:tc>
          <w:tcPr>
            <w:tcW w:w="2376" w:type="dxa"/>
            <w:noWrap/>
            <w:hideMark/>
          </w:tcPr>
          <w:p w:rsidR="00FA2759" w:rsidRPr="00357ACA" w:rsidRDefault="00FA2759" w:rsidP="00357ACA">
            <w:pPr>
              <w:jc w:val="center"/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724" w:type="dxa"/>
            <w:hideMark/>
          </w:tcPr>
          <w:p w:rsidR="00FA2759" w:rsidRPr="00357ACA" w:rsidRDefault="00FA2759" w:rsidP="00357ACA">
            <w:pPr>
              <w:jc w:val="center"/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19430F" w:rsidTr="00357ACA">
        <w:trPr>
          <w:trHeight w:val="674"/>
        </w:trPr>
        <w:tc>
          <w:tcPr>
            <w:tcW w:w="2376" w:type="dxa"/>
            <w:noWrap/>
          </w:tcPr>
          <w:p w:rsidR="00FA2759" w:rsidRPr="00357ACA" w:rsidRDefault="00F973C5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ins w:id="283" w:author="Sarthak Shah | IFMR Rural Finance" w:date="2016-11-09T14:47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C</w:t>
              </w:r>
            </w:ins>
            <w:del w:id="284" w:author="Sarthak Shah | IFMR Rural Finance" w:date="2016-11-09T14:47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c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entral </w:t>
            </w:r>
            <w:ins w:id="285" w:author="Sarthak Shah | IFMR Rural Finance" w:date="2016-11-09T14:47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M</w:t>
              </w:r>
            </w:ins>
            <w:del w:id="286" w:author="Sarthak Shah | IFMR Rural Finance" w:date="2016-11-09T14:47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m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arketing </w:t>
            </w:r>
            <w:ins w:id="287" w:author="Sarthak Shah | IFMR Rural Finance" w:date="2016-11-09T14:47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T</w:t>
              </w:r>
            </w:ins>
            <w:del w:id="288" w:author="Sarthak Shah | IFMR Rural Finance" w:date="2016-11-09T14:47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t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eam creates an excel with the list of leads and uploads the excel with </w:t>
            </w:r>
            <w:ins w:id="289" w:author="Sarthak Shah | IFMR Rural Finance" w:date="2016-11-09T14:47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H</w:t>
              </w:r>
            </w:ins>
            <w:del w:id="290" w:author="Sarthak Shah | IFMR Rural Finance" w:date="2016-11-09T14:47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h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ub </w:t>
            </w:r>
            <w:ins w:id="291" w:author="Sarthak Shah | IFMR Rural Finance" w:date="2016-11-09T14:47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N</w:t>
              </w:r>
            </w:ins>
            <w:del w:id="292" w:author="Sarthak Shah | IFMR Rural Finance" w:date="2016-11-09T14:47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n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>ame in the system</w:t>
            </w:r>
          </w:p>
        </w:tc>
      </w:tr>
      <w:tr w:rsidR="00FA2759" w:rsidRPr="0019430F" w:rsidTr="00357ACA">
        <w:trPr>
          <w:trHeight w:val="543"/>
        </w:trPr>
        <w:tc>
          <w:tcPr>
            <w:tcW w:w="2376" w:type="dxa"/>
            <w:noWrap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Assigning Leads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Hub Manager assigns leads to </w:t>
            </w:r>
            <w:del w:id="293" w:author="Namita Sivasankaran" w:date="2016-11-02T15:19:00Z">
              <w:r w:rsidRPr="00357ACA" w:rsidDel="0019430F">
                <w:rPr>
                  <w:color w:val="000000"/>
                  <w:sz w:val="24"/>
                  <w:szCs w:val="18"/>
                  <w:lang w:val="en-IN" w:eastAsia="en-IN"/>
                </w:rPr>
                <w:delText xml:space="preserve">a respective 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>spoke</w:t>
            </w:r>
            <w:r w:rsidR="000B5C2D" w:rsidRPr="00357ACA">
              <w:rPr>
                <w:color w:val="000000"/>
                <w:sz w:val="24"/>
                <w:szCs w:val="18"/>
                <w:lang w:val="en-IN" w:eastAsia="en-IN"/>
              </w:rPr>
              <w:t>. All such leads will be stored in “Incomplete Leads” queue</w:t>
            </w:r>
          </w:p>
        </w:tc>
      </w:tr>
      <w:tr w:rsidR="00FA2759" w:rsidRPr="0019430F" w:rsidTr="00357ACA">
        <w:trPr>
          <w:trHeight w:val="934"/>
        </w:trPr>
        <w:tc>
          <w:tcPr>
            <w:tcW w:w="2376" w:type="dxa"/>
            <w:noWrap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Capturing Lead details</w:t>
            </w:r>
            <w:r w:rsidR="00AD6BBF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ins w:id="294" w:author="Sarthak Shah | IFMR Rural Finance" w:date="2016-11-09T14:48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L</w:t>
              </w:r>
            </w:ins>
            <w:del w:id="295" w:author="Sarthak Shah | IFMR Rural Finance" w:date="2016-11-09T14:48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l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oan </w:t>
            </w:r>
            <w:ins w:id="296" w:author="Sarthak Shah | IFMR Rural Finance" w:date="2016-11-09T14:48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O</w:t>
              </w:r>
            </w:ins>
            <w:del w:id="297" w:author="Sarthak Shah | IFMR Rural Finance" w:date="2016-11-09T14:48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o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fficer uses the Lead </w:t>
            </w:r>
            <w:ins w:id="298" w:author="Sarthak Shah | IFMR Rural Finance" w:date="2016-11-09T14:48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G</w:t>
              </w:r>
            </w:ins>
            <w:del w:id="299" w:author="Sarthak Shah | IFMR Rural Finance" w:date="2016-11-09T14:48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g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>eneration screen to fill details about a specific lead, either by creating a fresh lead or working on one</w:t>
            </w:r>
            <w:r w:rsidR="00D64A8D" w:rsidRPr="00357ACA">
              <w:rPr>
                <w:color w:val="000000"/>
                <w:sz w:val="24"/>
                <w:szCs w:val="18"/>
                <w:lang w:val="en-IN" w:eastAsia="en-IN"/>
              </w:rPr>
              <w:t>s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assigned by the </w:t>
            </w:r>
            <w:ins w:id="300" w:author="Sarthak Shah | IFMR Rural Finance" w:date="2016-11-09T14:48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H</w:t>
              </w:r>
            </w:ins>
            <w:del w:id="301" w:author="Sarthak Shah | IFMR Rural Finance" w:date="2016-11-09T14:48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h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ub </w:t>
            </w:r>
            <w:ins w:id="302" w:author="Sarthak Shah | IFMR Rural Finance" w:date="2016-11-09T14:48:00Z">
              <w:r w:rsidR="00AF5EE4">
                <w:rPr>
                  <w:color w:val="000000"/>
                  <w:sz w:val="24"/>
                  <w:szCs w:val="18"/>
                  <w:lang w:val="en-IN" w:eastAsia="en-IN"/>
                </w:rPr>
                <w:t>M</w:t>
              </w:r>
            </w:ins>
            <w:del w:id="303" w:author="Sarthak Shah | IFMR Rural Finance" w:date="2016-11-09T14:48:00Z">
              <w:r w:rsidRPr="00357ACA" w:rsidDel="00AF5EE4">
                <w:rPr>
                  <w:color w:val="000000"/>
                  <w:sz w:val="24"/>
                  <w:szCs w:val="18"/>
                  <w:lang w:val="en-IN" w:eastAsia="en-IN"/>
                </w:rPr>
                <w:delText>m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>anager</w:t>
            </w:r>
            <w:r w:rsidR="000B5C2D" w:rsidRPr="00357ACA">
              <w:rPr>
                <w:color w:val="000000"/>
                <w:sz w:val="24"/>
                <w:szCs w:val="18"/>
                <w:lang w:val="en-IN" w:eastAsia="en-IN"/>
              </w:rPr>
              <w:t>.</w:t>
            </w:r>
          </w:p>
        </w:tc>
      </w:tr>
      <w:tr w:rsidR="00B84713" w:rsidRPr="0019430F" w:rsidTr="00357ACA">
        <w:trPr>
          <w:trHeight w:val="848"/>
        </w:trPr>
        <w:tc>
          <w:tcPr>
            <w:tcW w:w="2376" w:type="dxa"/>
            <w:noWrap/>
          </w:tcPr>
          <w:p w:rsidR="00B84713" w:rsidRPr="00357ACA" w:rsidRDefault="00B84713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Incomplete Leads Queue</w:t>
            </w:r>
          </w:p>
        </w:tc>
        <w:tc>
          <w:tcPr>
            <w:tcW w:w="7724" w:type="dxa"/>
          </w:tcPr>
          <w:p w:rsidR="00B84713" w:rsidRPr="00357ACA" w:rsidRDefault="00B84713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For cases where leads are assigned by the hub manager, in order to capture complete information, loan officer selects a lead from the Incomplete Leads queue.</w:t>
            </w:r>
          </w:p>
        </w:tc>
      </w:tr>
      <w:tr w:rsidR="00FA2759" w:rsidRPr="0019430F" w:rsidTr="00357ACA">
        <w:trPr>
          <w:trHeight w:val="393"/>
        </w:trPr>
        <w:tc>
          <w:tcPr>
            <w:tcW w:w="2376" w:type="dxa"/>
            <w:noWrap/>
          </w:tcPr>
          <w:p w:rsidR="00FA2759" w:rsidRPr="00357ACA" w:rsidRDefault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Follow up queue</w:t>
            </w:r>
          </w:p>
        </w:tc>
        <w:tc>
          <w:tcPr>
            <w:tcW w:w="7724" w:type="dxa"/>
          </w:tcPr>
          <w:p w:rsidR="00FA2759" w:rsidRPr="00357ACA" w:rsidRDefault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The leads kept for follow up are actioned upon on the follow- up date.</w:t>
            </w:r>
          </w:p>
        </w:tc>
      </w:tr>
    </w:tbl>
    <w:p w:rsidR="00C2578A" w:rsidRPr="0019430F" w:rsidRDefault="00C2578A" w:rsidP="00C2578A"/>
    <w:p w:rsidR="00B454C8" w:rsidRPr="00357ACA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04" w:name="_Toc466475484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304"/>
    </w:p>
    <w:p w:rsidR="00624CC3" w:rsidRPr="0019430F" w:rsidRDefault="00624CC3" w:rsidP="00624CC3"/>
    <w:tbl>
      <w:tblPr>
        <w:tblW w:w="9938" w:type="dxa"/>
        <w:tblInd w:w="93" w:type="dxa"/>
        <w:tblLook w:val="04A0" w:firstRow="1" w:lastRow="0" w:firstColumn="1" w:lastColumn="0" w:noHBand="0" w:noVBand="1"/>
      </w:tblPr>
      <w:tblGrid>
        <w:gridCol w:w="2850"/>
        <w:gridCol w:w="7088"/>
      </w:tblGrid>
      <w:tr w:rsidR="00FA2759" w:rsidRPr="0019430F" w:rsidTr="00357ACA">
        <w:trPr>
          <w:trHeight w:val="300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357AC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357AC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Applicable Role</w:t>
            </w:r>
          </w:p>
        </w:tc>
      </w:tr>
      <w:tr w:rsidR="00FA2759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357ACA" w:rsidRDefault="00F973C5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Central Marketing Team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Assigning Leads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Hub Manager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Capturing Lead details</w:t>
            </w:r>
            <w:r w:rsidR="00AD6BBF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  <w:tr w:rsidR="00C2578A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2578A" w:rsidRPr="00357ACA" w:rsidRDefault="00C2578A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Incomplete</w:t>
            </w:r>
            <w:r w:rsidR="00B84713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Leads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357ACA" w:rsidRDefault="00C2578A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Follow up queue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</w:tbl>
    <w:p w:rsidR="009B645D" w:rsidRDefault="009B645D" w:rsidP="00357ACA">
      <w:pPr>
        <w:pStyle w:val="Heading1"/>
        <w:keepNext w:val="0"/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</w:p>
    <w:p w:rsidR="00B42412" w:rsidRPr="00357ACA" w:rsidRDefault="00F973C5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05" w:name="_Toc466475485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Bulk lead data upload</w:t>
      </w:r>
      <w:bookmarkEnd w:id="305"/>
    </w:p>
    <w:p w:rsidR="00B42412" w:rsidRPr="00357ACA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306" w:name="_Toc466475486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UI specification</w:t>
      </w:r>
      <w:r w:rsidR="006608A4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 xml:space="preserve"> (Data Upload File)</w:t>
      </w:r>
      <w:bookmarkEnd w:id="306"/>
    </w:p>
    <w:p w:rsidR="00A445AD" w:rsidRPr="00357ACA" w:rsidRDefault="00A445AD" w:rsidP="00A445AD">
      <w:pPr>
        <w:rPr>
          <w:sz w:val="24"/>
          <w:szCs w:val="24"/>
        </w:rPr>
      </w:pPr>
    </w:p>
    <w:p w:rsidR="00A445AD" w:rsidRPr="00357ACA" w:rsidRDefault="009D7722" w:rsidP="00A445AD">
      <w:pPr>
        <w:rPr>
          <w:sz w:val="24"/>
          <w:szCs w:val="24"/>
        </w:rPr>
      </w:pPr>
      <w:r w:rsidRPr="00357ACA">
        <w:rPr>
          <w:sz w:val="24"/>
          <w:szCs w:val="24"/>
        </w:rPr>
        <w:t xml:space="preserve">     </w:t>
      </w:r>
      <w:r w:rsidRPr="00357ACA">
        <w:rPr>
          <w:sz w:val="24"/>
          <w:szCs w:val="24"/>
        </w:rPr>
        <w:tab/>
      </w:r>
      <w:r w:rsidR="009B645D" w:rsidRPr="009B645D">
        <w:rPr>
          <w:sz w:val="24"/>
          <w:szCs w:val="24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85pt;height:49.4pt" o:ole="">
            <v:imagedata r:id="rId15" o:title=""/>
          </v:shape>
          <o:OLEObject Type="Embed" ProgID="Excel.Sheet.12" ShapeID="_x0000_i1025" DrawAspect="Icon" ObjectID="_1540217309" r:id="rId16"/>
        </w:object>
      </w:r>
    </w:p>
    <w:p w:rsidR="009B674C" w:rsidRPr="00357ACA" w:rsidRDefault="009B674C" w:rsidP="009B674C">
      <w:pPr>
        <w:rPr>
          <w:sz w:val="24"/>
          <w:szCs w:val="24"/>
        </w:rPr>
      </w:pPr>
    </w:p>
    <w:p w:rsidR="00B42412" w:rsidRPr="00357ACA" w:rsidRDefault="009B674C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307" w:name="_Toc466475487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S</w:t>
      </w:r>
      <w:r w:rsidR="00B42412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creenshot</w:t>
      </w:r>
      <w:bookmarkEnd w:id="307"/>
    </w:p>
    <w:p w:rsidR="009B674C" w:rsidRPr="0019430F" w:rsidRDefault="009B674C" w:rsidP="009B674C"/>
    <w:p w:rsidR="009B674C" w:rsidRDefault="00D0458C" w:rsidP="00D0458C">
      <w:pPr>
        <w:ind w:left="1080"/>
        <w:rPr>
          <w:ins w:id="308" w:author="Sarthak Shah | IFMR Rural Finance" w:date="2016-11-09T14:49:00Z"/>
        </w:rPr>
      </w:pPr>
      <w:del w:id="309" w:author="Sarthak Shah | IFMR Rural Finance" w:date="2016-11-09T14:49:00Z">
        <w:r w:rsidRPr="0019430F" w:rsidDel="00AF5EE4">
          <w:delText>N.A.</w:delText>
        </w:r>
      </w:del>
    </w:p>
    <w:tbl>
      <w:tblPr>
        <w:tblW w:w="4800" w:type="dxa"/>
        <w:tblInd w:w="108" w:type="dxa"/>
        <w:tblLook w:val="04A0" w:firstRow="1" w:lastRow="0" w:firstColumn="1" w:lastColumn="0" w:noHBand="0" w:noVBand="1"/>
      </w:tblPr>
      <w:tblGrid>
        <w:gridCol w:w="1176"/>
        <w:gridCol w:w="960"/>
        <w:gridCol w:w="960"/>
        <w:gridCol w:w="960"/>
        <w:gridCol w:w="960"/>
      </w:tblGrid>
      <w:tr w:rsidR="00AF5EE4" w:rsidRPr="00AF5EE4" w:rsidTr="00AF5EE4">
        <w:trPr>
          <w:trHeight w:val="300"/>
          <w:ins w:id="310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1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1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1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1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1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16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1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  <w:ins w:id="318" w:author="Sarthak Shah | IFMR Rural Finance" w:date="2016-11-09T14:51:00Z">
              <w:r>
                <w:rPr>
                  <w:rFonts w:ascii="Calibri" w:hAnsi="Calibri"/>
                  <w:noProof/>
                  <w:color w:val="000000"/>
                  <w:sz w:val="22"/>
                  <w:szCs w:val="22"/>
                  <w:lang w:val="en-GB" w:eastAsia="en-GB"/>
                </w:rPr>
                <w:drawing>
                  <wp:anchor distT="0" distB="0" distL="114300" distR="114300" simplePos="0" relativeHeight="251656704" behindDoc="0" locked="0" layoutInCell="1" allowOverlap="1">
                    <wp:simplePos x="0" y="0"/>
                    <wp:positionH relativeFrom="column">
                      <wp:posOffset>19050</wp:posOffset>
                    </wp:positionH>
                    <wp:positionV relativeFrom="paragraph">
                      <wp:posOffset>1095375</wp:posOffset>
                    </wp:positionV>
                    <wp:extent cx="3038475" cy="542925"/>
                    <wp:effectExtent l="0" t="0" r="9525" b="9525"/>
                    <wp:wrapNone/>
                    <wp:docPr id="16" name="Picture 16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38475" cy="5429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rFonts w:ascii="Calibri" w:hAnsi="Calibri"/>
                  <w:noProof/>
                  <w:color w:val="000000"/>
                  <w:sz w:val="22"/>
                  <w:szCs w:val="22"/>
                  <w:lang w:val="en-GB" w:eastAsia="en-GB"/>
                </w:rPr>
                <w:drawing>
                  <wp:anchor distT="0" distB="0" distL="114300" distR="114300" simplePos="0" relativeHeight="251657728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3124200" cy="1095375"/>
                    <wp:effectExtent l="0" t="0" r="0" b="9525"/>
                    <wp:wrapNone/>
                    <wp:docPr id="109" name="Picture 109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9" name="Picture 1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24200" cy="10953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AF5EE4" w:rsidRPr="00AF5EE4">
              <w:trPr>
                <w:trHeight w:val="300"/>
                <w:tblCellSpacing w:w="0" w:type="dxa"/>
                <w:ins w:id="319" w:author="Sarthak Shah | IFMR Rural Finance" w:date="2016-11-09T14:51:00Z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5EE4" w:rsidRPr="00AF5EE4" w:rsidRDefault="00AF5EE4" w:rsidP="00AF5EE4">
                  <w:pPr>
                    <w:rPr>
                      <w:ins w:id="320" w:author="Sarthak Shah | IFMR Rural Finance" w:date="2016-11-09T14:51:00Z"/>
                      <w:rFonts w:ascii="Calibri" w:hAnsi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</w:tr>
          </w:tbl>
          <w:p w:rsidR="00AF5EE4" w:rsidRPr="00AF5EE4" w:rsidRDefault="00AF5EE4" w:rsidP="00AF5EE4">
            <w:pPr>
              <w:rPr>
                <w:ins w:id="32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2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2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2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2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26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2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2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2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3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3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32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3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3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3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36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3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38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3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4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4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4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4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44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4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46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4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4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4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50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5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5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5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5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5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56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5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5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5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6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6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62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6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6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6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66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6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68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6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7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7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7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7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74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7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76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7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7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7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80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8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8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8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8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8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86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8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8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8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9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9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392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9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  <w:ins w:id="394" w:author="Sarthak Shah | IFMR Rural Finance" w:date="2016-11-09T14:51:00Z">
              <w:r>
                <w:rPr>
                  <w:rFonts w:ascii="Calibri" w:hAnsi="Calibri"/>
                  <w:noProof/>
                  <w:color w:val="000000"/>
                  <w:sz w:val="22"/>
                  <w:szCs w:val="22"/>
                  <w:lang w:val="en-GB" w:eastAsia="en-GB"/>
                </w:rPr>
                <w:drawing>
                  <wp:anchor distT="0" distB="0" distL="114300" distR="114300" simplePos="0" relativeHeight="251658752" behindDoc="0" locked="0" layoutInCell="1" allowOverlap="1">
                    <wp:simplePos x="0" y="0"/>
                    <wp:positionH relativeFrom="column">
                      <wp:posOffset>314325</wp:posOffset>
                    </wp:positionH>
                    <wp:positionV relativeFrom="paragraph">
                      <wp:posOffset>57150</wp:posOffset>
                    </wp:positionV>
                    <wp:extent cx="2428875" cy="1333500"/>
                    <wp:effectExtent l="0" t="0" r="0" b="0"/>
                    <wp:wrapNone/>
                    <wp:docPr id="12" name="Picture 12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24642" cy="13335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ins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AF5EE4" w:rsidRPr="00AF5EE4">
              <w:trPr>
                <w:trHeight w:val="300"/>
                <w:tblCellSpacing w:w="0" w:type="dxa"/>
                <w:ins w:id="395" w:author="Sarthak Shah | IFMR Rural Finance" w:date="2016-11-09T14:51:00Z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5EE4" w:rsidRPr="00AF5EE4" w:rsidRDefault="00AF5EE4" w:rsidP="00AF5EE4">
                  <w:pPr>
                    <w:rPr>
                      <w:ins w:id="396" w:author="Sarthak Shah | IFMR Rural Finance" w:date="2016-11-09T14:51:00Z"/>
                      <w:rFonts w:ascii="Calibri" w:hAnsi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</w:tr>
          </w:tbl>
          <w:p w:rsidR="00AF5EE4" w:rsidRPr="00AF5EE4" w:rsidRDefault="00AF5EE4" w:rsidP="00AF5EE4">
            <w:pPr>
              <w:rPr>
                <w:ins w:id="39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9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39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0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0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02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0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0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0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06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0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08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0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1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1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1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1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14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1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16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1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1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1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20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2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2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2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2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2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26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2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2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2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3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3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32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3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3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3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36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3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38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3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4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4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4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4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44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4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46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4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4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4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50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5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52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53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54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55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  <w:tr w:rsidR="00AF5EE4" w:rsidRPr="00AF5EE4" w:rsidTr="00AF5EE4">
        <w:trPr>
          <w:trHeight w:val="300"/>
          <w:ins w:id="456" w:author="Sarthak Shah | IFMR Rural Finance" w:date="2016-11-09T14:51:00Z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57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58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59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60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5EE4" w:rsidRPr="00AF5EE4" w:rsidRDefault="00AF5EE4" w:rsidP="00AF5EE4">
            <w:pPr>
              <w:rPr>
                <w:ins w:id="461" w:author="Sarthak Shah | IFMR Rural Finance" w:date="2016-11-09T14:51:00Z"/>
                <w:rFonts w:ascii="Calibri" w:hAnsi="Calibri"/>
                <w:color w:val="000000"/>
                <w:sz w:val="22"/>
                <w:szCs w:val="22"/>
                <w:lang w:val="en-GB" w:eastAsia="en-GB"/>
              </w:rPr>
            </w:pPr>
          </w:p>
        </w:tc>
      </w:tr>
    </w:tbl>
    <w:p w:rsidR="00AF5EE4" w:rsidRPr="0019430F" w:rsidRDefault="00AF5EE4" w:rsidP="00D0458C">
      <w:pPr>
        <w:ind w:left="1080"/>
      </w:pPr>
    </w:p>
    <w:p w:rsidR="000B5C2D" w:rsidRPr="0019430F" w:rsidDel="009B645D" w:rsidRDefault="000B5C2D" w:rsidP="000B5C2D">
      <w:pPr>
        <w:rPr>
          <w:del w:id="462" w:author="Namita Sivasankaran" w:date="2016-11-02T15:23:00Z"/>
        </w:rPr>
      </w:pPr>
      <w:bookmarkStart w:id="463" w:name="_Toc465872751"/>
      <w:bookmarkStart w:id="464" w:name="_Toc465872971"/>
      <w:bookmarkStart w:id="465" w:name="_Toc466475488"/>
      <w:bookmarkEnd w:id="463"/>
      <w:bookmarkEnd w:id="464"/>
      <w:bookmarkEnd w:id="465"/>
    </w:p>
    <w:p w:rsidR="00B42412" w:rsidRPr="00357ACA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466" w:name="_Toc466475489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466"/>
    </w:p>
    <w:p w:rsidR="009B674C" w:rsidRPr="00357ACA" w:rsidRDefault="00324BD7" w:rsidP="00357ACA">
      <w:pPr>
        <w:ind w:left="360"/>
        <w:jc w:val="both"/>
        <w:rPr>
          <w:sz w:val="24"/>
          <w:szCs w:val="24"/>
        </w:rPr>
      </w:pPr>
      <w:r w:rsidRPr="00357ACA">
        <w:rPr>
          <w:b/>
          <w:sz w:val="24"/>
          <w:szCs w:val="24"/>
        </w:rPr>
        <w:t>Central Marketing Manager</w:t>
      </w:r>
      <w:r w:rsidR="000B2BA5" w:rsidRPr="00357ACA">
        <w:rPr>
          <w:sz w:val="24"/>
          <w:szCs w:val="24"/>
        </w:rPr>
        <w:t xml:space="preserve"> logs in</w:t>
      </w:r>
      <w:r w:rsidR="00D624C5" w:rsidRPr="00357ACA">
        <w:rPr>
          <w:sz w:val="24"/>
          <w:szCs w:val="24"/>
        </w:rPr>
        <w:t>.</w:t>
      </w:r>
    </w:p>
    <w:p w:rsidR="009B674C" w:rsidRPr="00357ACA" w:rsidRDefault="00324BD7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Creates an excel</w:t>
      </w:r>
      <w:r w:rsidR="009B645D">
        <w:rPr>
          <w:rFonts w:ascii="Times New Roman" w:hAnsi="Times New Roman"/>
          <w:sz w:val="24"/>
          <w:szCs w:val="24"/>
        </w:rPr>
        <w:t xml:space="preserve"> sheet</w:t>
      </w:r>
      <w:r w:rsidRPr="00357ACA">
        <w:rPr>
          <w:rFonts w:ascii="Times New Roman" w:hAnsi="Times New Roman"/>
          <w:sz w:val="24"/>
          <w:szCs w:val="24"/>
        </w:rPr>
        <w:t xml:space="preserve"> with the list of leads</w:t>
      </w:r>
      <w:r w:rsidR="008B48B5" w:rsidRPr="00357ACA">
        <w:rPr>
          <w:rFonts w:ascii="Times New Roman" w:hAnsi="Times New Roman"/>
          <w:sz w:val="24"/>
          <w:szCs w:val="24"/>
        </w:rPr>
        <w:t xml:space="preserve"> </w:t>
      </w:r>
      <w:r w:rsidR="00D624C5" w:rsidRPr="00357ACA">
        <w:rPr>
          <w:rFonts w:ascii="Times New Roman" w:hAnsi="Times New Roman"/>
          <w:sz w:val="24"/>
          <w:szCs w:val="24"/>
        </w:rPr>
        <w:t>(</w:t>
      </w:r>
      <w:del w:id="467" w:author="Namita Sivasankaran" w:date="2016-11-02T15:24:00Z"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according </w:delText>
        </w:r>
      </w:del>
      <w:ins w:id="468" w:author="Namita Sivasankaran" w:date="2016-11-02T15:24:00Z">
        <w:r w:rsidR="009B645D">
          <w:rPr>
            <w:rFonts w:ascii="Times New Roman" w:hAnsi="Times New Roman"/>
            <w:sz w:val="24"/>
            <w:szCs w:val="24"/>
          </w:rPr>
          <w:t xml:space="preserve">in the prescribed </w:t>
        </w:r>
      </w:ins>
      <w:del w:id="469" w:author="Namita Sivasankaran" w:date="2016-11-02T15:24:00Z"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to the </w:delText>
        </w:r>
      </w:del>
      <w:r w:rsidR="00D624C5" w:rsidRPr="00357ACA">
        <w:rPr>
          <w:rFonts w:ascii="Times New Roman" w:hAnsi="Times New Roman"/>
          <w:sz w:val="24"/>
          <w:szCs w:val="24"/>
        </w:rPr>
        <w:t>format shared and agreed)</w:t>
      </w:r>
      <w:r w:rsidRPr="00357ACA">
        <w:rPr>
          <w:rFonts w:ascii="Times New Roman" w:hAnsi="Times New Roman"/>
          <w:sz w:val="24"/>
          <w:szCs w:val="24"/>
        </w:rPr>
        <w:t xml:space="preserve"> and uploads </w:t>
      </w:r>
      <w:ins w:id="470" w:author="Namita Sivasankaran" w:date="2016-11-02T15:25:00Z">
        <w:r w:rsidR="009B645D">
          <w:rPr>
            <w:rFonts w:ascii="Times New Roman" w:hAnsi="Times New Roman"/>
            <w:sz w:val="24"/>
            <w:szCs w:val="24"/>
          </w:rPr>
          <w:t xml:space="preserve">the </w:t>
        </w:r>
      </w:ins>
      <w:r w:rsidRPr="00357ACA">
        <w:rPr>
          <w:rFonts w:ascii="Times New Roman" w:hAnsi="Times New Roman"/>
          <w:sz w:val="24"/>
          <w:szCs w:val="24"/>
        </w:rPr>
        <w:t>excel</w:t>
      </w:r>
      <w:del w:id="471" w:author="Namita Sivasankaran" w:date="2016-11-02T15:25:00Z">
        <w:r w:rsidRPr="00357ACA" w:rsidDel="009B645D">
          <w:rPr>
            <w:rFonts w:ascii="Times New Roman" w:hAnsi="Times New Roman"/>
            <w:sz w:val="24"/>
            <w:szCs w:val="24"/>
          </w:rPr>
          <w:delText xml:space="preserve"> with</w:delText>
        </w:r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 respective</w:delText>
        </w:r>
        <w:r w:rsidRPr="00357ACA" w:rsidDel="009B645D">
          <w:rPr>
            <w:rFonts w:ascii="Times New Roman" w:hAnsi="Times New Roman"/>
            <w:sz w:val="24"/>
            <w:szCs w:val="24"/>
          </w:rPr>
          <w:delText xml:space="preserve"> hub name</w:delText>
        </w:r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 for each leads</w:delText>
        </w:r>
      </w:del>
      <w:r w:rsidR="00D624C5" w:rsidRPr="00357ACA">
        <w:rPr>
          <w:rFonts w:ascii="Times New Roman" w:hAnsi="Times New Roman"/>
          <w:sz w:val="24"/>
          <w:szCs w:val="24"/>
        </w:rPr>
        <w:t>,</w:t>
      </w:r>
      <w:r w:rsidRPr="00357ACA">
        <w:rPr>
          <w:rFonts w:ascii="Times New Roman" w:hAnsi="Times New Roman"/>
          <w:sz w:val="24"/>
          <w:szCs w:val="24"/>
        </w:rPr>
        <w:t xml:space="preserve"> in the system</w:t>
      </w:r>
      <w:r w:rsidR="00D624C5" w:rsidRPr="00357ACA">
        <w:rPr>
          <w:rFonts w:ascii="Times New Roman" w:hAnsi="Times New Roman"/>
          <w:sz w:val="24"/>
          <w:szCs w:val="24"/>
        </w:rPr>
        <w:t>.</w:t>
      </w:r>
    </w:p>
    <w:p w:rsidR="00AC2257" w:rsidRPr="00357ACA" w:rsidRDefault="00AC2257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 xml:space="preserve">Leads </w:t>
      </w:r>
      <w:del w:id="472" w:author="Namita Sivasankaran" w:date="2016-11-02T15:27:00Z">
        <w:r w:rsidRPr="00357ACA" w:rsidDel="009B645D">
          <w:rPr>
            <w:rFonts w:ascii="Times New Roman" w:hAnsi="Times New Roman"/>
            <w:sz w:val="24"/>
            <w:szCs w:val="24"/>
          </w:rPr>
          <w:delText xml:space="preserve">to be </w:delText>
        </w:r>
      </w:del>
      <w:r w:rsidRPr="00357ACA">
        <w:rPr>
          <w:rFonts w:ascii="Times New Roman" w:hAnsi="Times New Roman"/>
          <w:sz w:val="24"/>
          <w:szCs w:val="24"/>
        </w:rPr>
        <w:t xml:space="preserve">uploaded in the system </w:t>
      </w:r>
      <w:del w:id="473" w:author="Namita Sivasankaran" w:date="2016-11-02T15:27:00Z">
        <w:r w:rsidRPr="00357ACA" w:rsidDel="009B645D">
          <w:rPr>
            <w:rFonts w:ascii="Times New Roman" w:hAnsi="Times New Roman"/>
            <w:sz w:val="24"/>
            <w:szCs w:val="24"/>
          </w:rPr>
          <w:delText xml:space="preserve">and same </w:delText>
        </w:r>
      </w:del>
      <w:r w:rsidRPr="00357ACA">
        <w:rPr>
          <w:rFonts w:ascii="Times New Roman" w:hAnsi="Times New Roman"/>
          <w:sz w:val="24"/>
          <w:szCs w:val="24"/>
        </w:rPr>
        <w:t xml:space="preserve">should appear in the </w:t>
      </w:r>
      <w:r w:rsidR="00D624C5" w:rsidRPr="00357ACA">
        <w:rPr>
          <w:rFonts w:ascii="Times New Roman" w:hAnsi="Times New Roman"/>
          <w:sz w:val="24"/>
          <w:szCs w:val="24"/>
        </w:rPr>
        <w:t xml:space="preserve">respective </w:t>
      </w:r>
      <w:r w:rsidRPr="00357ACA">
        <w:rPr>
          <w:rFonts w:ascii="Times New Roman" w:hAnsi="Times New Roman"/>
          <w:sz w:val="24"/>
          <w:szCs w:val="24"/>
        </w:rPr>
        <w:t>Hub Manager login</w:t>
      </w:r>
      <w:r w:rsidR="00A445AD" w:rsidRPr="00357ACA">
        <w:rPr>
          <w:rFonts w:ascii="Times New Roman" w:hAnsi="Times New Roman"/>
          <w:sz w:val="24"/>
          <w:szCs w:val="24"/>
        </w:rPr>
        <w:t xml:space="preserve"> (based on the hub, </w:t>
      </w:r>
      <w:ins w:id="474" w:author="Namita Sivasankaran" w:date="2016-11-02T15:27:00Z">
        <w:r w:rsidR="009B645D">
          <w:rPr>
            <w:rFonts w:ascii="Times New Roman" w:hAnsi="Times New Roman"/>
            <w:sz w:val="24"/>
            <w:szCs w:val="24"/>
          </w:rPr>
          <w:t xml:space="preserve">and the </w:t>
        </w:r>
      </w:ins>
      <w:r w:rsidR="00A445AD" w:rsidRPr="00E37DC1">
        <w:rPr>
          <w:rFonts w:ascii="Times New Roman" w:hAnsi="Times New Roman"/>
          <w:sz w:val="24"/>
          <w:szCs w:val="24"/>
        </w:rPr>
        <w:t xml:space="preserve">hub manager </w:t>
      </w:r>
      <w:del w:id="475" w:author="Namita Sivasankaran" w:date="2016-11-02T15:27:00Z">
        <w:r w:rsidR="00E4790D" w:rsidRPr="00E37DC1" w:rsidDel="009B645D">
          <w:rPr>
            <w:rFonts w:ascii="Times New Roman" w:hAnsi="Times New Roman"/>
            <w:sz w:val="24"/>
            <w:szCs w:val="24"/>
          </w:rPr>
          <w:delText xml:space="preserve">is </w:delText>
        </w:r>
      </w:del>
      <w:r w:rsidR="00E4790D" w:rsidRPr="00E37DC1">
        <w:rPr>
          <w:rFonts w:ascii="Times New Roman" w:hAnsi="Times New Roman"/>
          <w:sz w:val="24"/>
          <w:szCs w:val="24"/>
        </w:rPr>
        <w:t>mapped to</w:t>
      </w:r>
      <w:ins w:id="476" w:author="Namita Sivasankaran" w:date="2016-11-02T15:27:00Z">
        <w:r w:rsidR="009B645D">
          <w:rPr>
            <w:rFonts w:ascii="Times New Roman" w:hAnsi="Times New Roman"/>
            <w:sz w:val="24"/>
            <w:szCs w:val="24"/>
          </w:rPr>
          <w:t xml:space="preserve"> it</w:t>
        </w:r>
      </w:ins>
      <w:r w:rsidR="00E4790D" w:rsidRPr="00357ACA">
        <w:rPr>
          <w:rFonts w:ascii="Times New Roman" w:hAnsi="Times New Roman"/>
          <w:sz w:val="24"/>
          <w:szCs w:val="24"/>
        </w:rPr>
        <w:t>).</w:t>
      </w:r>
    </w:p>
    <w:p w:rsidR="00115A34" w:rsidRPr="00357ACA" w:rsidRDefault="00115A34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After successful upload, the status of these leads can be “assignment pending”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477" w:name="_Toc458619794"/>
      <w:bookmarkStart w:id="478" w:name="_Toc466475490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Uploads</w:t>
      </w:r>
      <w:bookmarkEnd w:id="477"/>
      <w:bookmarkEnd w:id="478"/>
    </w:p>
    <w:p w:rsidR="009118D9" w:rsidRPr="00357ACA" w:rsidRDefault="00324BD7" w:rsidP="00324BD7">
      <w:pPr>
        <w:ind w:left="1080"/>
        <w:rPr>
          <w:rFonts w:eastAsia="Calibri"/>
          <w:sz w:val="24"/>
          <w:szCs w:val="24"/>
          <w:lang w:val="en-IN"/>
        </w:rPr>
      </w:pPr>
      <w:r w:rsidRPr="00357ACA">
        <w:rPr>
          <w:rFonts w:eastAsia="Calibri"/>
          <w:sz w:val="24"/>
          <w:szCs w:val="24"/>
          <w:lang w:val="en-IN"/>
        </w:rPr>
        <w:t xml:space="preserve">The lead </w:t>
      </w:r>
      <w:r w:rsidR="00996B58" w:rsidRPr="00357ACA">
        <w:rPr>
          <w:rFonts w:eastAsia="Calibri"/>
          <w:sz w:val="24"/>
          <w:szCs w:val="24"/>
          <w:lang w:val="en-IN"/>
        </w:rPr>
        <w:t>data upload</w:t>
      </w:r>
      <w:r w:rsidRPr="00357ACA">
        <w:rPr>
          <w:rFonts w:eastAsia="Calibri"/>
          <w:sz w:val="24"/>
          <w:szCs w:val="24"/>
          <w:lang w:val="en-IN"/>
        </w:rPr>
        <w:t xml:space="preserve"> spreadsheet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479" w:name="_Toc458619795"/>
      <w:bookmarkStart w:id="480" w:name="_Toc466475491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Downloads</w:t>
      </w:r>
      <w:bookmarkEnd w:id="479"/>
      <w:bookmarkEnd w:id="480"/>
    </w:p>
    <w:p w:rsidR="009118D9" w:rsidRPr="00357ACA" w:rsidRDefault="00B62F8C" w:rsidP="00B62F8C">
      <w:pPr>
        <w:pStyle w:val="ListParagraph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lastRenderedPageBreak/>
        <w:t>NA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481" w:name="_Toc458619796"/>
      <w:bookmarkStart w:id="482" w:name="_Toc466475492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Reports</w:t>
      </w:r>
      <w:bookmarkEnd w:id="481"/>
      <w:bookmarkEnd w:id="482"/>
    </w:p>
    <w:p w:rsidR="009118D9" w:rsidRPr="00357ACA" w:rsidRDefault="009B1B42" w:rsidP="00324BD7">
      <w:pPr>
        <w:ind w:left="360" w:firstLine="720"/>
        <w:rPr>
          <w:rFonts w:eastAsia="Calibri"/>
          <w:sz w:val="24"/>
          <w:szCs w:val="24"/>
          <w:lang w:val="en-IN"/>
        </w:rPr>
      </w:pPr>
      <w:r w:rsidRPr="00357ACA">
        <w:rPr>
          <w:rFonts w:eastAsia="Calibri"/>
          <w:sz w:val="24"/>
          <w:szCs w:val="24"/>
          <w:lang w:val="en-IN"/>
        </w:rPr>
        <w:t>Lead Generation r</w:t>
      </w:r>
      <w:r w:rsidR="00324BD7" w:rsidRPr="00357ACA">
        <w:rPr>
          <w:rFonts w:eastAsia="Calibri"/>
          <w:sz w:val="24"/>
          <w:szCs w:val="24"/>
          <w:lang w:val="en-IN"/>
        </w:rPr>
        <w:t>eport</w:t>
      </w:r>
    </w:p>
    <w:p w:rsidR="00C2578A" w:rsidRPr="00357ACA" w:rsidRDefault="00C2578A" w:rsidP="00324BD7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C2578A" w:rsidRPr="00357ACA" w:rsidDel="009B645D" w:rsidRDefault="00C2578A" w:rsidP="00E37DC1">
      <w:pPr>
        <w:rPr>
          <w:del w:id="483" w:author="Namita Sivasankaran" w:date="2016-11-02T15:28:00Z"/>
          <w:sz w:val="28"/>
          <w:szCs w:val="28"/>
        </w:rPr>
      </w:pPr>
      <w:bookmarkStart w:id="484" w:name="_Toc465872756"/>
      <w:bookmarkStart w:id="485" w:name="_Toc465872976"/>
      <w:bookmarkStart w:id="486" w:name="_Toc466475493"/>
      <w:bookmarkEnd w:id="484"/>
      <w:bookmarkEnd w:id="485"/>
      <w:bookmarkEnd w:id="486"/>
    </w:p>
    <w:p w:rsidR="00B42412" w:rsidRPr="00357ACA" w:rsidRDefault="00324BD7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24"/>
          <w:szCs w:val="36"/>
        </w:rPr>
      </w:pPr>
      <w:bookmarkStart w:id="487" w:name="_Toc466475494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assigning leads</w:t>
      </w:r>
      <w:r w:rsidR="00115A34"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 </w:t>
      </w:r>
      <w:r w:rsidR="00115A34" w:rsidRPr="00357ACA">
        <w:rPr>
          <w:rFonts w:cs="Times New Roman"/>
          <w:b w:val="0"/>
          <w:bCs w:val="0"/>
          <w:smallCaps/>
          <w:spacing w:val="5"/>
          <w:kern w:val="0"/>
          <w:sz w:val="24"/>
          <w:szCs w:val="36"/>
        </w:rPr>
        <w:t>(ASSIGNMENT PENDING QUEUE)</w:t>
      </w:r>
      <w:bookmarkEnd w:id="487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488" w:name="_Toc466475495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(</w:t>
      </w:r>
      <w:r w:rsidR="00662D95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Assignment Pending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)</w:t>
      </w:r>
      <w:bookmarkEnd w:id="488"/>
    </w:p>
    <w:p w:rsidR="00353206" w:rsidRPr="0019430F" w:rsidRDefault="00353206" w:rsidP="00353206"/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276"/>
        <w:gridCol w:w="1134"/>
        <w:gridCol w:w="3543"/>
      </w:tblGrid>
      <w:tr w:rsidR="007034C6" w:rsidRPr="009B645D" w:rsidTr="00357ACA">
        <w:tc>
          <w:tcPr>
            <w:tcW w:w="1668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Data Type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3543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7034C6" w:rsidRPr="009B645D" w:rsidDel="009B645D" w:rsidTr="00357ACA">
        <w:trPr>
          <w:del w:id="489" w:author="Namita Sivasankaran" w:date="2016-11-02T15:30:00Z"/>
        </w:trPr>
        <w:tc>
          <w:tcPr>
            <w:tcW w:w="1668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490" w:author="Namita Sivasankaran" w:date="2016-11-02T15:30:00Z"/>
                <w:rFonts w:eastAsiaTheme="majorEastAsia"/>
                <w:sz w:val="18"/>
                <w:szCs w:val="18"/>
                <w:rPrChange w:id="491" w:author="Namita Sivasankaran" w:date="2016-11-02T15:28:00Z">
                  <w:rPr>
                    <w:del w:id="492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493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494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S. No.</w:delText>
              </w:r>
            </w:del>
          </w:p>
        </w:tc>
        <w:tc>
          <w:tcPr>
            <w:tcW w:w="1559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495" w:author="Namita Sivasankaran" w:date="2016-11-02T15:30:00Z"/>
                <w:rFonts w:eastAsiaTheme="majorEastAsia"/>
                <w:sz w:val="18"/>
                <w:szCs w:val="18"/>
                <w:rPrChange w:id="496" w:author="Namita Sivasankaran" w:date="2016-11-02T15:28:00Z">
                  <w:rPr>
                    <w:del w:id="497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498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499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Assigning Leads</w:delText>
              </w:r>
            </w:del>
          </w:p>
        </w:tc>
        <w:tc>
          <w:tcPr>
            <w:tcW w:w="1276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00" w:author="Namita Sivasankaran" w:date="2016-11-02T15:30:00Z"/>
                <w:rFonts w:eastAsiaTheme="majorEastAsia"/>
                <w:sz w:val="18"/>
                <w:szCs w:val="18"/>
                <w:rPrChange w:id="501" w:author="Namita Sivasankaran" w:date="2016-11-02T15:28:00Z">
                  <w:rPr>
                    <w:del w:id="502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503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504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Numeric</w:delText>
              </w:r>
            </w:del>
          </w:p>
        </w:tc>
        <w:tc>
          <w:tcPr>
            <w:tcW w:w="1134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05" w:author="Namita Sivasankaran" w:date="2016-11-02T15:30:00Z"/>
                <w:rFonts w:eastAsiaTheme="majorEastAsia"/>
                <w:sz w:val="18"/>
                <w:szCs w:val="18"/>
                <w:rPrChange w:id="506" w:author="Namita Sivasankaran" w:date="2016-11-02T15:28:00Z">
                  <w:rPr>
                    <w:del w:id="507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</w:p>
        </w:tc>
        <w:tc>
          <w:tcPr>
            <w:tcW w:w="3543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08" w:author="Namita Sivasankaran" w:date="2016-11-02T15:30:00Z"/>
                <w:rFonts w:eastAsiaTheme="majorEastAsia"/>
                <w:sz w:val="18"/>
                <w:szCs w:val="18"/>
                <w:rPrChange w:id="509" w:author="Namita Sivasankaran" w:date="2016-11-02T15:28:00Z">
                  <w:rPr>
                    <w:del w:id="510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</w:p>
        </w:tc>
      </w:tr>
      <w:tr w:rsidR="007034C6" w:rsidRPr="009B645D" w:rsidTr="00357ACA">
        <w:trPr>
          <w:trHeight w:val="583"/>
        </w:trPr>
        <w:tc>
          <w:tcPr>
            <w:tcW w:w="1668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Upload Date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ins w:id="511" w:author="Namita Sivasankaran" w:date="2016-11-02T15:29:00Z">
              <w:r w:rsidR="009B645D">
                <w:rPr>
                  <w:rFonts w:eastAsiaTheme="majorEastAsia"/>
                  <w:sz w:val="18"/>
                  <w:szCs w:val="18"/>
                </w:rPr>
                <w:br/>
              </w:r>
            </w:ins>
            <w:r w:rsidRPr="00357ACA">
              <w:rPr>
                <w:rFonts w:eastAsiaTheme="majorEastAsia"/>
                <w:sz w:val="18"/>
                <w:szCs w:val="18"/>
              </w:rPr>
              <w:t>(</w:t>
            </w:r>
            <w:r w:rsidR="007034C6" w:rsidRPr="00357ACA">
              <w:rPr>
                <w:rFonts w:eastAsiaTheme="majorEastAsia"/>
                <w:sz w:val="18"/>
                <w:szCs w:val="18"/>
              </w:rPr>
              <w:t>From uploaded file</w:t>
            </w:r>
            <w:r w:rsidR="00353206" w:rsidRPr="00357ACA">
              <w:rPr>
                <w:rFonts w:eastAsiaTheme="majorEastAsia"/>
                <w:sz w:val="18"/>
                <w:szCs w:val="18"/>
              </w:rPr>
              <w:t xml:space="preserve"> during bulk data upload</w:t>
            </w:r>
            <w:r w:rsidRPr="00357ACA">
              <w:rPr>
                <w:rFonts w:eastAsiaTheme="majorEastAsia"/>
                <w:sz w:val="18"/>
                <w:szCs w:val="18"/>
              </w:rPr>
              <w:t>)</w:t>
            </w:r>
          </w:p>
        </w:tc>
      </w:tr>
      <w:tr w:rsidR="00002013" w:rsidRPr="009B645D" w:rsidTr="00357ACA">
        <w:tc>
          <w:tcPr>
            <w:tcW w:w="1668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559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543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7034C6" w:rsidRPr="009B645D" w:rsidTr="00357ACA">
        <w:tc>
          <w:tcPr>
            <w:tcW w:w="1668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7034C6" w:rsidRPr="009B645D" w:rsidTr="00357ACA">
        <w:tc>
          <w:tcPr>
            <w:tcW w:w="1668" w:type="dxa"/>
          </w:tcPr>
          <w:p w:rsidR="007034C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Area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Pincode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Auto-populated(From uploaded file during bulk data upload)</w:t>
            </w:r>
          </w:p>
        </w:tc>
      </w:tr>
    </w:tbl>
    <w:p w:rsidR="005E5832" w:rsidRDefault="005E5832" w:rsidP="00B42412">
      <w:pPr>
        <w:ind w:left="360"/>
        <w:rPr>
          <w:ins w:id="512" w:author="Namita Sivasankaran" w:date="2016-11-02T15:31:00Z"/>
          <w:sz w:val="28"/>
          <w:szCs w:val="28"/>
        </w:rPr>
        <w:sectPr w:rsidR="005E5832" w:rsidSect="009B645D">
          <w:pgSz w:w="11899" w:h="16838"/>
          <w:pgMar w:top="1843" w:right="700" w:bottom="2835" w:left="993" w:header="1560" w:footer="567" w:gutter="0"/>
          <w:cols w:space="720"/>
          <w:docGrid w:linePitch="360"/>
        </w:sectPr>
      </w:pPr>
    </w:p>
    <w:p w:rsidR="00B42412" w:rsidRPr="00357ACA" w:rsidDel="005E5832" w:rsidRDefault="00B42412" w:rsidP="00B42412">
      <w:pPr>
        <w:ind w:left="360"/>
        <w:rPr>
          <w:del w:id="513" w:author="Namita Sivasankaran" w:date="2016-11-02T15:31:00Z"/>
          <w:sz w:val="28"/>
          <w:szCs w:val="28"/>
        </w:rPr>
      </w:pPr>
      <w:bookmarkStart w:id="514" w:name="_Toc465872759"/>
      <w:bookmarkStart w:id="515" w:name="_Toc465872979"/>
      <w:bookmarkStart w:id="516" w:name="_Toc466475496"/>
      <w:bookmarkEnd w:id="514"/>
      <w:bookmarkEnd w:id="515"/>
      <w:bookmarkEnd w:id="516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517" w:name="_Toc466475497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517"/>
    </w:p>
    <w:p w:rsidR="00B42412" w:rsidRPr="00357ACA" w:rsidRDefault="00D217A6" w:rsidP="00357ACA">
      <w:pPr>
        <w:ind w:left="284"/>
        <w:rPr>
          <w:sz w:val="28"/>
          <w:szCs w:val="28"/>
        </w:rPr>
      </w:pPr>
      <w:r w:rsidRPr="00617A7E">
        <w:rPr>
          <w:noProof/>
          <w:sz w:val="28"/>
          <w:szCs w:val="28"/>
          <w:lang w:val="en-GB" w:eastAsia="en-GB"/>
        </w:rPr>
        <w:drawing>
          <wp:inline distT="0" distB="0" distL="0" distR="0" wp14:anchorId="3A07DCE3" wp14:editId="5AB1B5C6">
            <wp:extent cx="5176299" cy="4924222"/>
            <wp:effectExtent l="19050" t="19050" r="24765" b="10160"/>
            <wp:docPr id="6" name="Picture 6" descr="E:\sarthak.shah\Desktop\Assignment Pending 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arthak.shah\Desktop\Assignment Pending Queu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19" cy="4928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71DA" w:rsidRDefault="003A71DA" w:rsidP="00D217A6">
      <w:pPr>
        <w:ind w:left="360" w:firstLine="207"/>
        <w:jc w:val="center"/>
        <w:rPr>
          <w:ins w:id="518" w:author="Sarthak Shah | IFMR Rural Finance" w:date="2016-11-09T14:53:00Z"/>
          <w:sz w:val="28"/>
          <w:szCs w:val="28"/>
        </w:rPr>
      </w:pPr>
    </w:p>
    <w:p w:rsidR="00AF5EE4" w:rsidRDefault="00AF5EE4">
      <w:pPr>
        <w:ind w:left="360" w:firstLine="207"/>
        <w:rPr>
          <w:ins w:id="519" w:author="Sarthak Shah | IFMR Rural Finance" w:date="2016-11-09T14:54:00Z"/>
          <w:sz w:val="28"/>
          <w:szCs w:val="28"/>
        </w:rPr>
        <w:pPrChange w:id="520" w:author="Sarthak Shah | IFMR Rural Finance" w:date="2016-11-09T14:53:00Z">
          <w:pPr>
            <w:ind w:left="360" w:firstLine="207"/>
            <w:jc w:val="center"/>
          </w:pPr>
        </w:pPrChange>
      </w:pPr>
      <w:ins w:id="521" w:author="Sarthak Shah | IFMR Rural Finance" w:date="2016-11-09T14:53:00Z">
        <w:r>
          <w:rPr>
            <w:noProof/>
            <w:sz w:val="28"/>
            <w:szCs w:val="28"/>
            <w:lang w:val="en-GB" w:eastAsia="en-GB"/>
          </w:rPr>
          <w:lastRenderedPageBreak/>
          <w:drawing>
            <wp:inline distT="0" distB="0" distL="0" distR="0">
              <wp:extent cx="6210300" cy="4044630"/>
              <wp:effectExtent l="0" t="0" r="0" b="0"/>
              <wp:docPr id="17" name="Picture 17" descr="E:\sarthak.shah\Desktop\Screenshot (1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E:\sarthak.shah\Desktop\Screenshot (1).png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10300" cy="404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7A792A" w:rsidRPr="00357ACA" w:rsidRDefault="007A792A">
      <w:pPr>
        <w:ind w:left="360" w:firstLine="207"/>
        <w:rPr>
          <w:sz w:val="28"/>
          <w:szCs w:val="28"/>
        </w:rPr>
        <w:pPrChange w:id="522" w:author="Sarthak Shah | IFMR Rural Finance" w:date="2016-11-09T14:53:00Z">
          <w:pPr>
            <w:ind w:left="360" w:firstLine="207"/>
            <w:jc w:val="center"/>
          </w:pPr>
        </w:pPrChange>
      </w:pPr>
    </w:p>
    <w:p w:rsidR="00D217A6" w:rsidRDefault="00D217A6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ins w:id="523" w:author="Namita Sivasankaran" w:date="2016-11-02T15:39:00Z"/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sectPr w:rsidR="00D217A6" w:rsidSect="00D217A6">
          <w:pgSz w:w="11899" w:h="16838"/>
          <w:pgMar w:top="1843" w:right="1126" w:bottom="2835" w:left="993" w:header="1560" w:footer="567" w:gutter="0"/>
          <w:cols w:space="720"/>
          <w:docGrid w:linePitch="360"/>
        </w:sectPr>
      </w:pP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524" w:name="_Toc466475498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lastRenderedPageBreak/>
        <w:t>Functional Requirements</w:t>
      </w:r>
      <w:bookmarkEnd w:id="524"/>
    </w:p>
    <w:p w:rsidR="00493EB9" w:rsidRPr="00357ACA" w:rsidDel="007A792A" w:rsidRDefault="00493EB9" w:rsidP="00493EB9">
      <w:pPr>
        <w:rPr>
          <w:del w:id="525" w:author="Sarthak Shah | IFMR Rural Finance" w:date="2016-11-09T14:58:00Z"/>
          <w:sz w:val="16"/>
        </w:rPr>
      </w:pPr>
    </w:p>
    <w:p w:rsidR="007A792A" w:rsidDel="007A792A" w:rsidRDefault="0057440C" w:rsidP="007A792A">
      <w:pPr>
        <w:rPr>
          <w:del w:id="526" w:author="Sarthak Shah | IFMR Rural Finance" w:date="2016-11-09T14:58:00Z"/>
          <w:sz w:val="22"/>
          <w:szCs w:val="28"/>
        </w:rPr>
      </w:pPr>
      <w:r w:rsidRPr="00357ACA">
        <w:rPr>
          <w:b/>
          <w:sz w:val="22"/>
          <w:szCs w:val="28"/>
        </w:rPr>
        <w:t>Hub Manager</w:t>
      </w:r>
      <w:r w:rsidRPr="00357ACA">
        <w:rPr>
          <w:sz w:val="22"/>
          <w:szCs w:val="28"/>
        </w:rPr>
        <w:t xml:space="preserve"> logs in</w:t>
      </w:r>
      <w:r w:rsidR="00E14E76" w:rsidRPr="00357ACA">
        <w:rPr>
          <w:sz w:val="22"/>
          <w:szCs w:val="28"/>
        </w:rPr>
        <w:t>,</w:t>
      </w:r>
    </w:p>
    <w:p w:rsidR="007A792A" w:rsidRPr="007A792A" w:rsidRDefault="007A792A" w:rsidP="007A792A">
      <w:pPr>
        <w:rPr>
          <w:ins w:id="527" w:author="Sarthak Shah | IFMR Rural Finance" w:date="2016-11-09T14:58:00Z"/>
          <w:szCs w:val="28"/>
        </w:rPr>
      </w:pPr>
    </w:p>
    <w:p w:rsidR="007A792A" w:rsidRDefault="007A792A" w:rsidP="00E14E76">
      <w:pPr>
        <w:pStyle w:val="ListParagraph"/>
        <w:numPr>
          <w:ilvl w:val="1"/>
          <w:numId w:val="33"/>
        </w:numPr>
        <w:jc w:val="both"/>
        <w:rPr>
          <w:ins w:id="528" w:author="Sarthak Shah | IFMR Rural Finance" w:date="2016-11-09T14:59:00Z"/>
          <w:rFonts w:ascii="Times New Roman" w:hAnsi="Times New Roman"/>
          <w:szCs w:val="28"/>
        </w:rPr>
      </w:pPr>
      <w:ins w:id="529" w:author="Sarthak Shah | IFMR Rural Finance" w:date="2016-11-09T15:00:00Z">
        <w:r>
          <w:rPr>
            <w:rFonts w:ascii="Times New Roman" w:hAnsi="Times New Roman"/>
            <w:szCs w:val="28"/>
          </w:rPr>
          <w:t>All the leads which are assigned to particular Hub Manager should get displayed here.</w:t>
        </w:r>
      </w:ins>
    </w:p>
    <w:p w:rsidR="00AC2257" w:rsidRPr="00357ACA" w:rsidRDefault="00AC2257" w:rsidP="00E14E76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The hub manage</w:t>
      </w:r>
      <w:r w:rsidR="00115A34" w:rsidRPr="00357ACA">
        <w:rPr>
          <w:rFonts w:ascii="Times New Roman" w:hAnsi="Times New Roman"/>
          <w:szCs w:val="28"/>
        </w:rPr>
        <w:t>r will assign leads which are in “assignment pending” stage</w:t>
      </w:r>
      <w:ins w:id="530" w:author="Namita Sivasankaran" w:date="2016-11-02T15:37:00Z">
        <w:r w:rsidR="00D217A6">
          <w:rPr>
            <w:rFonts w:ascii="Times New Roman" w:hAnsi="Times New Roman"/>
            <w:szCs w:val="28"/>
          </w:rPr>
          <w:t xml:space="preserve"> to spoke</w:t>
        </w:r>
      </w:ins>
      <w:r w:rsidR="00115A34" w:rsidRPr="00357ACA">
        <w:rPr>
          <w:rFonts w:ascii="Times New Roman" w:hAnsi="Times New Roman"/>
          <w:szCs w:val="28"/>
        </w:rPr>
        <w:t>.</w:t>
      </w:r>
    </w:p>
    <w:p w:rsidR="00D217A6" w:rsidRDefault="00324BD7" w:rsidP="00E14E76">
      <w:pPr>
        <w:pStyle w:val="ListParagraph"/>
        <w:numPr>
          <w:ilvl w:val="1"/>
          <w:numId w:val="33"/>
        </w:numPr>
        <w:jc w:val="both"/>
        <w:rPr>
          <w:ins w:id="531" w:author="Namita Sivasankaran" w:date="2016-11-02T15:38:00Z"/>
          <w:rFonts w:ascii="Times New Roman" w:hAnsi="Times New Roman"/>
          <w:szCs w:val="28"/>
        </w:rPr>
      </w:pPr>
      <w:del w:id="532" w:author="Namita Sivasankaran" w:date="2016-11-02T15:38:00Z">
        <w:r w:rsidRPr="00357ACA" w:rsidDel="00D217A6">
          <w:rPr>
            <w:rFonts w:ascii="Times New Roman" w:hAnsi="Times New Roman"/>
            <w:szCs w:val="28"/>
          </w:rPr>
          <w:delText>The Hub Manager in turn assigns the leads to the respective spoke</w:delText>
        </w:r>
        <w:r w:rsidR="00AC2257" w:rsidRPr="00357ACA" w:rsidDel="00D217A6">
          <w:rPr>
            <w:rFonts w:ascii="Times New Roman" w:hAnsi="Times New Roman"/>
            <w:szCs w:val="28"/>
          </w:rPr>
          <w:delText xml:space="preserve"> from the ‘</w:delText>
        </w:r>
        <w:r w:rsidR="00662D95" w:rsidRPr="00357ACA" w:rsidDel="00D217A6">
          <w:rPr>
            <w:rFonts w:ascii="Times New Roman" w:hAnsi="Times New Roman"/>
            <w:szCs w:val="28"/>
          </w:rPr>
          <w:delText>Assignment Pending</w:delText>
        </w:r>
        <w:r w:rsidR="00AC2257" w:rsidRPr="00357ACA" w:rsidDel="00D217A6">
          <w:rPr>
            <w:rFonts w:ascii="Times New Roman" w:hAnsi="Times New Roman"/>
            <w:szCs w:val="28"/>
          </w:rPr>
          <w:delText>’ queue.</w:delText>
        </w:r>
        <w:r w:rsidR="00E4790D" w:rsidRPr="00357ACA" w:rsidDel="00D217A6">
          <w:rPr>
            <w:rFonts w:ascii="Times New Roman" w:hAnsi="Times New Roman"/>
            <w:szCs w:val="28"/>
          </w:rPr>
          <w:delText xml:space="preserve"> </w:delText>
        </w:r>
      </w:del>
      <w:r w:rsidR="002B14F1" w:rsidRPr="00357ACA">
        <w:rPr>
          <w:rFonts w:ascii="Times New Roman" w:hAnsi="Times New Roman"/>
          <w:szCs w:val="28"/>
        </w:rPr>
        <w:t xml:space="preserve">Upon selecting the assignment pending queue, all </w:t>
      </w:r>
      <w:del w:id="533" w:author="Namita Sivasankaran" w:date="2016-11-02T15:38:00Z">
        <w:r w:rsidR="002B14F1" w:rsidRPr="00357ACA" w:rsidDel="00D217A6">
          <w:rPr>
            <w:rFonts w:ascii="Times New Roman" w:hAnsi="Times New Roman"/>
            <w:szCs w:val="28"/>
          </w:rPr>
          <w:delText xml:space="preserve">the </w:delText>
        </w:r>
      </w:del>
      <w:r w:rsidR="002B14F1" w:rsidRPr="00357ACA">
        <w:rPr>
          <w:rFonts w:ascii="Times New Roman" w:hAnsi="Times New Roman"/>
          <w:szCs w:val="28"/>
        </w:rPr>
        <w:t xml:space="preserve">cases pertaining to the particular hub need to be listed </w:t>
      </w:r>
      <w:r w:rsidR="00DE4C12" w:rsidRPr="00357ACA">
        <w:rPr>
          <w:rFonts w:ascii="Times New Roman" w:hAnsi="Times New Roman"/>
          <w:szCs w:val="28"/>
        </w:rPr>
        <w:t xml:space="preserve">in a tabulation </w:t>
      </w:r>
      <w:r w:rsidR="002B14F1" w:rsidRPr="00357ACA">
        <w:rPr>
          <w:rFonts w:ascii="Times New Roman" w:hAnsi="Times New Roman"/>
          <w:szCs w:val="28"/>
        </w:rPr>
        <w:t>(</w:t>
      </w:r>
      <w:r w:rsidR="002B14F1" w:rsidRPr="00357ACA">
        <w:rPr>
          <w:rFonts w:ascii="Times New Roman" w:hAnsi="Times New Roman"/>
          <w:b/>
          <w:szCs w:val="28"/>
        </w:rPr>
        <w:t>based on the Hub ID</w:t>
      </w:r>
      <w:r w:rsidR="002B14F1" w:rsidRPr="00357ACA">
        <w:rPr>
          <w:rFonts w:ascii="Times New Roman" w:hAnsi="Times New Roman"/>
          <w:szCs w:val="28"/>
        </w:rPr>
        <w:t xml:space="preserve">). </w:t>
      </w:r>
    </w:p>
    <w:p w:rsidR="00B3651E" w:rsidRPr="00357ACA" w:rsidRDefault="00B3651E" w:rsidP="00E37DC1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 xml:space="preserve">Leads are assigned to a spoke by selecting from a dropdown of all the spokes mapped to that particular hub. </w:t>
      </w:r>
      <w:r w:rsidR="00866D3C" w:rsidRPr="00357ACA">
        <w:rPr>
          <w:rFonts w:ascii="Times New Roman" w:hAnsi="Times New Roman"/>
          <w:szCs w:val="28"/>
        </w:rPr>
        <w:t xml:space="preserve">Prior to assignment, the hub manager can </w:t>
      </w:r>
      <w:r w:rsidR="00866D3C" w:rsidRPr="00357ACA">
        <w:rPr>
          <w:rFonts w:ascii="Times New Roman" w:hAnsi="Times New Roman"/>
          <w:b/>
          <w:szCs w:val="28"/>
        </w:rPr>
        <w:t>sort</w:t>
      </w:r>
      <w:r w:rsidR="00866D3C" w:rsidRPr="00357ACA">
        <w:rPr>
          <w:rFonts w:ascii="Times New Roman" w:hAnsi="Times New Roman"/>
          <w:szCs w:val="28"/>
        </w:rPr>
        <w:t xml:space="preserve"> these leads based on the following parameters: Upload date, </w:t>
      </w:r>
      <w:ins w:id="534" w:author="Sarthak Shah | IFMR Rural Finance" w:date="2016-11-09T16:14:00Z">
        <w:r w:rsidR="00763310">
          <w:rPr>
            <w:rFonts w:ascii="Times New Roman" w:hAnsi="Times New Roman"/>
            <w:szCs w:val="28"/>
          </w:rPr>
          <w:t xml:space="preserve">Lead </w:t>
        </w:r>
      </w:ins>
      <w:del w:id="535" w:author="Sarthak Shah | IFMR Rural Finance" w:date="2016-11-09T16:14:00Z">
        <w:r w:rsidR="00866D3C" w:rsidRPr="00357ACA" w:rsidDel="00763310">
          <w:rPr>
            <w:rFonts w:ascii="Times New Roman" w:hAnsi="Times New Roman"/>
            <w:szCs w:val="28"/>
          </w:rPr>
          <w:delText xml:space="preserve">Applicant </w:delText>
        </w:r>
      </w:del>
      <w:r w:rsidR="00866D3C" w:rsidRPr="00357ACA">
        <w:rPr>
          <w:rFonts w:ascii="Times New Roman" w:hAnsi="Times New Roman"/>
          <w:szCs w:val="28"/>
        </w:rPr>
        <w:t xml:space="preserve">Name, Business Name, </w:t>
      </w:r>
      <w:r w:rsidR="00115A34" w:rsidRPr="00357ACA">
        <w:rPr>
          <w:rFonts w:ascii="Times New Roman" w:hAnsi="Times New Roman"/>
          <w:szCs w:val="28"/>
        </w:rPr>
        <w:t>Area, City/Village/town</w:t>
      </w:r>
      <w:r w:rsidRPr="00357ACA">
        <w:rPr>
          <w:rFonts w:ascii="Times New Roman" w:hAnsi="Times New Roman"/>
          <w:szCs w:val="28"/>
        </w:rPr>
        <w:t>.</w:t>
      </w:r>
    </w:p>
    <w:p w:rsidR="00DE4C12" w:rsidRPr="00357ACA" w:rsidRDefault="00B3651E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Once assigned,</w:t>
      </w:r>
      <w:r w:rsidR="00E4790D" w:rsidRPr="00357ACA">
        <w:rPr>
          <w:rFonts w:ascii="Times New Roman" w:hAnsi="Times New Roman"/>
          <w:szCs w:val="28"/>
        </w:rPr>
        <w:t xml:space="preserve"> leads should appear in the Loan Officer’s log-in (based on the spoke he is mapped to</w:t>
      </w:r>
      <w:r w:rsidR="002B14F1" w:rsidRPr="00357ACA">
        <w:rPr>
          <w:rFonts w:ascii="Times New Roman" w:hAnsi="Times New Roman"/>
          <w:szCs w:val="28"/>
        </w:rPr>
        <w:t xml:space="preserve">- </w:t>
      </w:r>
      <w:r w:rsidR="002B14F1" w:rsidRPr="00357ACA">
        <w:rPr>
          <w:rFonts w:ascii="Times New Roman" w:hAnsi="Times New Roman"/>
          <w:b/>
          <w:szCs w:val="28"/>
        </w:rPr>
        <w:t>using spoke ID</w:t>
      </w:r>
      <w:r w:rsidR="00E4790D" w:rsidRPr="00357ACA">
        <w:rPr>
          <w:rFonts w:ascii="Times New Roman" w:hAnsi="Times New Roman"/>
          <w:szCs w:val="28"/>
        </w:rPr>
        <w:t>).</w:t>
      </w:r>
    </w:p>
    <w:p w:rsidR="00CD4C69" w:rsidRPr="00357ACA" w:rsidRDefault="00DE4C12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An option to reassign the lead needs to be provided in case the lead is erroneously assigned.</w:t>
      </w:r>
    </w:p>
    <w:p w:rsidR="007901FA" w:rsidRPr="00357ACA" w:rsidRDefault="007901FA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After successful assignment, lead status can be “Assigned”.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536" w:name="_Toc466475499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Uploads</w:t>
      </w:r>
      <w:bookmarkEnd w:id="536"/>
    </w:p>
    <w:p w:rsidR="00833573" w:rsidRPr="00357ACA" w:rsidRDefault="00833573" w:rsidP="00833573">
      <w:pPr>
        <w:ind w:left="1080"/>
        <w:rPr>
          <w:sz w:val="16"/>
        </w:rPr>
      </w:pPr>
      <w:r w:rsidRPr="00357ACA">
        <w:rPr>
          <w:sz w:val="16"/>
        </w:rPr>
        <w:t>N.A.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537" w:name="_Toc466475500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Downloads</w:t>
      </w:r>
      <w:bookmarkEnd w:id="537"/>
    </w:p>
    <w:p w:rsidR="00833573" w:rsidRPr="00357ACA" w:rsidRDefault="00833573" w:rsidP="00833573">
      <w:pPr>
        <w:ind w:left="1080"/>
        <w:rPr>
          <w:sz w:val="16"/>
        </w:rPr>
      </w:pPr>
      <w:r w:rsidRPr="00357ACA">
        <w:rPr>
          <w:sz w:val="16"/>
        </w:rPr>
        <w:t>N.A.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538" w:name="_Toc466475501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Reports</w:t>
      </w:r>
      <w:bookmarkEnd w:id="538"/>
    </w:p>
    <w:p w:rsidR="00B42412" w:rsidRPr="00357ACA" w:rsidRDefault="00324BD7" w:rsidP="00324BD7">
      <w:pPr>
        <w:ind w:left="1080"/>
        <w:rPr>
          <w:sz w:val="22"/>
          <w:szCs w:val="28"/>
        </w:rPr>
      </w:pPr>
      <w:r w:rsidRPr="00357ACA">
        <w:rPr>
          <w:sz w:val="22"/>
          <w:szCs w:val="28"/>
        </w:rPr>
        <w:t>Lead Generation Report</w:t>
      </w:r>
    </w:p>
    <w:p w:rsidR="00A61445" w:rsidRPr="00357ACA" w:rsidRDefault="00A61445" w:rsidP="00324BD7">
      <w:pPr>
        <w:ind w:left="1080"/>
        <w:rPr>
          <w:sz w:val="28"/>
          <w:szCs w:val="28"/>
        </w:rPr>
      </w:pPr>
    </w:p>
    <w:p w:rsidR="00324BD7" w:rsidRPr="00357ACA" w:rsidRDefault="00324BD7" w:rsidP="00324BD7">
      <w:pPr>
        <w:ind w:left="1080"/>
        <w:rPr>
          <w:sz w:val="28"/>
          <w:szCs w:val="28"/>
        </w:rPr>
      </w:pPr>
    </w:p>
    <w:sdt>
      <w:sdtPr>
        <w:rPr>
          <w:rFonts w:cs="Times New Roman"/>
        </w:rPr>
        <w:id w:val="-305094086"/>
        <w:docPartObj>
          <w:docPartGallery w:val="Cover Pages"/>
          <w:docPartUnique/>
        </w:docPartObj>
      </w:sdtPr>
      <w:sdtEndPr>
        <w:rPr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D973A5" w:rsidRPr="0054238B" w:rsidRDefault="00D973A5" w:rsidP="00357ACA">
          <w:pPr>
            <w:pStyle w:val="Heading1"/>
            <w:rPr>
              <w:rFonts w:cs="Times New Roman"/>
            </w:rPr>
            <w:sectPr w:rsidR="00D973A5" w:rsidRPr="0054238B" w:rsidSect="00D217A6">
              <w:pgSz w:w="11899" w:h="16838"/>
              <w:pgMar w:top="1843" w:right="1126" w:bottom="2835" w:left="993" w:header="1560" w:footer="567" w:gutter="0"/>
              <w:cols w:space="720"/>
              <w:docGrid w:linePitch="360"/>
            </w:sectPr>
          </w:pPr>
        </w:p>
        <w:p w:rsidR="00B42412" w:rsidRPr="00357ACA" w:rsidRDefault="00D82647" w:rsidP="00B454C8">
          <w:pPr>
            <w:pStyle w:val="Heading1"/>
            <w:numPr>
              <w:ilvl w:val="0"/>
              <w:numId w:val="10"/>
            </w:numPr>
            <w:ind w:left="0" w:firstLine="0"/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bookmarkStart w:id="539" w:name="_Toc466475502"/>
          <w:r w:rsidRPr="00357ACA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lastRenderedPageBreak/>
            <w:t>Capturing Lead Details</w:t>
          </w:r>
          <w:r w:rsidR="0008018C" w:rsidRPr="00357ACA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 &amp; Decision Making</w:t>
          </w:r>
        </w:p>
      </w:sdtContent>
    </w:sdt>
    <w:bookmarkEnd w:id="539" w:displacedByCustomXml="prev"/>
    <w:p w:rsidR="00662D95" w:rsidRPr="00357ACA" w:rsidRDefault="00662D95" w:rsidP="00347304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540" w:name="_Toc466475503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 (</w:t>
      </w:r>
      <w:r w:rsidR="005E72A8"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data </w:t>
      </w:r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Fields)</w:t>
      </w:r>
      <w:bookmarkEnd w:id="54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2551"/>
        <w:gridCol w:w="2126"/>
        <w:gridCol w:w="1843"/>
        <w:gridCol w:w="2126"/>
        <w:gridCol w:w="3544"/>
        <w:tblGridChange w:id="541">
          <w:tblGrid>
            <w:gridCol w:w="1221"/>
            <w:gridCol w:w="163"/>
            <w:gridCol w:w="976"/>
            <w:gridCol w:w="442"/>
            <w:gridCol w:w="1275"/>
            <w:gridCol w:w="142"/>
            <w:gridCol w:w="1134"/>
            <w:gridCol w:w="284"/>
            <w:gridCol w:w="141"/>
            <w:gridCol w:w="1134"/>
            <w:gridCol w:w="284"/>
            <w:gridCol w:w="283"/>
            <w:gridCol w:w="851"/>
            <w:gridCol w:w="992"/>
            <w:gridCol w:w="2126"/>
            <w:gridCol w:w="816"/>
            <w:gridCol w:w="2728"/>
            <w:gridCol w:w="249"/>
          </w:tblGrid>
        </w:tblGridChange>
      </w:tblGrid>
      <w:tr w:rsidR="007267E2" w:rsidRPr="0019430F" w:rsidTr="00357ACA">
        <w:trPr>
          <w:trHeight w:val="501"/>
        </w:trPr>
        <w:tc>
          <w:tcPr>
            <w:tcW w:w="1384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Section</w:t>
            </w:r>
          </w:p>
        </w:tc>
        <w:tc>
          <w:tcPr>
            <w:tcW w:w="1418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Sub section</w:t>
            </w:r>
          </w:p>
        </w:tc>
        <w:tc>
          <w:tcPr>
            <w:tcW w:w="2551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del w:id="542" w:author="Namita Sivasankaran" w:date="2016-11-02T15:46:00Z">
              <w:r w:rsidRPr="00357ACA" w:rsidDel="004D42D3">
                <w:rPr>
                  <w:b/>
                  <w:bCs/>
                  <w:sz w:val="22"/>
                </w:rPr>
                <w:delText xml:space="preserve">Main </w:delText>
              </w:r>
            </w:del>
            <w:r w:rsidRPr="00357ACA">
              <w:rPr>
                <w:b/>
                <w:bCs/>
                <w:sz w:val="22"/>
              </w:rPr>
              <w:t>Field Name</w:t>
            </w:r>
          </w:p>
        </w:tc>
        <w:tc>
          <w:tcPr>
            <w:tcW w:w="2126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Field Value</w:t>
            </w:r>
          </w:p>
        </w:tc>
        <w:tc>
          <w:tcPr>
            <w:tcW w:w="1843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Mandatory</w:t>
            </w:r>
          </w:p>
        </w:tc>
        <w:tc>
          <w:tcPr>
            <w:tcW w:w="2126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Condit</w:t>
            </w:r>
            <w:ins w:id="543" w:author="Namita Sivasankaran" w:date="2016-11-02T15:43:00Z">
              <w:r>
                <w:rPr>
                  <w:b/>
                  <w:bCs/>
                  <w:sz w:val="22"/>
                </w:rPr>
                <w:t>i</w:t>
              </w:r>
            </w:ins>
            <w:r w:rsidRPr="00357ACA">
              <w:rPr>
                <w:b/>
                <w:bCs/>
                <w:sz w:val="22"/>
              </w:rPr>
              <w:t>onal Mandatory</w:t>
            </w:r>
          </w:p>
        </w:tc>
        <w:tc>
          <w:tcPr>
            <w:tcW w:w="3544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del w:id="544" w:author="Namita Sivasankaran" w:date="2016-11-02T15:42:00Z">
              <w:r w:rsidRPr="00357ACA" w:rsidDel="00D217A6">
                <w:rPr>
                  <w:b/>
                  <w:bCs/>
                  <w:sz w:val="22"/>
                </w:rPr>
                <w:delText>Population Logic</w:delText>
              </w:r>
            </w:del>
            <w:ins w:id="545" w:author="Namita Sivasankaran" w:date="2016-11-02T15:42:00Z">
              <w:r>
                <w:rPr>
                  <w:b/>
                  <w:bCs/>
                  <w:sz w:val="22"/>
                </w:rPr>
                <w:t>Remarks</w:t>
              </w:r>
            </w:ins>
          </w:p>
        </w:tc>
      </w:tr>
      <w:tr w:rsidR="007267E2" w:rsidRPr="0019430F" w:rsidTr="00357ACA">
        <w:trPr>
          <w:trHeight w:val="267"/>
        </w:trPr>
        <w:tc>
          <w:tcPr>
            <w:tcW w:w="1384" w:type="dxa"/>
            <w:vMerge w:val="restart"/>
            <w:hideMark/>
          </w:tcPr>
          <w:p w:rsidR="007267E2" w:rsidRPr="00357ACA" w:rsidRDefault="007267E2" w:rsidP="009D4A57">
            <w:pPr>
              <w:rPr>
                <w:bCs/>
                <w:sz w:val="22"/>
              </w:rPr>
            </w:pPr>
            <w:r w:rsidRPr="00357ACA">
              <w:rPr>
                <w:bCs/>
                <w:sz w:val="22"/>
              </w:rPr>
              <w:t>Lead Profile</w:t>
            </w:r>
          </w:p>
        </w:tc>
        <w:tc>
          <w:tcPr>
            <w:tcW w:w="1418" w:type="dxa"/>
            <w:hideMark/>
          </w:tcPr>
          <w:p w:rsidR="007267E2" w:rsidRPr="00357ACA" w:rsidRDefault="007267E2" w:rsidP="009D4A57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Hub Name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ins w:id="546" w:author="Namita Sivasankaran" w:date="2016-11-02T15:43:00Z">
              <w:r>
                <w:rPr>
                  <w:sz w:val="22"/>
                </w:rPr>
                <w:t>Auto-populate b</w:t>
              </w:r>
            </w:ins>
            <w:del w:id="547" w:author="Namita Sivasankaran" w:date="2016-11-02T15:43:00Z">
              <w:r w:rsidRPr="00357ACA" w:rsidDel="00D217A6">
                <w:rPr>
                  <w:sz w:val="22"/>
                </w:rPr>
                <w:delText>B</w:delText>
              </w:r>
            </w:del>
            <w:r w:rsidRPr="00357ACA">
              <w:rPr>
                <w:sz w:val="22"/>
              </w:rPr>
              <w:t>ased on log in</w:t>
            </w:r>
          </w:p>
        </w:tc>
      </w:tr>
      <w:tr w:rsidR="007267E2" w:rsidRPr="0019430F" w:rsidTr="00357ACA">
        <w:trPr>
          <w:trHeight w:val="811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54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hideMark/>
          </w:tcPr>
          <w:p w:rsidR="007267E2" w:rsidRPr="0019430F" w:rsidRDefault="007267E2" w:rsidP="009D4A57">
            <w:pPr>
              <w:rPr>
                <w:sz w:val="22"/>
                <w:rPrChange w:id="54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55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Spoke Name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5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5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5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ins w:id="559" w:author="Namita Sivasankaran" w:date="2016-11-02T15:44:00Z">
              <w:r>
                <w:rPr>
                  <w:sz w:val="22"/>
                </w:rPr>
                <w:t>Auto-populate b</w:t>
              </w:r>
            </w:ins>
            <w:del w:id="560" w:author="Namita Sivasankaran" w:date="2016-11-02T15:44:00Z">
              <w:r w:rsidRPr="00357ACA" w:rsidDel="00D217A6">
                <w:rPr>
                  <w:sz w:val="22"/>
                </w:rPr>
                <w:delText>B</w:delText>
              </w:r>
            </w:del>
            <w:r w:rsidRPr="00357ACA">
              <w:rPr>
                <w:sz w:val="22"/>
              </w:rPr>
              <w:t>ased on log in. If a loan officer is mapped to more than one spoke then select option</w:t>
            </w:r>
          </w:p>
        </w:tc>
      </w:tr>
      <w:tr w:rsidR="007267E2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56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56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56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Lead Details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5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Lead Name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5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5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5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57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573" w:author="Namita Sivasankaran" w:date="2016-11-02T15:45:00Z">
              <w:r>
                <w:rPr>
                  <w:sz w:val="22"/>
                </w:rPr>
                <w:t xml:space="preserve">     </w:t>
              </w:r>
            </w:ins>
          </w:p>
        </w:tc>
      </w:tr>
      <w:tr w:rsidR="007267E2" w:rsidRPr="0019430F" w:rsidTr="00357ACA">
        <w:trPr>
          <w:trHeight w:val="275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57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57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5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Entity Type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578" w:author="Namita Sivasankaran" w:date="2016-11-02T15:45:00Z">
              <w:r w:rsidRPr="0019430F" w:rsidDel="004D42D3">
                <w:rPr>
                  <w:sz w:val="22"/>
                  <w:rPrChange w:id="579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580" w:author="Namita Sivasankaran" w:date="2016-11-02T15:45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Individual / 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58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58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58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Individual Details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5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Gender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586" w:author="Namita Sivasankaran" w:date="2016-11-02T15:46:00Z">
              <w:r w:rsidRPr="0019430F" w:rsidDel="004D42D3">
                <w:rPr>
                  <w:sz w:val="22"/>
                  <w:rPrChange w:id="58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588" w:author="Namita Sivasankaran" w:date="2016-11-02T15:46:00Z">
              <w:r>
                <w:rPr>
                  <w:sz w:val="22"/>
                </w:rPr>
                <w:t>Radio button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  <w:ins w:id="589" w:author="Sarthak Shah | IFMR Rural Finance" w:date="2016-11-09T15:05:00Z">
              <w:r w:rsidR="00362231">
                <w:rPr>
                  <w:sz w:val="22"/>
                </w:rPr>
                <w:t>Yes</w:t>
              </w:r>
            </w:ins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  <w:ins w:id="590" w:author="Namita Sivasankaran" w:date="2016-11-02T15:47:00Z">
              <w:del w:id="591" w:author="Sarthak Shah | IFMR Rural Finance" w:date="2016-11-09T15:04:00Z">
                <w:r w:rsidDel="00362231">
                  <w:rPr>
                    <w:sz w:val="22"/>
                  </w:rPr>
                  <w:delText>Yes</w:delText>
                </w:r>
              </w:del>
            </w:ins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592" w:author="Namita Sivasankaran" w:date="2016-11-02T15:46:00Z"/>
                <w:sz w:val="22"/>
              </w:rPr>
            </w:pPr>
            <w:r w:rsidRPr="00357ACA">
              <w:rPr>
                <w:sz w:val="22"/>
              </w:rPr>
              <w:t>Male/Female/Unspecified-</w:t>
            </w:r>
            <w:del w:id="593" w:author="Namita Sivasankaran" w:date="2016-11-02T15:46:00Z">
              <w:r w:rsidRPr="00357ACA" w:rsidDel="004D42D3">
                <w:rPr>
                  <w:sz w:val="22"/>
                </w:rPr>
                <w:delText xml:space="preserve"> </w:delText>
              </w:r>
            </w:del>
          </w:p>
          <w:p w:rsidR="007267E2" w:rsidRPr="00357ACA" w:rsidRDefault="007267E2">
            <w:pPr>
              <w:rPr>
                <w:sz w:val="22"/>
              </w:rPr>
            </w:pPr>
            <w:ins w:id="594" w:author="Namita Sivasankaran" w:date="2016-11-02T15:48:00Z">
              <w:del w:id="595" w:author="Sarthak Shah | IFMR Rural Finance" w:date="2016-11-09T15:06:00Z">
                <w:r w:rsidDel="00362231">
                  <w:rPr>
                    <w:sz w:val="22"/>
                  </w:rPr>
                  <w:delText xml:space="preserve">Mandatory </w:delText>
                </w:r>
              </w:del>
            </w:ins>
            <w:del w:id="596" w:author="Sarthak Shah | IFMR Rural Finance" w:date="2016-11-09T15:06:00Z">
              <w:r w:rsidRPr="00357ACA" w:rsidDel="00362231">
                <w:rPr>
                  <w:sz w:val="22"/>
                </w:rPr>
                <w:delText>I</w:delText>
              </w:r>
            </w:del>
            <w:ins w:id="597" w:author="Namita Sivasankaran" w:date="2016-11-02T15:48:00Z">
              <w:del w:id="598" w:author="Sarthak Shah | IFMR Rural Finance" w:date="2016-11-09T15:06:00Z">
                <w:r w:rsidDel="00362231">
                  <w:rPr>
                    <w:sz w:val="22"/>
                  </w:rPr>
                  <w:delText>i</w:delText>
                </w:r>
              </w:del>
            </w:ins>
            <w:del w:id="599" w:author="Sarthak Shah | IFMR Rural Finance" w:date="2016-11-09T15:06:00Z">
              <w:r w:rsidRPr="00357ACA" w:rsidDel="00362231">
                <w:rPr>
                  <w:sz w:val="22"/>
                </w:rPr>
                <w:delText xml:space="preserve">f entity type= </w:delText>
              </w:r>
            </w:del>
            <w:ins w:id="600" w:author="Namita Sivasankaran" w:date="2016-11-02T15:48:00Z">
              <w:del w:id="601" w:author="Sarthak Shah | IFMR Rural Finance" w:date="2016-11-09T15:06:00Z">
                <w:r w:rsidDel="00362231">
                  <w:rPr>
                    <w:sz w:val="22"/>
                  </w:rPr>
                  <w:delText xml:space="preserve"> is</w:delText>
                </w:r>
                <w:r w:rsidRPr="00357ACA" w:rsidDel="00362231">
                  <w:rPr>
                    <w:sz w:val="22"/>
                  </w:rPr>
                  <w:delText xml:space="preserve"> </w:delText>
                </w:r>
              </w:del>
            </w:ins>
            <w:del w:id="602" w:author="Sarthak Shah | IFMR Rural Finance" w:date="2016-11-09T15:06:00Z">
              <w:r w:rsidRPr="00357ACA" w:rsidDel="00362231">
                <w:rPr>
                  <w:sz w:val="22"/>
                </w:rPr>
                <w:delText>individual</w:delText>
              </w:r>
            </w:del>
          </w:p>
        </w:tc>
      </w:tr>
      <w:tr w:rsidR="007267E2" w:rsidRPr="0019430F" w:rsidTr="00357ACA">
        <w:trPr>
          <w:trHeight w:val="374"/>
          <w:ins w:id="603" w:author="Namita Sivasankaran" w:date="2016-11-02T15:46:00Z"/>
        </w:trPr>
        <w:tc>
          <w:tcPr>
            <w:tcW w:w="1384" w:type="dxa"/>
            <w:vMerge/>
          </w:tcPr>
          <w:p w:rsidR="007267E2" w:rsidRPr="0019430F" w:rsidRDefault="007267E2">
            <w:pPr>
              <w:rPr>
                <w:ins w:id="604" w:author="Namita Sivasankaran" w:date="2016-11-02T15:46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7267E2" w:rsidRPr="0019430F" w:rsidRDefault="007267E2">
            <w:pPr>
              <w:rPr>
                <w:ins w:id="605" w:author="Namita Sivasankaran" w:date="2016-11-02T15:46:00Z"/>
                <w:bCs/>
                <w:sz w:val="22"/>
              </w:rPr>
            </w:pPr>
          </w:p>
        </w:tc>
        <w:tc>
          <w:tcPr>
            <w:tcW w:w="2551" w:type="dxa"/>
          </w:tcPr>
          <w:p w:rsidR="007267E2" w:rsidRPr="0019430F" w:rsidRDefault="007267E2">
            <w:pPr>
              <w:rPr>
                <w:ins w:id="606" w:author="Namita Sivasankaran" w:date="2016-11-02T15:46:00Z"/>
                <w:sz w:val="22"/>
              </w:rPr>
            </w:pPr>
            <w:ins w:id="607" w:author="Namita Sivasankaran" w:date="2016-11-02T15:47:00Z">
              <w:r w:rsidRPr="00843824">
                <w:rPr>
                  <w:sz w:val="22"/>
                </w:rPr>
                <w:t>Date of Birth</w:t>
              </w:r>
            </w:ins>
          </w:p>
        </w:tc>
        <w:tc>
          <w:tcPr>
            <w:tcW w:w="2126" w:type="dxa"/>
          </w:tcPr>
          <w:p w:rsidR="007267E2" w:rsidRPr="0019430F" w:rsidRDefault="007267E2">
            <w:pPr>
              <w:rPr>
                <w:ins w:id="608" w:author="Namita Sivasankaran" w:date="2016-11-02T15:46:00Z"/>
                <w:sz w:val="22"/>
              </w:rPr>
            </w:pPr>
            <w:ins w:id="609" w:author="Namita Sivasankaran" w:date="2016-11-02T15:47:00Z">
              <w:r w:rsidRPr="00843824">
                <w:rPr>
                  <w:sz w:val="22"/>
                </w:rPr>
                <w:t>Date</w:t>
              </w:r>
            </w:ins>
          </w:p>
        </w:tc>
        <w:tc>
          <w:tcPr>
            <w:tcW w:w="1843" w:type="dxa"/>
            <w:noWrap/>
          </w:tcPr>
          <w:p w:rsidR="007267E2" w:rsidRPr="0019430F" w:rsidRDefault="00362231">
            <w:pPr>
              <w:rPr>
                <w:ins w:id="610" w:author="Namita Sivasankaran" w:date="2016-11-02T15:46:00Z"/>
                <w:sz w:val="22"/>
              </w:rPr>
            </w:pPr>
            <w:ins w:id="611" w:author="Sarthak Shah | IFMR Rural Finance" w:date="2016-11-09T15:05:00Z">
              <w:r>
                <w:rPr>
                  <w:sz w:val="22"/>
                </w:rPr>
                <w:t>Yes</w:t>
              </w:r>
            </w:ins>
            <w:ins w:id="612" w:author="Namita Sivasankaran" w:date="2016-11-02T15:47:00Z">
              <w:del w:id="613" w:author="Sarthak Shah | IFMR Rural Finance" w:date="2016-11-09T15:05:00Z">
                <w:r w:rsidR="007267E2" w:rsidRPr="00843824" w:rsidDel="00362231">
                  <w:rPr>
                    <w:sz w:val="22"/>
                  </w:rPr>
                  <w:delText> </w:delText>
                </w:r>
              </w:del>
            </w:ins>
          </w:p>
        </w:tc>
        <w:tc>
          <w:tcPr>
            <w:tcW w:w="2126" w:type="dxa"/>
            <w:noWrap/>
          </w:tcPr>
          <w:p w:rsidR="007267E2" w:rsidRPr="0019430F" w:rsidRDefault="007267E2">
            <w:pPr>
              <w:rPr>
                <w:ins w:id="614" w:author="Namita Sivasankaran" w:date="2016-11-02T15:46:00Z"/>
                <w:sz w:val="22"/>
              </w:rPr>
            </w:pPr>
            <w:ins w:id="615" w:author="Namita Sivasankaran" w:date="2016-11-02T15:47:00Z">
              <w:r w:rsidRPr="00843824">
                <w:rPr>
                  <w:sz w:val="22"/>
                </w:rPr>
                <w:t> </w:t>
              </w:r>
              <w:del w:id="616" w:author="Sarthak Shah | IFMR Rural Finance" w:date="2016-11-09T15:05:00Z">
                <w:r w:rsidDel="00362231">
                  <w:rPr>
                    <w:sz w:val="22"/>
                  </w:rPr>
                  <w:delText>Yes</w:delText>
                </w:r>
              </w:del>
            </w:ins>
          </w:p>
        </w:tc>
        <w:tc>
          <w:tcPr>
            <w:tcW w:w="3544" w:type="dxa"/>
          </w:tcPr>
          <w:p w:rsidR="007267E2" w:rsidRPr="0019430F" w:rsidRDefault="007267E2">
            <w:pPr>
              <w:rPr>
                <w:ins w:id="617" w:author="Namita Sivasankaran" w:date="2016-11-02T15:46:00Z"/>
                <w:sz w:val="22"/>
              </w:rPr>
            </w:pPr>
            <w:ins w:id="618" w:author="Namita Sivasankaran" w:date="2016-11-02T15:48:00Z">
              <w:del w:id="619" w:author="Sarthak Shah | IFMR Rural Finance" w:date="2016-11-09T15:07:00Z">
                <w:r w:rsidDel="00362231">
                  <w:rPr>
                    <w:sz w:val="22"/>
                  </w:rPr>
                  <w:delText>Mandatory i</w:delText>
                </w:r>
                <w:r w:rsidRPr="00843824" w:rsidDel="00362231">
                  <w:rPr>
                    <w:sz w:val="22"/>
                  </w:rPr>
                  <w:delText>f entity type</w:delText>
                </w:r>
                <w:r w:rsidDel="00362231">
                  <w:rPr>
                    <w:sz w:val="22"/>
                  </w:rPr>
                  <w:delText xml:space="preserve"> is</w:delText>
                </w:r>
                <w:r w:rsidRPr="00843824" w:rsidDel="00362231">
                  <w:rPr>
                    <w:sz w:val="22"/>
                  </w:rPr>
                  <w:delText xml:space="preserve"> individual</w:delText>
                </w:r>
              </w:del>
            </w:ins>
          </w:p>
        </w:tc>
      </w:tr>
      <w:tr w:rsidR="007267E2" w:rsidRPr="0019430F" w:rsidTr="00362231">
        <w:tblPrEx>
          <w:tblW w:w="0" w:type="auto"/>
          <w:tblLayout w:type="fixed"/>
          <w:tblPrExChange w:id="620" w:author="Sarthak Shah | IFMR Rural Finance" w:date="2016-11-09T15:05:00Z">
            <w:tblPrEx>
              <w:tblW w:w="0" w:type="auto"/>
              <w:tblLayout w:type="fixed"/>
            </w:tblPrEx>
          </w:tblPrExChange>
        </w:tblPrEx>
        <w:trPr>
          <w:trHeight w:val="279"/>
          <w:trPrChange w:id="621" w:author="Sarthak Shah | IFMR Rural Finance" w:date="2016-11-09T15:05:00Z">
            <w:trPr>
              <w:gridAfter w:val="0"/>
              <w:trHeight w:val="279"/>
            </w:trPr>
          </w:trPrChange>
        </w:trPr>
        <w:tc>
          <w:tcPr>
            <w:tcW w:w="1384" w:type="dxa"/>
            <w:vMerge/>
            <w:hideMark/>
            <w:tcPrChange w:id="622" w:author="Sarthak Shah | IFMR Rural Finance" w:date="2016-11-09T15:05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2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24" w:author="Sarthak Shah | IFMR Rural Finance" w:date="2016-11-09T15:05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2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26" w:author="Sarthak Shah | IFMR Rural Finance" w:date="2016-11-09T15:05:00Z">
              <w:tcPr>
                <w:tcW w:w="2551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Age</w:t>
            </w:r>
          </w:p>
        </w:tc>
        <w:tc>
          <w:tcPr>
            <w:tcW w:w="2126" w:type="dxa"/>
            <w:hideMark/>
            <w:tcPrChange w:id="629" w:author="Sarthak Shah | IFMR Rural Finance" w:date="2016-11-09T15:05:00Z">
              <w:tcPr>
                <w:tcW w:w="2126" w:type="dxa"/>
                <w:gridSpan w:val="5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3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  <w:tcPrChange w:id="632" w:author="Sarthak Shah | IFMR Rural Finance" w:date="2016-11-09T15:05:00Z">
              <w:tcPr>
                <w:tcW w:w="1843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3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635" w:author="Sarthak Shah | IFMR Rural Finance" w:date="2016-11-09T15:05:00Z">
              <w:tcPr>
                <w:tcW w:w="2126" w:type="dxa"/>
                <w:noWrap/>
                <w:hideMark/>
              </w:tcPr>
            </w:tcPrChange>
          </w:tcPr>
          <w:p w:rsidR="007267E2" w:rsidRPr="00357ACA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63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637" w:author="Namita Sivasankaran" w:date="2016-11-02T15:47:00Z">
              <w:del w:id="638" w:author="Sarthak Shah | IFMR Rural Finance" w:date="2016-11-09T15:05:00Z">
                <w:r w:rsidDel="00362231">
                  <w:rPr>
                    <w:sz w:val="22"/>
                  </w:rPr>
                  <w:delText xml:space="preserve">Yes </w:delText>
                </w:r>
              </w:del>
            </w:ins>
          </w:p>
        </w:tc>
        <w:tc>
          <w:tcPr>
            <w:tcW w:w="3544" w:type="dxa"/>
            <w:tcPrChange w:id="639" w:author="Sarthak Shah | IFMR Rural Finance" w:date="2016-11-09T15:05:00Z">
              <w:tcPr>
                <w:tcW w:w="3544" w:type="dxa"/>
                <w:gridSpan w:val="2"/>
              </w:tcPr>
            </w:tcPrChange>
          </w:tcPr>
          <w:p w:rsidR="007267E2" w:rsidRPr="00357ACA" w:rsidRDefault="00362231">
            <w:pPr>
              <w:rPr>
                <w:sz w:val="22"/>
              </w:rPr>
            </w:pPr>
            <w:ins w:id="640" w:author="Sarthak Shah | IFMR Rural Finance" w:date="2016-11-09T15:05:00Z">
              <w:r>
                <w:rPr>
                  <w:sz w:val="22"/>
                </w:rPr>
                <w:t xml:space="preserve">Autocalculated </w:t>
              </w:r>
            </w:ins>
            <w:del w:id="641" w:author="Sarthak Shah | IFMR Rural Finance" w:date="2016-11-09T15:05:00Z">
              <w:r w:rsidR="007267E2" w:rsidDel="00362231">
                <w:rPr>
                  <w:sz w:val="22"/>
                </w:rPr>
                <w:delText>Mandatory i</w:delText>
              </w:r>
              <w:r w:rsidR="007267E2" w:rsidRPr="00843824" w:rsidDel="00362231">
                <w:rPr>
                  <w:sz w:val="22"/>
                </w:rPr>
                <w:delText>f entity type</w:delText>
              </w:r>
              <w:r w:rsidR="007267E2" w:rsidDel="00362231">
                <w:rPr>
                  <w:sz w:val="22"/>
                </w:rPr>
                <w:delText xml:space="preserve"> is</w:delText>
              </w:r>
              <w:r w:rsidR="007267E2" w:rsidRPr="00843824" w:rsidDel="00362231">
                <w:rPr>
                  <w:sz w:val="22"/>
                </w:rPr>
                <w:delText xml:space="preserve"> individual</w:delText>
              </w:r>
            </w:del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64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64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6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Marital Status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646" w:author="Namita Sivasankaran" w:date="2016-11-02T15:48:00Z">
              <w:r w:rsidRPr="0019430F" w:rsidDel="004D42D3">
                <w:rPr>
                  <w:sz w:val="22"/>
                  <w:rPrChange w:id="64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648" w:author="Namita Sivasankaran" w:date="2016-11-02T15:48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  <w:ins w:id="649" w:author="Sarthak Shah | IFMR Rural Finance" w:date="2016-11-09T15:05:00Z">
              <w:r w:rsidR="00362231">
                <w:rPr>
                  <w:sz w:val="22"/>
                </w:rPr>
                <w:t>Yes</w:t>
              </w:r>
            </w:ins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362231" w:rsidRDefault="007267E2">
            <w:pPr>
              <w:rPr>
                <w:ins w:id="650" w:author="Sarthak Shah | IFMR Rural Finance" w:date="2016-11-09T15:05:00Z"/>
                <w:sz w:val="22"/>
              </w:rPr>
            </w:pPr>
            <w:r w:rsidRPr="00357ACA">
              <w:rPr>
                <w:sz w:val="22"/>
              </w:rPr>
              <w:t>Divorced/Married/Single/Widow</w:t>
            </w:r>
            <w:ins w:id="651" w:author="Sarthak Shah | IFMR Rural Finance" w:date="2016-11-09T15:05:00Z">
              <w:r w:rsidR="00362231">
                <w:rPr>
                  <w:sz w:val="22"/>
                </w:rPr>
                <w:t xml:space="preserve">/Seperated </w:t>
              </w:r>
            </w:ins>
          </w:p>
          <w:p w:rsidR="007267E2" w:rsidRPr="00357ACA" w:rsidRDefault="007267E2" w:rsidP="00362231">
            <w:pPr>
              <w:rPr>
                <w:sz w:val="22"/>
              </w:rPr>
            </w:pPr>
            <w:ins w:id="652" w:author="Namita Sivasankaran" w:date="2016-11-02T15:48:00Z">
              <w:del w:id="653" w:author="Sarthak Shah | IFMR Rural Finance" w:date="2016-11-09T15:05:00Z">
                <w:r w:rsidDel="00362231">
                  <w:rPr>
                    <w:sz w:val="22"/>
                  </w:rPr>
                  <w:delText xml:space="preserve"> </w:delText>
                </w:r>
              </w:del>
            </w:ins>
            <w:del w:id="654" w:author="Sarthak Shah | IFMR Rural Finance" w:date="2016-11-09T15:07:00Z">
              <w:r w:rsidDel="00362231">
                <w:rPr>
                  <w:sz w:val="22"/>
                </w:rPr>
                <w:delText>Mandatory i</w:delText>
              </w:r>
              <w:r w:rsidRPr="00843824" w:rsidDel="00362231">
                <w:rPr>
                  <w:sz w:val="22"/>
                </w:rPr>
                <w:delText>f entity type</w:delText>
              </w:r>
              <w:r w:rsidDel="00362231">
                <w:rPr>
                  <w:sz w:val="22"/>
                </w:rPr>
                <w:delText xml:space="preserve"> is</w:delText>
              </w:r>
              <w:r w:rsidRPr="00843824" w:rsidDel="00362231">
                <w:rPr>
                  <w:sz w:val="22"/>
                </w:rPr>
                <w:delText xml:space="preserve"> individual</w:delText>
              </w:r>
            </w:del>
          </w:p>
        </w:tc>
      </w:tr>
      <w:tr w:rsidR="007267E2" w:rsidRPr="0019430F" w:rsidTr="00357ACA">
        <w:trPr>
          <w:trHeight w:val="1026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65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65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6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Education Status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6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660" w:author="Namita Sivasankaran" w:date="2016-11-02T15:49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661" w:author="Namita Sivasankaran" w:date="2016-11-02T15:49:00Z"/>
                <w:sz w:val="22"/>
              </w:rPr>
            </w:pPr>
            <w:r w:rsidRPr="00357ACA">
              <w:rPr>
                <w:sz w:val="22"/>
              </w:rPr>
              <w:t>Below SSC</w:t>
            </w:r>
            <w:ins w:id="662" w:author="Sarthak Shah | IFMR Rural Finance" w:date="2016-11-09T15:06:00Z">
              <w:r w:rsidR="00362231">
                <w:rPr>
                  <w:sz w:val="22"/>
                </w:rPr>
                <w:t>/</w:t>
              </w:r>
            </w:ins>
            <w:del w:id="663" w:author="Sarthak Shah | IFMR Rural Finance" w:date="2016-11-09T15:06:00Z">
              <w:r w:rsidRPr="00357ACA" w:rsidDel="00362231">
                <w:rPr>
                  <w:sz w:val="22"/>
                </w:rPr>
                <w:delText>,</w:delText>
              </w:r>
            </w:del>
            <w:ins w:id="664" w:author="Namita Sivasankaran" w:date="2016-11-02T16:36:00Z">
              <w:del w:id="665" w:author="Sarthak Shah | IFMR Rural Finance" w:date="2016-11-09T15:06:00Z">
                <w:r w:rsidDel="00362231">
                  <w:rPr>
                    <w:sz w:val="22"/>
                  </w:rPr>
                  <w:delText xml:space="preserve"> </w:delText>
                </w:r>
              </w:del>
            </w:ins>
            <w:r w:rsidRPr="00357ACA">
              <w:rPr>
                <w:sz w:val="22"/>
              </w:rPr>
              <w:t>SSLC</w:t>
            </w:r>
            <w:ins w:id="666" w:author="Sarthak Shah | IFMR Rural Finance" w:date="2016-11-09T15:06:00Z">
              <w:r w:rsidR="00362231">
                <w:rPr>
                  <w:sz w:val="22"/>
                </w:rPr>
                <w:t>/</w:t>
              </w:r>
            </w:ins>
            <w:del w:id="667" w:author="Sarthak Shah | IFMR Rural Finance" w:date="2016-11-09T15:06:00Z">
              <w:r w:rsidRPr="00357ACA" w:rsidDel="00362231">
                <w:rPr>
                  <w:sz w:val="22"/>
                </w:rPr>
                <w:delText>,</w:delText>
              </w:r>
            </w:del>
            <w:ins w:id="668" w:author="Namita Sivasankaran" w:date="2016-11-02T16:36:00Z">
              <w:del w:id="669" w:author="Sarthak Shah | IFMR Rural Finance" w:date="2016-11-09T15:06:00Z">
                <w:r w:rsidDel="00362231">
                  <w:rPr>
                    <w:sz w:val="22"/>
                  </w:rPr>
                  <w:delText xml:space="preserve"> </w:delText>
                </w:r>
              </w:del>
            </w:ins>
            <w:r w:rsidRPr="00357ACA">
              <w:rPr>
                <w:sz w:val="22"/>
              </w:rPr>
              <w:t>HSC,</w:t>
            </w:r>
            <w:ins w:id="670" w:author="Namita Sivasankaran" w:date="2016-11-02T16:36:00Z">
              <w:r>
                <w:rPr>
                  <w:sz w:val="22"/>
                </w:rPr>
                <w:t xml:space="preserve"> </w:t>
              </w:r>
            </w:ins>
            <w:ins w:id="671" w:author="Sarthak Shah | IFMR Rural Finance" w:date="2016-11-09T15:06:00Z">
              <w:r w:rsidR="00362231">
                <w:rPr>
                  <w:sz w:val="22"/>
                </w:rPr>
                <w:t>(</w:t>
              </w:r>
            </w:ins>
            <w:r w:rsidRPr="00357ACA">
              <w:rPr>
                <w:sz w:val="22"/>
              </w:rPr>
              <w:t>Graduate/Diploma/ITI</w:t>
            </w:r>
            <w:ins w:id="672" w:author="Sarthak Shah | IFMR Rural Finance" w:date="2016-11-09T15:06:00Z">
              <w:r w:rsidR="00362231">
                <w:rPr>
                  <w:sz w:val="22"/>
                </w:rPr>
                <w:t>)</w:t>
              </w:r>
            </w:ins>
            <w:del w:id="673" w:author="Sarthak Shah | IFMR Rural Finance" w:date="2016-11-09T15:06:00Z">
              <w:r w:rsidRPr="00357ACA" w:rsidDel="00362231">
                <w:rPr>
                  <w:sz w:val="22"/>
                </w:rPr>
                <w:delText>,</w:delText>
              </w:r>
            </w:del>
            <w:ins w:id="674" w:author="Sarthak Shah | IFMR Rural Finance" w:date="2016-11-09T15:06:00Z">
              <w:r w:rsidR="00362231">
                <w:rPr>
                  <w:sz w:val="22"/>
                </w:rPr>
                <w:t>/</w:t>
              </w:r>
            </w:ins>
            <w:r w:rsidRPr="00357ACA">
              <w:rPr>
                <w:sz w:val="22"/>
              </w:rPr>
              <w:t>Professional Degree</w:t>
            </w:r>
            <w:ins w:id="675" w:author="Sarthak Shah | IFMR Rural Finance" w:date="2016-11-09T15:06:00Z">
              <w:r w:rsidR="00362231">
                <w:rPr>
                  <w:sz w:val="22"/>
                </w:rPr>
                <w:t>/</w:t>
              </w:r>
            </w:ins>
            <w:del w:id="676" w:author="Sarthak Shah | IFMR Rural Finance" w:date="2016-11-09T15:06:00Z">
              <w:r w:rsidRPr="00357ACA" w:rsidDel="00362231">
                <w:rPr>
                  <w:sz w:val="22"/>
                </w:rPr>
                <w:delText>,</w:delText>
              </w:r>
            </w:del>
            <w:r w:rsidRPr="00357ACA">
              <w:rPr>
                <w:sz w:val="22"/>
              </w:rPr>
              <w:t>Others</w:t>
            </w:r>
          </w:p>
          <w:p w:rsidR="007267E2" w:rsidRPr="00357ACA" w:rsidRDefault="007267E2">
            <w:pPr>
              <w:rPr>
                <w:sz w:val="22"/>
              </w:rPr>
            </w:pPr>
            <w:del w:id="677" w:author="Sarthak Shah | IFMR Rural Finance" w:date="2016-11-09T15:07:00Z">
              <w:r w:rsidDel="00362231">
                <w:rPr>
                  <w:sz w:val="22"/>
                </w:rPr>
                <w:delText>Mandatory i</w:delText>
              </w:r>
              <w:r w:rsidRPr="00843824" w:rsidDel="00362231">
                <w:rPr>
                  <w:sz w:val="22"/>
                </w:rPr>
                <w:delText>f entity type</w:delText>
              </w:r>
              <w:r w:rsidDel="00362231">
                <w:rPr>
                  <w:sz w:val="22"/>
                </w:rPr>
                <w:delText xml:space="preserve"> is</w:delText>
              </w:r>
              <w:r w:rsidRPr="00843824" w:rsidDel="00362231">
                <w:rPr>
                  <w:sz w:val="22"/>
                </w:rPr>
                <w:delText xml:space="preserve"> individual</w:delText>
              </w:r>
              <w:r w:rsidRPr="0019430F" w:rsidDel="00362231">
                <w:rPr>
                  <w:sz w:val="22"/>
                </w:rPr>
                <w:delText xml:space="preserve"> </w:delText>
              </w:r>
            </w:del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67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67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68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Enterprise Details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6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Name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6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6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6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</w:t>
            </w:r>
            <w:r w:rsidRPr="00357ACA">
              <w:rPr>
                <w:sz w:val="22"/>
              </w:rPr>
              <w:t>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68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69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6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Type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693" w:author="Namita Sivasankaran" w:date="2016-11-02T15:50:00Z">
              <w:r w:rsidRPr="0019430F" w:rsidDel="004D42D3">
                <w:rPr>
                  <w:sz w:val="22"/>
                  <w:rPrChange w:id="694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695" w:author="Namita Sivasankaran" w:date="2016-11-02T15:50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362231" w:rsidRDefault="00362231">
            <w:pPr>
              <w:rPr>
                <w:ins w:id="696" w:author="Sarthak Shah | IFMR Rural Finance" w:date="2016-11-09T15:07:00Z"/>
                <w:sz w:val="22"/>
              </w:rPr>
            </w:pPr>
            <w:ins w:id="697" w:author="Sarthak Shah | IFMR Rural Finance" w:date="2016-11-09T15:09:00Z">
              <w:r>
                <w:rPr>
                  <w:sz w:val="22"/>
                </w:rPr>
                <w:t>Manufacturing/Trading/Services</w:t>
              </w:r>
            </w:ins>
          </w:p>
          <w:p w:rsidR="007267E2" w:rsidRDefault="007267E2">
            <w:pPr>
              <w:rPr>
                <w:ins w:id="698" w:author="Namita Sivasankaran" w:date="2016-11-02T15:58:00Z"/>
                <w:sz w:val="22"/>
              </w:rPr>
            </w:pPr>
            <w:r w:rsidRPr="00357ACA">
              <w:rPr>
                <w:sz w:val="22"/>
              </w:rPr>
              <w:t xml:space="preserve">Refer lead dropdowns </w:t>
            </w:r>
          </w:p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  <w:r w:rsidRPr="0019430F" w:rsidDel="00865678">
              <w:rPr>
                <w:sz w:val="22"/>
              </w:rPr>
              <w:t xml:space="preserve"> 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69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0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7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Activity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ins w:id="703" w:author="Namita Sivasankaran" w:date="2016-11-02T15:57:00Z">
              <w:r w:rsidRPr="003E12A5">
                <w:rPr>
                  <w:sz w:val="22"/>
                </w:rPr>
                <w:t>Dropdown</w:t>
              </w:r>
            </w:ins>
            <w:del w:id="704" w:author="Namita Sivasankaran" w:date="2016-11-02T15:57:00Z">
              <w:r w:rsidRPr="003516BC" w:rsidDel="00005A91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362231" w:rsidRDefault="00362231">
            <w:pPr>
              <w:rPr>
                <w:ins w:id="705" w:author="Sarthak Shah | IFMR Rural Finance" w:date="2016-11-09T15:14:00Z"/>
                <w:sz w:val="22"/>
              </w:rPr>
            </w:pPr>
            <w:ins w:id="706" w:author="Sarthak Shah | IFMR Rural Finance" w:date="2016-11-09T15:09:00Z">
              <w:r>
                <w:rPr>
                  <w:sz w:val="22"/>
                </w:rPr>
                <w:t xml:space="preserve">If  Business Type is Manufacturing then-&gt; </w:t>
              </w:r>
            </w:ins>
            <w:ins w:id="707" w:author="Sarthak Shah | IFMR Rural Finance" w:date="2016-11-09T15:14:00Z">
              <w:r>
                <w:rPr>
                  <w:sz w:val="22"/>
                </w:rPr>
                <w:t>Sales/Jobwork</w:t>
              </w:r>
            </w:ins>
          </w:p>
          <w:p w:rsidR="00362231" w:rsidRDefault="00362231">
            <w:pPr>
              <w:rPr>
                <w:ins w:id="708" w:author="Sarthak Shah | IFMR Rural Finance" w:date="2016-11-09T15:14:00Z"/>
                <w:sz w:val="22"/>
              </w:rPr>
            </w:pPr>
            <w:ins w:id="709" w:author="Sarthak Shah | IFMR Rural Finance" w:date="2016-11-09T15:14:00Z">
              <w:r>
                <w:rPr>
                  <w:sz w:val="22"/>
                </w:rPr>
                <w:t>If Business Type is Trading then-&gt; Wholesale/Retail</w:t>
              </w:r>
            </w:ins>
          </w:p>
          <w:p w:rsidR="00362231" w:rsidRDefault="00362231">
            <w:pPr>
              <w:rPr>
                <w:ins w:id="710" w:author="Sarthak Shah | IFMR Rural Finance" w:date="2016-11-09T15:09:00Z"/>
                <w:sz w:val="22"/>
              </w:rPr>
            </w:pPr>
            <w:ins w:id="711" w:author="Sarthak Shah | IFMR Rural Finance" w:date="2016-11-09T15:14:00Z">
              <w:r>
                <w:rPr>
                  <w:sz w:val="22"/>
                </w:rPr>
                <w:t>If Business Type is Services then-&gt;</w:t>
              </w:r>
            </w:ins>
            <w:ins w:id="712" w:author="Sarthak Shah | IFMR Rural Finance" w:date="2016-11-09T15:15:00Z">
              <w:r>
                <w:rPr>
                  <w:sz w:val="22"/>
                </w:rPr>
                <w:t xml:space="preserve"> </w:t>
              </w:r>
              <w:r>
                <w:rPr>
                  <w:sz w:val="22"/>
                </w:rPr>
                <w:lastRenderedPageBreak/>
                <w:t>B2B/B2C</w:t>
              </w:r>
            </w:ins>
          </w:p>
          <w:p w:rsidR="007267E2" w:rsidRDefault="007267E2">
            <w:pPr>
              <w:rPr>
                <w:ins w:id="713" w:author="Namita Sivasankaran" w:date="2016-11-02T15:58:00Z"/>
                <w:sz w:val="22"/>
              </w:rPr>
            </w:pPr>
            <w:r w:rsidRPr="003516BC">
              <w:rPr>
                <w:sz w:val="22"/>
              </w:rPr>
              <w:t xml:space="preserve">Refer lead dropdowns </w:t>
            </w:r>
          </w:p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  <w:r w:rsidRPr="0019430F" w:rsidDel="00865678">
              <w:rPr>
                <w:sz w:val="22"/>
              </w:rPr>
              <w:t xml:space="preserve"> </w:t>
            </w:r>
          </w:p>
        </w:tc>
      </w:tr>
      <w:tr w:rsidR="00DF3C2D" w:rsidRPr="0019430F" w:rsidTr="00357ACA">
        <w:trPr>
          <w:trHeight w:val="600"/>
          <w:ins w:id="714" w:author="Sarthak Shah | IFMR Rural Finance" w:date="2016-11-09T15:15:00Z"/>
        </w:trPr>
        <w:tc>
          <w:tcPr>
            <w:tcW w:w="1384" w:type="dxa"/>
            <w:vMerge/>
          </w:tcPr>
          <w:p w:rsidR="00DF3C2D" w:rsidRPr="0019430F" w:rsidRDefault="00DF3C2D">
            <w:pPr>
              <w:rPr>
                <w:ins w:id="715" w:author="Sarthak Shah | IFMR Rural Finance" w:date="2016-11-09T15:15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DF3C2D" w:rsidRPr="0019430F" w:rsidRDefault="00DF3C2D">
            <w:pPr>
              <w:rPr>
                <w:ins w:id="716" w:author="Sarthak Shah | IFMR Rural Finance" w:date="2016-11-09T15:15:00Z"/>
                <w:bCs/>
                <w:sz w:val="22"/>
              </w:rPr>
            </w:pPr>
          </w:p>
        </w:tc>
        <w:tc>
          <w:tcPr>
            <w:tcW w:w="2551" w:type="dxa"/>
          </w:tcPr>
          <w:p w:rsidR="00DF3C2D" w:rsidRPr="00DF3C2D" w:rsidRDefault="00DF3C2D">
            <w:pPr>
              <w:rPr>
                <w:ins w:id="717" w:author="Sarthak Shah | IFMR Rural Finance" w:date="2016-11-09T15:15:00Z"/>
                <w:sz w:val="22"/>
              </w:rPr>
            </w:pPr>
            <w:ins w:id="718" w:author="Sarthak Shah | IFMR Rural Finance" w:date="2016-11-09T15:15:00Z">
              <w:r>
                <w:rPr>
                  <w:sz w:val="22"/>
                </w:rPr>
                <w:t>Add Button</w:t>
              </w:r>
            </w:ins>
          </w:p>
        </w:tc>
        <w:tc>
          <w:tcPr>
            <w:tcW w:w="2126" w:type="dxa"/>
          </w:tcPr>
          <w:p w:rsidR="00DF3C2D" w:rsidRDefault="00DF3C2D">
            <w:pPr>
              <w:rPr>
                <w:ins w:id="719" w:author="Sarthak Shah | IFMR Rural Finance" w:date="2016-11-09T15:15:00Z"/>
                <w:sz w:val="22"/>
              </w:rPr>
            </w:pPr>
          </w:p>
        </w:tc>
        <w:tc>
          <w:tcPr>
            <w:tcW w:w="1843" w:type="dxa"/>
            <w:noWrap/>
          </w:tcPr>
          <w:p w:rsidR="00DF3C2D" w:rsidRPr="003516BC" w:rsidRDefault="00DF3C2D">
            <w:pPr>
              <w:rPr>
                <w:ins w:id="720" w:author="Sarthak Shah | IFMR Rural Finance" w:date="2016-11-09T15:15:00Z"/>
                <w:sz w:val="22"/>
              </w:rPr>
            </w:pPr>
          </w:p>
        </w:tc>
        <w:tc>
          <w:tcPr>
            <w:tcW w:w="2126" w:type="dxa"/>
            <w:noWrap/>
          </w:tcPr>
          <w:p w:rsidR="00DF3C2D" w:rsidRPr="00843824" w:rsidRDefault="00DF3C2D">
            <w:pPr>
              <w:rPr>
                <w:ins w:id="721" w:author="Sarthak Shah | IFMR Rural Finance" w:date="2016-11-09T15:15:00Z"/>
                <w:sz w:val="22"/>
              </w:rPr>
            </w:pPr>
          </w:p>
        </w:tc>
        <w:tc>
          <w:tcPr>
            <w:tcW w:w="3544" w:type="dxa"/>
          </w:tcPr>
          <w:p w:rsidR="00DF3C2D" w:rsidRDefault="00DF3C2D">
            <w:pPr>
              <w:rPr>
                <w:ins w:id="722" w:author="Sarthak Shah | IFMR Rural Finance" w:date="2016-11-09T15:15:00Z"/>
                <w:sz w:val="22"/>
              </w:rPr>
            </w:pPr>
            <w:ins w:id="723" w:author="Sarthak Shah | IFMR Rural Finance" w:date="2016-11-09T15:15:00Z">
              <w:r>
                <w:rPr>
                  <w:sz w:val="22"/>
                </w:rPr>
                <w:t>In case more than one business type</w:t>
              </w:r>
            </w:ins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2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2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7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Operating Since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ins w:id="728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729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3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3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7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Ownership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ins w:id="734" w:author="Namita Sivasankaran" w:date="2016-11-02T15:57:00Z">
              <w:r w:rsidRPr="003E12A5">
                <w:rPr>
                  <w:sz w:val="22"/>
                </w:rPr>
                <w:t>Dropdown</w:t>
              </w:r>
            </w:ins>
            <w:del w:id="735" w:author="Namita Sivasankaran" w:date="2016-11-02T15:57:00Z">
              <w:r w:rsidRPr="003516BC" w:rsidDel="00005A91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ins w:id="736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737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738" w:author="Namita Sivasankaran" w:date="2016-11-02T15:59:00Z"/>
                <w:sz w:val="22"/>
              </w:rPr>
            </w:pPr>
            <w:r w:rsidRPr="003516BC">
              <w:rPr>
                <w:sz w:val="22"/>
              </w:rPr>
              <w:t>Owned, Rented, Leased</w:t>
            </w:r>
            <w:del w:id="739" w:author="Namita Sivasankaran" w:date="2016-11-02T15:59:00Z">
              <w:r w:rsidRPr="003516BC" w:rsidDel="00865678">
                <w:rPr>
                  <w:sz w:val="22"/>
                </w:rPr>
                <w:delText xml:space="preserve">- </w:delText>
              </w:r>
            </w:del>
          </w:p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7267E2" w:rsidRPr="0019430F" w:rsidTr="00357ACA">
        <w:trPr>
          <w:trHeight w:val="12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4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4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7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Is the Business Registered</w:t>
            </w:r>
            <w:del w:id="744" w:author="Namita Sivasankaran" w:date="2016-11-02T15:59:00Z">
              <w:r w:rsidRPr="0019430F" w:rsidDel="00865678">
                <w:rPr>
                  <w:sz w:val="22"/>
                  <w:rPrChange w:id="74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 xml:space="preserve"> </w:delText>
              </w:r>
            </w:del>
            <w:r w:rsidRPr="0019430F">
              <w:rPr>
                <w:sz w:val="22"/>
                <w:rPrChange w:id="7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?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del w:id="747" w:author="Namita Sivasankaran" w:date="2016-11-02T15:59:00Z">
              <w:r w:rsidRPr="0019430F" w:rsidDel="00865678">
                <w:rPr>
                  <w:sz w:val="22"/>
                  <w:rPrChange w:id="748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749" w:author="Namita Sivasankaran" w:date="2016-11-02T15:59:00Z">
              <w:r>
                <w:rPr>
                  <w:sz w:val="22"/>
                </w:rPr>
                <w:t>Radio Buttons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ins w:id="750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751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752" w:author="Namita Sivasankaran" w:date="2016-11-02T15:59:00Z"/>
                <w:sz w:val="22"/>
              </w:rPr>
            </w:pPr>
            <w:r w:rsidRPr="003516BC">
              <w:rPr>
                <w:sz w:val="22"/>
              </w:rPr>
              <w:t xml:space="preserve">Yes/No- </w:t>
            </w:r>
          </w:p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5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75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75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Contact Details</w:t>
            </w:r>
          </w:p>
        </w:tc>
        <w:tc>
          <w:tcPr>
            <w:tcW w:w="2551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7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Mobile No</w:t>
            </w:r>
            <w:ins w:id="757" w:author="Namita Sivasankaran" w:date="2016-11-02T16:00:00Z">
              <w:r>
                <w:rPr>
                  <w:sz w:val="22"/>
                </w:rPr>
                <w:t>.</w:t>
              </w:r>
            </w:ins>
            <w:del w:id="758" w:author="Namita Sivasankaran" w:date="2016-11-02T16:00:00Z">
              <w:r w:rsidRPr="003516BC" w:rsidDel="00865678">
                <w:rPr>
                  <w:sz w:val="22"/>
                </w:rPr>
                <w:delText xml:space="preserve"> 1</w:delText>
              </w:r>
            </w:del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t> </w:t>
            </w:r>
            <w:ins w:id="759" w:author="Namita Sivasankaran" w:date="2016-11-02T16:00:00Z">
              <w:r>
                <w:rPr>
                  <w:bCs/>
                  <w:sz w:val="22"/>
                </w:rPr>
                <w:t>Validate – 10 digits</w:t>
              </w:r>
            </w:ins>
          </w:p>
        </w:tc>
      </w:tr>
      <w:tr w:rsidR="007267E2" w:rsidRPr="0019430F" w:rsidTr="00357ACA">
        <w:trPr>
          <w:trHeight w:val="9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6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6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76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Alternate mobile number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7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7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7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  <w:r w:rsidRPr="0019430F">
              <w:rPr>
                <w:bCs/>
                <w:sz w:val="22"/>
                <w:rPrChange w:id="77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 </w:t>
            </w:r>
            <w:ins w:id="771" w:author="Namita Sivasankaran" w:date="2016-11-02T16:00:00Z">
              <w:r w:rsidRPr="00843824">
                <w:rPr>
                  <w:bCs/>
                  <w:sz w:val="22"/>
                </w:rPr>
                <w:t> </w:t>
              </w:r>
              <w:r>
                <w:rPr>
                  <w:bCs/>
                  <w:sz w:val="22"/>
                </w:rPr>
                <w:t>Validate – 10 digits</w:t>
              </w:r>
            </w:ins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7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7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77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7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Address Line 1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3516BC">
              <w:rPr>
                <w:sz w:val="22"/>
              </w:rPr>
              <w:t>lphanumeric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7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7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77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Address Line 2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3516BC">
              <w:rPr>
                <w:sz w:val="22"/>
              </w:rPr>
              <w:t>lphanumeric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</w:tr>
      <w:tr w:rsidR="007267E2" w:rsidRPr="0019430F" w:rsidTr="00357ACA">
        <w:trPr>
          <w:trHeight w:val="337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8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78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7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Pin code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7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7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7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19430F" w:rsidRDefault="007267E2">
            <w:pPr>
              <w:rPr>
                <w:sz w:val="22"/>
                <w:rPrChange w:id="7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Pincode master</w:t>
            </w:r>
          </w:p>
        </w:tc>
      </w:tr>
      <w:tr w:rsidR="007267E2" w:rsidRPr="0019430F" w:rsidTr="00357ACA">
        <w:trPr>
          <w:trHeight w:val="431"/>
          <w:ins w:id="792" w:author="Namita Sivasankaran" w:date="2016-11-02T16:01:00Z"/>
        </w:trPr>
        <w:tc>
          <w:tcPr>
            <w:tcW w:w="1384" w:type="dxa"/>
            <w:vMerge/>
          </w:tcPr>
          <w:p w:rsidR="007267E2" w:rsidRPr="0019430F" w:rsidRDefault="007267E2">
            <w:pPr>
              <w:rPr>
                <w:ins w:id="793" w:author="Namita Sivasankaran" w:date="2016-11-02T16:01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7267E2" w:rsidRPr="0019430F" w:rsidRDefault="007267E2">
            <w:pPr>
              <w:rPr>
                <w:ins w:id="794" w:author="Namita Sivasankaran" w:date="2016-11-02T16:01:00Z"/>
                <w:bCs/>
                <w:sz w:val="22"/>
              </w:rPr>
            </w:pPr>
          </w:p>
        </w:tc>
        <w:tc>
          <w:tcPr>
            <w:tcW w:w="2551" w:type="dxa"/>
          </w:tcPr>
          <w:p w:rsidR="007267E2" w:rsidRPr="0019430F" w:rsidRDefault="007267E2">
            <w:pPr>
              <w:rPr>
                <w:ins w:id="795" w:author="Namita Sivasankaran" w:date="2016-11-02T16:01:00Z"/>
                <w:sz w:val="22"/>
              </w:rPr>
            </w:pPr>
            <w:ins w:id="796" w:author="Namita Sivasankaran" w:date="2016-11-02T16:01:00Z">
              <w:r w:rsidRPr="00843824">
                <w:rPr>
                  <w:sz w:val="22"/>
                </w:rPr>
                <w:t>District</w:t>
              </w:r>
            </w:ins>
          </w:p>
        </w:tc>
        <w:tc>
          <w:tcPr>
            <w:tcW w:w="2126" w:type="dxa"/>
          </w:tcPr>
          <w:p w:rsidR="007267E2" w:rsidRPr="0019430F" w:rsidRDefault="007267E2">
            <w:pPr>
              <w:rPr>
                <w:ins w:id="797" w:author="Namita Sivasankaran" w:date="2016-11-02T16:01:00Z"/>
                <w:sz w:val="22"/>
              </w:rPr>
            </w:pPr>
            <w:ins w:id="798" w:author="Namita Sivasankaran" w:date="2016-11-02T16:01:00Z">
              <w:r w:rsidRPr="00843824">
                <w:rPr>
                  <w:sz w:val="22"/>
                </w:rPr>
                <w:t>Text</w:t>
              </w:r>
            </w:ins>
          </w:p>
        </w:tc>
        <w:tc>
          <w:tcPr>
            <w:tcW w:w="1843" w:type="dxa"/>
            <w:noWrap/>
          </w:tcPr>
          <w:p w:rsidR="007267E2" w:rsidRPr="0019430F" w:rsidRDefault="007267E2">
            <w:pPr>
              <w:rPr>
                <w:ins w:id="799" w:author="Namita Sivasankaran" w:date="2016-11-02T16:01:00Z"/>
                <w:sz w:val="22"/>
              </w:rPr>
            </w:pPr>
            <w:ins w:id="800" w:author="Namita Sivasankaran" w:date="2016-11-02T16:01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2126" w:type="dxa"/>
            <w:noWrap/>
          </w:tcPr>
          <w:p w:rsidR="007267E2" w:rsidRPr="0019430F" w:rsidRDefault="007267E2">
            <w:pPr>
              <w:rPr>
                <w:ins w:id="801" w:author="Namita Sivasankaran" w:date="2016-11-02T16:01:00Z"/>
                <w:sz w:val="22"/>
              </w:rPr>
            </w:pPr>
            <w:ins w:id="802" w:author="Namita Sivasankaran" w:date="2016-11-02T16:01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3544" w:type="dxa"/>
          </w:tcPr>
          <w:p w:rsidR="007267E2" w:rsidRPr="0019430F" w:rsidRDefault="007267E2">
            <w:pPr>
              <w:rPr>
                <w:ins w:id="803" w:author="Namita Sivasankaran" w:date="2016-11-02T16:01:00Z"/>
                <w:sz w:val="22"/>
              </w:rPr>
            </w:pPr>
            <w:ins w:id="804" w:author="Namita Sivasankaran" w:date="2016-11-02T16:01:00Z">
              <w:r>
                <w:rPr>
                  <w:sz w:val="22"/>
                </w:rPr>
                <w:t>Auto-populate based on Pincode master</w:t>
              </w:r>
            </w:ins>
          </w:p>
        </w:tc>
      </w:tr>
      <w:tr w:rsidR="007267E2" w:rsidRPr="0019430F" w:rsidTr="00357ACA">
        <w:trPr>
          <w:trHeight w:val="383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80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80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80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0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State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8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81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1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81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1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Auto-populate based on Pincode master</w:t>
            </w:r>
          </w:p>
        </w:tc>
      </w:tr>
      <w:tr w:rsidR="007267E2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81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81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81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1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81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8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8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19430F" w:rsidRDefault="007267E2">
            <w:pPr>
              <w:rPr>
                <w:sz w:val="22"/>
                <w:rPrChange w:id="8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7267E2" w:rsidRPr="0019430F" w:rsidTr="00357ACA">
        <w:trPr>
          <w:trHeight w:val="685"/>
        </w:trPr>
        <w:tc>
          <w:tcPr>
            <w:tcW w:w="1384" w:type="dxa"/>
            <w:vMerge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</w:p>
        </w:tc>
        <w:tc>
          <w:tcPr>
            <w:tcW w:w="1418" w:type="dxa"/>
            <w:vMerge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</w:p>
        </w:tc>
        <w:tc>
          <w:tcPr>
            <w:tcW w:w="2551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Area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(</w:t>
            </w:r>
            <w:ins w:id="827" w:author="Namita Sivasankaran" w:date="2016-11-02T16:02:00Z">
              <w:r>
                <w:rPr>
                  <w:sz w:val="22"/>
                </w:rPr>
                <w:t xml:space="preserve">Provide </w:t>
              </w:r>
            </w:ins>
            <w:r w:rsidRPr="003516BC">
              <w:rPr>
                <w:sz w:val="22"/>
              </w:rPr>
              <w:t>Search Option)</w:t>
            </w:r>
          </w:p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 xml:space="preserve"> Based on the respective spoke</w:t>
            </w: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lastRenderedPageBreak/>
              <w:t>d</w:t>
            </w:r>
            <w:r w:rsidRPr="003516BC">
              <w:rPr>
                <w:sz w:val="22"/>
              </w:rPr>
              <w:t>ropdown options required</w:t>
            </w:r>
          </w:p>
        </w:tc>
      </w:tr>
      <w:tr w:rsidR="00767FE6" w:rsidRPr="0019430F" w:rsidTr="00357ACA">
        <w:trPr>
          <w:trHeight w:val="300"/>
        </w:trPr>
        <w:tc>
          <w:tcPr>
            <w:tcW w:w="1384" w:type="dxa"/>
            <w:vMerge w:val="restart"/>
            <w:hideMark/>
          </w:tcPr>
          <w:p w:rsidR="00767FE6" w:rsidRPr="003516BC" w:rsidRDefault="00767FE6" w:rsidP="009D4A57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lastRenderedPageBreak/>
              <w:t>Product Details</w:t>
            </w:r>
          </w:p>
        </w:tc>
        <w:tc>
          <w:tcPr>
            <w:tcW w:w="1418" w:type="dxa"/>
            <w:vMerge w:val="restart"/>
            <w:hideMark/>
          </w:tcPr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3516BC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ins w:id="828" w:author="Namita Sivasankaran" w:date="2016-11-02T16:03:00Z">
              <w:r w:rsidRPr="00843824">
                <w:rPr>
                  <w:sz w:val="22"/>
                </w:rPr>
                <w:t>Product Category</w:t>
              </w:r>
            </w:ins>
            <w:del w:id="829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ins w:id="830" w:author="Namita Sivasankaran" w:date="2016-11-02T16:04:00Z">
              <w:r>
                <w:rPr>
                  <w:sz w:val="22"/>
                </w:rPr>
                <w:t>Dropdown</w:t>
              </w:r>
            </w:ins>
            <w:del w:id="831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ins w:id="832" w:author="Namita Sivasankaran" w:date="2016-11-02T16:03:00Z">
              <w:r w:rsidRPr="00843824">
                <w:rPr>
                  <w:sz w:val="22"/>
                </w:rPr>
                <w:t>Yes</w:t>
              </w:r>
            </w:ins>
            <w:del w:id="833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ins w:id="834" w:author="Namita Sivasankaran" w:date="2016-11-02T16:03:00Z">
              <w:r w:rsidRPr="00843824">
                <w:rPr>
                  <w:sz w:val="22"/>
                </w:rPr>
                <w:t> </w:t>
              </w:r>
            </w:ins>
            <w:del w:id="835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ins w:id="836" w:author="Namita Sivasankaran" w:date="2016-11-02T16:03:00Z">
              <w:r w:rsidRPr="00843824">
                <w:rPr>
                  <w:sz w:val="22"/>
                </w:rPr>
                <w:t>Asset / Liability/Others</w:t>
              </w:r>
            </w:ins>
            <w:del w:id="837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83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8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767FE6" w:rsidRPr="003516BC" w:rsidRDefault="00767FE6">
            <w:pPr>
              <w:rPr>
                <w:sz w:val="22"/>
              </w:rPr>
            </w:pPr>
            <w:ins w:id="840" w:author="Namita Sivasankaran" w:date="2016-11-02T16:03:00Z">
              <w:r w:rsidRPr="00843824">
                <w:rPr>
                  <w:sz w:val="22"/>
                </w:rPr>
                <w:t>Product Sub- Category</w:t>
              </w:r>
            </w:ins>
            <w:del w:id="841" w:author="Namita Sivasankaran" w:date="2016-11-02T16:03:00Z">
              <w:r w:rsidRPr="003516BC" w:rsidDel="00865678">
                <w:rPr>
                  <w:sz w:val="22"/>
                </w:rPr>
                <w:delText>Product Category</w:delText>
              </w:r>
            </w:del>
          </w:p>
        </w:tc>
        <w:tc>
          <w:tcPr>
            <w:tcW w:w="2126" w:type="dxa"/>
          </w:tcPr>
          <w:p w:rsidR="00767FE6" w:rsidRPr="003516BC" w:rsidRDefault="00767FE6">
            <w:pPr>
              <w:rPr>
                <w:sz w:val="22"/>
              </w:rPr>
            </w:pPr>
            <w:ins w:id="842" w:author="Namita Sivasankaran" w:date="2016-11-02T16:04:00Z">
              <w:r>
                <w:rPr>
                  <w:sz w:val="22"/>
                </w:rPr>
                <w:t>Dropdown</w:t>
              </w:r>
            </w:ins>
            <w:del w:id="843" w:author="Namita Sivasankaran" w:date="2016-11-02T16:03:00Z">
              <w:r w:rsidRPr="003516BC" w:rsidDel="00865678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</w:tcPr>
          <w:p w:rsidR="00767FE6" w:rsidRPr="003516BC" w:rsidRDefault="00767FE6">
            <w:pPr>
              <w:rPr>
                <w:sz w:val="22"/>
              </w:rPr>
            </w:pPr>
            <w:r w:rsidRPr="00843824">
              <w:rPr>
                <w:sz w:val="22"/>
              </w:rPr>
              <w:t>Yes</w:t>
            </w:r>
          </w:p>
        </w:tc>
        <w:tc>
          <w:tcPr>
            <w:tcW w:w="2126" w:type="dxa"/>
            <w:noWrap/>
          </w:tcPr>
          <w:p w:rsidR="00767FE6" w:rsidRPr="003516BC" w:rsidRDefault="00767FE6">
            <w:pPr>
              <w:rPr>
                <w:sz w:val="22"/>
              </w:rPr>
            </w:pPr>
            <w:ins w:id="844" w:author="Namita Sivasankaran" w:date="2016-11-02T16:03:00Z">
              <w:r w:rsidRPr="00843824">
                <w:rPr>
                  <w:sz w:val="22"/>
                </w:rPr>
                <w:t> </w:t>
              </w:r>
            </w:ins>
            <w:del w:id="845" w:author="Namita Sivasankaran" w:date="2016-11-02T16:03:00Z">
              <w:r w:rsidRPr="003516BC" w:rsidDel="00865678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</w:tcPr>
          <w:p w:rsidR="00A122FB" w:rsidRDefault="00767FE6">
            <w:pPr>
              <w:rPr>
                <w:ins w:id="846" w:author="Sarthak Shah | IFMR Rural Finance" w:date="2016-11-09T15:34:00Z"/>
                <w:sz w:val="22"/>
              </w:rPr>
            </w:pPr>
            <w:ins w:id="847" w:author="Namita Sivasankaran" w:date="2016-11-02T16:03:00Z">
              <w:r w:rsidRPr="00843824">
                <w:rPr>
                  <w:sz w:val="22"/>
                </w:rPr>
                <w:t>Refer lead dropdowns</w:t>
              </w:r>
            </w:ins>
            <w:ins w:id="848" w:author="Sarthak Shah | IFMR Rural Finance" w:date="2016-11-09T15:34:00Z">
              <w:r w:rsidR="00A122FB">
                <w:rPr>
                  <w:sz w:val="22"/>
                </w:rPr>
                <w:t xml:space="preserve"> </w:t>
              </w:r>
            </w:ins>
          </w:p>
          <w:p w:rsidR="00A122FB" w:rsidRDefault="00A122FB">
            <w:pPr>
              <w:rPr>
                <w:ins w:id="849" w:author="Sarthak Shah | IFMR Rural Finance" w:date="2016-11-09T15:35:00Z"/>
                <w:sz w:val="22"/>
              </w:rPr>
            </w:pPr>
            <w:ins w:id="850" w:author="Sarthak Shah | IFMR Rural Finance" w:date="2016-11-09T15:35:00Z">
              <w:r>
                <w:rPr>
                  <w:sz w:val="22"/>
                </w:rPr>
                <w:t>For Asset-&gt; Loan/SA1/SA2</w:t>
              </w:r>
            </w:ins>
          </w:p>
          <w:p w:rsidR="00767FE6" w:rsidRPr="003516BC" w:rsidRDefault="00A122FB">
            <w:pPr>
              <w:rPr>
                <w:sz w:val="22"/>
              </w:rPr>
            </w:pPr>
            <w:ins w:id="851" w:author="Sarthak Shah | IFMR Rural Finance" w:date="2016-11-09T15:35:00Z">
              <w:r>
                <w:rPr>
                  <w:sz w:val="22"/>
                </w:rPr>
                <w:t>For Liability-&gt; SL1/SL2/SL3</w:t>
              </w:r>
            </w:ins>
            <w:del w:id="852" w:author="Namita Sivasankaran" w:date="2016-11-02T16:03:00Z">
              <w:r w:rsidR="00767FE6" w:rsidRPr="003516BC" w:rsidDel="00865678">
                <w:rPr>
                  <w:sz w:val="22"/>
                </w:rPr>
                <w:delText>Asset / Liability/Others</w:delText>
              </w:r>
            </w:del>
          </w:p>
        </w:tc>
      </w:tr>
      <w:tr w:rsidR="00767FE6" w:rsidRPr="0019430F" w:rsidTr="00357ACA">
        <w:trPr>
          <w:trHeight w:val="557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85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8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767FE6" w:rsidRPr="003516BC" w:rsidRDefault="00767FE6">
            <w:pPr>
              <w:rPr>
                <w:sz w:val="22"/>
              </w:rPr>
            </w:pPr>
            <w:ins w:id="855" w:author="Namita Sivasankaran" w:date="2016-11-02T16:03:00Z">
              <w:r w:rsidRPr="00843824">
                <w:rPr>
                  <w:sz w:val="22"/>
                </w:rPr>
                <w:t>Interested In product</w:t>
              </w:r>
            </w:ins>
            <w:del w:id="856" w:author="Namita Sivasankaran" w:date="2016-11-02T16:03:00Z">
              <w:r w:rsidRPr="003516BC" w:rsidDel="00865678">
                <w:rPr>
                  <w:sz w:val="22"/>
                </w:rPr>
                <w:delText>Product Sub- Category</w:delText>
              </w:r>
            </w:del>
          </w:p>
        </w:tc>
        <w:tc>
          <w:tcPr>
            <w:tcW w:w="2126" w:type="dxa"/>
          </w:tcPr>
          <w:p w:rsidR="00767FE6" w:rsidRPr="003516BC" w:rsidRDefault="00767FE6">
            <w:pPr>
              <w:rPr>
                <w:sz w:val="22"/>
              </w:rPr>
            </w:pPr>
            <w:ins w:id="857" w:author="Namita Sivasankaran" w:date="2016-11-02T16:04:00Z">
              <w:r>
                <w:rPr>
                  <w:sz w:val="22"/>
                </w:rPr>
                <w:t>Dropdown</w:t>
              </w:r>
            </w:ins>
            <w:del w:id="858" w:author="Namita Sivasankaran" w:date="2016-11-02T16:03:00Z">
              <w:r w:rsidRPr="003516BC" w:rsidDel="00865678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</w:tcPr>
          <w:p w:rsidR="00767FE6" w:rsidRPr="003516BC" w:rsidRDefault="00767FE6">
            <w:pPr>
              <w:rPr>
                <w:sz w:val="22"/>
              </w:rPr>
            </w:pPr>
            <w:r w:rsidRPr="00843824">
              <w:rPr>
                <w:sz w:val="22"/>
              </w:rPr>
              <w:t>Yes</w:t>
            </w:r>
          </w:p>
        </w:tc>
        <w:tc>
          <w:tcPr>
            <w:tcW w:w="2126" w:type="dxa"/>
            <w:noWrap/>
          </w:tcPr>
          <w:p w:rsidR="00767FE6" w:rsidRPr="003516BC" w:rsidRDefault="00767FE6">
            <w:pPr>
              <w:rPr>
                <w:sz w:val="22"/>
              </w:rPr>
            </w:pPr>
            <w:ins w:id="859" w:author="Namita Sivasankaran" w:date="2016-11-02T16:03:00Z">
              <w:r w:rsidRPr="00843824">
                <w:rPr>
                  <w:sz w:val="22"/>
                </w:rPr>
                <w:t> </w:t>
              </w:r>
            </w:ins>
            <w:del w:id="860" w:author="Namita Sivasankaran" w:date="2016-11-02T16:03:00Z">
              <w:r w:rsidRPr="003516BC" w:rsidDel="00865678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</w:tcPr>
          <w:p w:rsidR="00767FE6" w:rsidRPr="003516BC" w:rsidRDefault="00767FE6">
            <w:pPr>
              <w:rPr>
                <w:sz w:val="22"/>
              </w:rPr>
            </w:pPr>
            <w:ins w:id="861" w:author="Namita Sivasankaran" w:date="2016-11-02T16:03:00Z">
              <w:r w:rsidRPr="00843824">
                <w:rPr>
                  <w:sz w:val="22"/>
                </w:rPr>
                <w:t>Yes/No</w:t>
              </w:r>
            </w:ins>
            <w:del w:id="862" w:author="Namita Sivasankaran" w:date="2016-11-02T16:03:00Z">
              <w:r w:rsidRPr="003516BC" w:rsidDel="00865678">
                <w:rPr>
                  <w:sz w:val="22"/>
                </w:rPr>
                <w:delText>Refer lead dropdowns</w:delText>
              </w:r>
            </w:del>
          </w:p>
        </w:tc>
      </w:tr>
      <w:tr w:rsidR="00767FE6" w:rsidRPr="0019430F" w:rsidTr="00357ACA">
        <w:trPr>
          <w:trHeight w:val="12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86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8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8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Product Required by</w:t>
            </w:r>
            <w:del w:id="867" w:author="Namita Sivasankaran" w:date="2016-11-02T16:04:00Z">
              <w:r w:rsidRPr="0019430F" w:rsidDel="00865678">
                <w:rPr>
                  <w:sz w:val="22"/>
                  <w:rPrChange w:id="868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 xml:space="preserve"> </w:delText>
              </w:r>
            </w:del>
            <w:r w:rsidRPr="0019430F">
              <w:rPr>
                <w:sz w:val="22"/>
                <w:rPrChange w:id="8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?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8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871" w:author="Sarthak Shah | IFMR Rural Finance" w:date="2016-11-09T15:37:00Z">
              <w:r w:rsidRPr="0019430F" w:rsidDel="00A122FB">
                <w:rPr>
                  <w:sz w:val="22"/>
                  <w:rPrChange w:id="872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873" w:author="Sarthak Shah | IFMR Rural Finance" w:date="2016-11-09T15:37:00Z">
              <w:r w:rsidR="00A122FB">
                <w:rPr>
                  <w:sz w:val="22"/>
                </w:rPr>
                <w:t>Drodown</w:t>
              </w:r>
            </w:ins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87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7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8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A122FB" w:rsidRDefault="00A122FB">
            <w:pPr>
              <w:rPr>
                <w:ins w:id="878" w:author="Sarthak Shah | IFMR Rural Finance" w:date="2016-11-09T15:37:00Z"/>
                <w:sz w:val="22"/>
              </w:rPr>
            </w:pPr>
            <w:ins w:id="879" w:author="Sarthak Shah | IFMR Rural Finance" w:date="2016-11-09T15:37:00Z">
              <w:r>
                <w:rPr>
                  <w:sz w:val="22"/>
                </w:rPr>
                <w:t>In this week/In this month/Next2-3 months/next4-6</w:t>
              </w:r>
            </w:ins>
            <w:ins w:id="880" w:author="Sarthak Shah | IFMR Rural Finance" w:date="2016-11-09T15:38:00Z">
              <w:r>
                <w:rPr>
                  <w:sz w:val="22"/>
                </w:rPr>
                <w:t xml:space="preserve"> </w:t>
              </w:r>
            </w:ins>
            <w:ins w:id="881" w:author="Sarthak Shah | IFMR Rural Finance" w:date="2016-11-09T15:37:00Z">
              <w:r>
                <w:rPr>
                  <w:sz w:val="22"/>
                </w:rPr>
                <w:t>months</w:t>
              </w:r>
            </w:ins>
          </w:p>
          <w:p w:rsidR="00767FE6" w:rsidRDefault="00767FE6">
            <w:pPr>
              <w:rPr>
                <w:ins w:id="882" w:author="Namita Sivasankaran" w:date="2016-11-02T16:05:00Z"/>
                <w:sz w:val="22"/>
              </w:rPr>
            </w:pPr>
            <w:r w:rsidRPr="0019430F">
              <w:rPr>
                <w:sz w:val="22"/>
                <w:rPrChange w:id="8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Refer Lead Dropdowns tab.</w:t>
            </w:r>
          </w:p>
          <w:p w:rsidR="00767FE6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Product category asset and sub category loan</w:t>
            </w:r>
          </w:p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(To be populated if the answer to "interested in product is Yes")</w:t>
            </w:r>
          </w:p>
        </w:tc>
      </w:tr>
      <w:tr w:rsidR="00767FE6" w:rsidRPr="0019430F" w:rsidTr="00357ACA">
        <w:trPr>
          <w:trHeight w:val="555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88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8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886" w:author="Namita Sivasankaran" w:date="2016-11-02T16:06:00Z">
              <w:r w:rsidRPr="0019430F" w:rsidDel="00865678">
                <w:rPr>
                  <w:sz w:val="22"/>
                  <w:rPrChange w:id="88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Please enter the</w:delText>
              </w:r>
            </w:del>
            <w:ins w:id="888" w:author="Namita Sivasankaran" w:date="2016-11-02T16:06:00Z">
              <w:r>
                <w:rPr>
                  <w:sz w:val="22"/>
                </w:rPr>
                <w:t xml:space="preserve">Scheduled </w:t>
              </w:r>
            </w:ins>
            <w:r w:rsidRPr="003516BC">
              <w:rPr>
                <w:sz w:val="22"/>
              </w:rPr>
              <w:t xml:space="preserve"> screening date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If interested &amp; and loan required by ?- within this week</w:t>
            </w:r>
          </w:p>
        </w:tc>
      </w:tr>
      <w:tr w:rsidR="00767FE6" w:rsidRPr="0019430F" w:rsidTr="00357ACA">
        <w:trPr>
          <w:trHeight w:val="549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88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8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891" w:author="Namita Sivasankaran" w:date="2016-11-02T16:06:00Z">
              <w:r w:rsidRPr="0019430F" w:rsidDel="00865678">
                <w:rPr>
                  <w:sz w:val="22"/>
                  <w:rPrChange w:id="892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Please enter the</w:delText>
              </w:r>
            </w:del>
            <w:ins w:id="893" w:author="Namita Sivasankaran" w:date="2016-11-02T16:06:00Z">
              <w:r>
                <w:rPr>
                  <w:sz w:val="22"/>
                </w:rPr>
                <w:t>Scheduled</w:t>
              </w:r>
            </w:ins>
            <w:r w:rsidRPr="003516BC">
              <w:rPr>
                <w:sz w:val="22"/>
              </w:rPr>
              <w:t xml:space="preserve"> follow up date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If interested &amp;  and loan required by ?- other than within this week</w:t>
            </w:r>
          </w:p>
        </w:tc>
      </w:tr>
      <w:tr w:rsidR="00767FE6" w:rsidRPr="0019430F" w:rsidTr="00357ACA">
        <w:trPr>
          <w:trHeight w:val="571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89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89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89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Remarks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89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 (free text)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9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9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9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905" w:author="Namita Sivasankaran" w:date="2016-11-02T16:07:00Z">
              <w:r w:rsidRPr="0019430F" w:rsidDel="00865678">
                <w:rPr>
                  <w:sz w:val="22"/>
                  <w:rPrChange w:id="906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If interested and loan required by ?- other than within this week</w:delText>
              </w:r>
            </w:del>
          </w:p>
        </w:tc>
      </w:tr>
      <w:tr w:rsidR="00767FE6" w:rsidRPr="0019430F" w:rsidTr="00357ACA">
        <w:trPr>
          <w:trHeight w:val="602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90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90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9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Loan purpose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911" w:author="Namita Sivasankaran" w:date="2016-11-02T16:07:00Z">
              <w:r w:rsidRPr="0019430F" w:rsidDel="001F213F">
                <w:rPr>
                  <w:sz w:val="22"/>
                  <w:rPrChange w:id="912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913" w:author="Namita Sivasankaran" w:date="2016-11-02T16:07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Refer Lead Dropdowns tab. Product category asset and sub category loan (To be populated if the answer to "interested in product is Yes")</w:t>
            </w:r>
          </w:p>
        </w:tc>
      </w:tr>
      <w:tr w:rsidR="00767FE6" w:rsidRPr="0019430F" w:rsidTr="00357ACA">
        <w:trPr>
          <w:trHeight w:val="806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91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91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91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1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Loan Amount Requested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91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1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9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9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9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Product category asset and sub category loan (To be populated if the answer to "interested in product is Yes")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926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422"/>
          <w:trPrChange w:id="927" w:author="Namita Sivasankaran" w:date="2016-11-02T16:33:00Z">
            <w:trPr>
              <w:gridAfter w:val="0"/>
              <w:wAfter w:w="2977" w:type="dxa"/>
              <w:trHeight w:val="422"/>
            </w:trPr>
          </w:trPrChange>
        </w:trPr>
        <w:tc>
          <w:tcPr>
            <w:tcW w:w="1384" w:type="dxa"/>
            <w:vMerge/>
            <w:hideMark/>
            <w:tcPrChange w:id="928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92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930" w:author="Namita Sivasankaran" w:date="2016-11-02T16:33:00Z">
              <w:tcPr>
                <w:tcW w:w="976" w:type="dxa"/>
                <w:vMerge w:val="restart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93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93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Product Eligibility</w:t>
            </w:r>
          </w:p>
        </w:tc>
        <w:tc>
          <w:tcPr>
            <w:tcW w:w="2551" w:type="dxa"/>
            <w:hideMark/>
            <w:tcPrChange w:id="933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93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3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Eligible for Product</w:t>
            </w:r>
          </w:p>
        </w:tc>
        <w:tc>
          <w:tcPr>
            <w:tcW w:w="2126" w:type="dxa"/>
            <w:hideMark/>
            <w:tcPrChange w:id="936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del w:id="937" w:author="Namita Sivasankaran" w:date="2016-11-02T16:09:00Z">
              <w:r w:rsidRPr="0019430F" w:rsidDel="001F213F">
                <w:rPr>
                  <w:sz w:val="22"/>
                  <w:rPrChange w:id="938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939" w:author="Namita Sivasankaran" w:date="2016-11-02T16:09:00Z">
              <w:r>
                <w:rPr>
                  <w:sz w:val="22"/>
                </w:rPr>
                <w:t>Radio Buttons</w:t>
              </w:r>
            </w:ins>
          </w:p>
        </w:tc>
        <w:tc>
          <w:tcPr>
            <w:tcW w:w="1843" w:type="dxa"/>
            <w:noWrap/>
            <w:hideMark/>
            <w:tcPrChange w:id="940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941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  <w:tcPrChange w:id="942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Yes/No- If interested in product is selected as Yes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943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232"/>
          <w:trPrChange w:id="944" w:author="Namita Sivasankaran" w:date="2016-11-02T16:33:00Z">
            <w:trPr>
              <w:gridAfter w:val="0"/>
              <w:wAfter w:w="2977" w:type="dxa"/>
              <w:trHeight w:val="232"/>
            </w:trPr>
          </w:trPrChange>
        </w:trPr>
        <w:tc>
          <w:tcPr>
            <w:tcW w:w="1384" w:type="dxa"/>
            <w:vMerge/>
            <w:hideMark/>
            <w:tcPrChange w:id="945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94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947" w:author="Namita Sivasankaran" w:date="2016-11-02T16:33:00Z">
              <w:tcPr>
                <w:tcW w:w="976" w:type="dxa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94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949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937C2D">
            <w:pPr>
              <w:rPr>
                <w:sz w:val="22"/>
                <w:rPrChange w:id="95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ins w:id="951" w:author="Sarthak Shah | IFMR Rural Finance" w:date="2016-11-09T16:34:00Z">
              <w:r>
                <w:rPr>
                  <w:sz w:val="22"/>
                </w:rPr>
                <w:t xml:space="preserve">Rejection </w:t>
              </w:r>
            </w:ins>
            <w:r w:rsidR="007267E2" w:rsidRPr="0019430F">
              <w:rPr>
                <w:sz w:val="22"/>
                <w:rPrChange w:id="9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Reason</w:t>
            </w:r>
          </w:p>
        </w:tc>
        <w:tc>
          <w:tcPr>
            <w:tcW w:w="2126" w:type="dxa"/>
            <w:hideMark/>
            <w:tcPrChange w:id="953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9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Dropdown</w:t>
            </w:r>
          </w:p>
        </w:tc>
        <w:tc>
          <w:tcPr>
            <w:tcW w:w="1843" w:type="dxa"/>
            <w:noWrap/>
            <w:hideMark/>
            <w:tcPrChange w:id="956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9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959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96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962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937C2D" w:rsidRDefault="00937C2D" w:rsidP="00937C2D">
            <w:pPr>
              <w:rPr>
                <w:ins w:id="963" w:author="Sarthak Shah | IFMR Rural Finance" w:date="2016-11-09T16:34:00Z"/>
                <w:color w:val="FF0000"/>
                <w:sz w:val="22"/>
              </w:rPr>
            </w:pPr>
            <w:ins w:id="964" w:author="Sarthak Shah | IFMR Rural Finance" w:date="2016-11-09T16:34:00Z">
              <w:r>
                <w:rPr>
                  <w:color w:val="FF0000"/>
                  <w:sz w:val="22"/>
                </w:rPr>
                <w:t xml:space="preserve">Has many running loans/available from banks/Not planned for </w:t>
              </w:r>
              <w:r>
                <w:rPr>
                  <w:color w:val="FF0000"/>
                  <w:sz w:val="22"/>
                </w:rPr>
                <w:lastRenderedPageBreak/>
                <w:t>now/Interest rate is not satisfactory/ Too many documents/Interested only for cash collection</w:t>
              </w:r>
            </w:ins>
          </w:p>
          <w:p w:rsidR="007267E2" w:rsidRPr="003516BC" w:rsidRDefault="007267E2" w:rsidP="00937C2D">
            <w:pPr>
              <w:rPr>
                <w:sz w:val="22"/>
              </w:rPr>
            </w:pPr>
            <w:del w:id="965" w:author="Sarthak Shah | IFMR Rural Finance" w:date="2016-11-09T16:34:00Z">
              <w:r w:rsidRPr="003516BC" w:rsidDel="00937C2D">
                <w:rPr>
                  <w:color w:val="FF0000"/>
                  <w:sz w:val="22"/>
                </w:rPr>
                <w:delText>Dropdown: Not our target segment</w:delText>
              </w:r>
            </w:del>
            <w:ins w:id="966" w:author="Sarthak Shah | IFMR Rural Finance" w:date="2016-11-09T16:35:00Z">
              <w:r w:rsidR="00937C2D">
                <w:rPr>
                  <w:color w:val="FF0000"/>
                  <w:sz w:val="22"/>
                </w:rPr>
                <w:t>Populate only if Eligible for product is no</w:t>
              </w:r>
            </w:ins>
          </w:p>
        </w:tc>
      </w:tr>
      <w:tr w:rsidR="007267E2" w:rsidRPr="0019430F" w:rsidTr="007267E2">
        <w:tblPrEx>
          <w:tblW w:w="0" w:type="auto"/>
          <w:tblLayout w:type="fixed"/>
          <w:tblPrExChange w:id="967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205"/>
          <w:trPrChange w:id="968" w:author="Namita Sivasankaran" w:date="2016-11-02T16:33:00Z">
            <w:trPr>
              <w:gridAfter w:val="0"/>
              <w:wAfter w:w="2977" w:type="dxa"/>
              <w:trHeight w:val="205"/>
            </w:trPr>
          </w:trPrChange>
        </w:trPr>
        <w:tc>
          <w:tcPr>
            <w:tcW w:w="1384" w:type="dxa"/>
            <w:vMerge/>
            <w:hideMark/>
            <w:tcPrChange w:id="969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97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971" w:author="Namita Sivasankaran" w:date="2016-11-02T16:33:00Z">
              <w:tcPr>
                <w:tcW w:w="976" w:type="dxa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97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973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97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7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  <w:tcPrChange w:id="976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9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7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 (free text)</w:t>
            </w:r>
          </w:p>
        </w:tc>
        <w:tc>
          <w:tcPr>
            <w:tcW w:w="1843" w:type="dxa"/>
            <w:noWrap/>
            <w:hideMark/>
            <w:tcPrChange w:id="979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98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982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9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985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9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(To be populated if the answer to "eligible for product is No")</w:t>
            </w:r>
          </w:p>
        </w:tc>
      </w:tr>
      <w:tr w:rsidR="007267E2" w:rsidRPr="0019430F" w:rsidTr="00937C2D">
        <w:tblPrEx>
          <w:tblW w:w="0" w:type="auto"/>
          <w:tblLayout w:type="fixed"/>
          <w:tblPrExChange w:id="988" w:author="Sarthak Shah | IFMR Rural Finance" w:date="2016-11-09T16:35:00Z">
            <w:tblPrEx>
              <w:tblW w:w="0" w:type="auto"/>
              <w:tblLayout w:type="fixed"/>
            </w:tblPrEx>
          </w:tblPrExChange>
        </w:tblPrEx>
        <w:trPr>
          <w:trHeight w:val="712"/>
          <w:trPrChange w:id="989" w:author="Sarthak Shah | IFMR Rural Finance" w:date="2016-11-09T16:35:00Z">
            <w:trPr>
              <w:gridAfter w:val="0"/>
              <w:wAfter w:w="2977" w:type="dxa"/>
              <w:trHeight w:val="712"/>
            </w:trPr>
          </w:trPrChange>
        </w:trPr>
        <w:tc>
          <w:tcPr>
            <w:tcW w:w="1384" w:type="dxa"/>
            <w:vMerge/>
            <w:hideMark/>
            <w:tcPrChange w:id="990" w:author="Sarthak Shah | IFMR Rural Finance" w:date="2016-11-09T16:35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99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tcPrChange w:id="992" w:author="Sarthak Shah | IFMR Rural Finance" w:date="2016-11-09T16:35:00Z">
              <w:tcPr>
                <w:tcW w:w="976" w:type="dxa"/>
                <w:vMerge w:val="restart"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99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del w:id="994" w:author="Sarthak Shah | IFMR Rural Finance" w:date="2016-11-09T16:35:00Z">
              <w:r w:rsidRPr="0019430F" w:rsidDel="00937C2D">
                <w:rPr>
                  <w:bCs/>
                  <w:sz w:val="22"/>
                  <w:rPrChange w:id="995" w:author="Namita Sivasankaran" w:date="2016-11-02T15:20:00Z">
                    <w:rPr>
                      <w:rFonts w:asciiTheme="minorHAnsi" w:hAnsiTheme="minorHAnsi"/>
                      <w:bCs/>
                      <w:sz w:val="22"/>
                    </w:rPr>
                  </w:rPrChange>
                </w:rPr>
                <w:delText>Product Rejection Reason</w:delText>
              </w:r>
            </w:del>
          </w:p>
        </w:tc>
        <w:tc>
          <w:tcPr>
            <w:tcW w:w="2551" w:type="dxa"/>
            <w:tcPrChange w:id="996" w:author="Sarthak Shah | IFMR Rural Finance" w:date="2016-11-09T16:35:00Z">
              <w:tcPr>
                <w:tcW w:w="1717" w:type="dxa"/>
                <w:gridSpan w:val="2"/>
              </w:tcPr>
            </w:tcPrChange>
          </w:tcPr>
          <w:p w:rsidR="007267E2" w:rsidRPr="0019430F" w:rsidRDefault="007267E2">
            <w:pPr>
              <w:rPr>
                <w:sz w:val="22"/>
                <w:rPrChange w:id="9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998" w:author="Sarthak Shah | IFMR Rural Finance" w:date="2016-11-09T16:35:00Z">
              <w:r w:rsidRPr="0019430F" w:rsidDel="00937C2D">
                <w:rPr>
                  <w:sz w:val="22"/>
                  <w:rPrChange w:id="999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Reason</w:delText>
              </w:r>
            </w:del>
          </w:p>
        </w:tc>
        <w:tc>
          <w:tcPr>
            <w:tcW w:w="2126" w:type="dxa"/>
            <w:tcPrChange w:id="1000" w:author="Sarthak Shah | IFMR Rural Finance" w:date="2016-11-09T16:35:00Z">
              <w:tcPr>
                <w:tcW w:w="1560" w:type="dxa"/>
                <w:gridSpan w:val="3"/>
              </w:tcPr>
            </w:tcPrChange>
          </w:tcPr>
          <w:p w:rsidR="007267E2" w:rsidRPr="0019430F" w:rsidRDefault="007267E2">
            <w:pPr>
              <w:rPr>
                <w:sz w:val="22"/>
                <w:rPrChange w:id="10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002" w:author="Sarthak Shah | IFMR Rural Finance" w:date="2016-11-09T16:35:00Z">
              <w:r w:rsidRPr="0019430F" w:rsidDel="00937C2D">
                <w:rPr>
                  <w:sz w:val="22"/>
                  <w:rPrChange w:id="1003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Dropdown</w:delText>
              </w:r>
            </w:del>
          </w:p>
        </w:tc>
        <w:tc>
          <w:tcPr>
            <w:tcW w:w="1843" w:type="dxa"/>
            <w:noWrap/>
            <w:tcPrChange w:id="1004" w:author="Sarthak Shah | IFMR Rural Finance" w:date="2016-11-09T16:35:00Z">
              <w:tcPr>
                <w:tcW w:w="1275" w:type="dxa"/>
                <w:gridSpan w:val="2"/>
                <w:noWrap/>
              </w:tcPr>
            </w:tcPrChange>
          </w:tcPr>
          <w:p w:rsidR="007267E2" w:rsidRPr="0019430F" w:rsidRDefault="007267E2">
            <w:pPr>
              <w:rPr>
                <w:sz w:val="22"/>
                <w:rPrChange w:id="10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006" w:author="Sarthak Shah | IFMR Rural Finance" w:date="2016-11-09T16:35:00Z">
              <w:r w:rsidRPr="0019430F" w:rsidDel="00937C2D">
                <w:rPr>
                  <w:sz w:val="22"/>
                  <w:rPrChange w:id="100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 </w:delText>
              </w:r>
            </w:del>
          </w:p>
        </w:tc>
        <w:tc>
          <w:tcPr>
            <w:tcW w:w="2126" w:type="dxa"/>
            <w:noWrap/>
            <w:tcPrChange w:id="1008" w:author="Sarthak Shah | IFMR Rural Finance" w:date="2016-11-09T16:35:00Z">
              <w:tcPr>
                <w:tcW w:w="1418" w:type="dxa"/>
                <w:gridSpan w:val="3"/>
                <w:noWrap/>
              </w:tcPr>
            </w:tcPrChange>
          </w:tcPr>
          <w:p w:rsidR="007267E2" w:rsidRPr="0019430F" w:rsidRDefault="007267E2">
            <w:pPr>
              <w:rPr>
                <w:sz w:val="22"/>
                <w:rPrChange w:id="10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010" w:author="Sarthak Shah | IFMR Rural Finance" w:date="2016-11-09T16:35:00Z">
              <w:r w:rsidRPr="0019430F" w:rsidDel="00937C2D">
                <w:rPr>
                  <w:sz w:val="22"/>
                  <w:rPrChange w:id="1011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Yes</w:delText>
              </w:r>
            </w:del>
          </w:p>
        </w:tc>
        <w:tc>
          <w:tcPr>
            <w:tcW w:w="3544" w:type="dxa"/>
            <w:tcPrChange w:id="1012" w:author="Sarthak Shah | IFMR Rural Finance" w:date="2016-11-09T16:35:00Z">
              <w:tcPr>
                <w:tcW w:w="3934" w:type="dxa"/>
                <w:gridSpan w:val="3"/>
              </w:tcPr>
            </w:tcPrChange>
          </w:tcPr>
          <w:p w:rsidR="007267E2" w:rsidDel="00937C2D" w:rsidRDefault="007267E2">
            <w:pPr>
              <w:rPr>
                <w:ins w:id="1013" w:author="Namita Sivasankaran" w:date="2016-11-02T16:11:00Z"/>
                <w:del w:id="1014" w:author="Sarthak Shah | IFMR Rural Finance" w:date="2016-11-09T16:35:00Z"/>
                <w:sz w:val="22"/>
              </w:rPr>
            </w:pPr>
            <w:del w:id="1015" w:author="Sarthak Shah | IFMR Rural Finance" w:date="2016-11-09T15:48:00Z">
              <w:r w:rsidRPr="0019430F" w:rsidDel="004B2483">
                <w:rPr>
                  <w:sz w:val="22"/>
                  <w:rPrChange w:id="1016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 xml:space="preserve">Refer Lead dropdowns- </w:delText>
              </w:r>
            </w:del>
          </w:p>
          <w:p w:rsidR="007267E2" w:rsidRPr="003516BC" w:rsidRDefault="007267E2">
            <w:pPr>
              <w:rPr>
                <w:sz w:val="22"/>
              </w:rPr>
            </w:pPr>
            <w:del w:id="1017" w:author="Sarthak Shah | IFMR Rural Finance" w:date="2016-11-09T16:35:00Z">
              <w:r w:rsidRPr="003516BC" w:rsidDel="00937C2D">
                <w:rPr>
                  <w:sz w:val="22"/>
                </w:rPr>
                <w:delText>(To be populated if the answer to "interested in product is No")</w:delText>
              </w:r>
            </w:del>
          </w:p>
        </w:tc>
      </w:tr>
      <w:tr w:rsidR="007267E2" w:rsidRPr="0019430F" w:rsidTr="00937C2D">
        <w:tblPrEx>
          <w:tblW w:w="0" w:type="auto"/>
          <w:tblLayout w:type="fixed"/>
          <w:tblPrExChange w:id="1018" w:author="Sarthak Shah | IFMR Rural Finance" w:date="2016-11-09T16:35:00Z">
            <w:tblPrEx>
              <w:tblW w:w="0" w:type="auto"/>
              <w:tblLayout w:type="fixed"/>
            </w:tblPrEx>
          </w:tblPrExChange>
        </w:tblPrEx>
        <w:trPr>
          <w:trHeight w:val="204"/>
          <w:trPrChange w:id="1019" w:author="Sarthak Shah | IFMR Rural Finance" w:date="2016-11-09T16:35:00Z">
            <w:trPr>
              <w:gridAfter w:val="0"/>
              <w:wAfter w:w="2977" w:type="dxa"/>
              <w:trHeight w:val="204"/>
            </w:trPr>
          </w:trPrChange>
        </w:trPr>
        <w:tc>
          <w:tcPr>
            <w:tcW w:w="1384" w:type="dxa"/>
            <w:vMerge/>
            <w:hideMark/>
            <w:tcPrChange w:id="1020" w:author="Sarthak Shah | IFMR Rural Finance" w:date="2016-11-09T16:35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02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tcPrChange w:id="1022" w:author="Sarthak Shah | IFMR Rural Finance" w:date="2016-11-09T16:35:00Z">
              <w:tcPr>
                <w:tcW w:w="976" w:type="dxa"/>
                <w:vMerge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02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tcPrChange w:id="1024" w:author="Sarthak Shah | IFMR Rural Finance" w:date="2016-11-09T16:35:00Z">
              <w:tcPr>
                <w:tcW w:w="1717" w:type="dxa"/>
                <w:gridSpan w:val="2"/>
              </w:tcPr>
            </w:tcPrChange>
          </w:tcPr>
          <w:p w:rsidR="007267E2" w:rsidRPr="0019430F" w:rsidRDefault="007267E2">
            <w:pPr>
              <w:rPr>
                <w:sz w:val="22"/>
                <w:rPrChange w:id="10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026" w:author="Sarthak Shah | IFMR Rural Finance" w:date="2016-11-09T16:35:00Z">
              <w:r w:rsidRPr="0019430F" w:rsidDel="00937C2D">
                <w:rPr>
                  <w:sz w:val="22"/>
                  <w:rPrChange w:id="102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Additional remarks</w:delText>
              </w:r>
            </w:del>
          </w:p>
        </w:tc>
        <w:tc>
          <w:tcPr>
            <w:tcW w:w="2126" w:type="dxa"/>
            <w:tcPrChange w:id="1028" w:author="Sarthak Shah | IFMR Rural Finance" w:date="2016-11-09T16:35:00Z">
              <w:tcPr>
                <w:tcW w:w="1560" w:type="dxa"/>
                <w:gridSpan w:val="3"/>
              </w:tcPr>
            </w:tcPrChange>
          </w:tcPr>
          <w:p w:rsidR="007267E2" w:rsidRPr="0019430F" w:rsidRDefault="007267E2">
            <w:pPr>
              <w:rPr>
                <w:sz w:val="22"/>
                <w:rPrChange w:id="10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030" w:author="Sarthak Shah | IFMR Rural Finance" w:date="2016-11-09T16:35:00Z">
              <w:r w:rsidRPr="0019430F" w:rsidDel="00937C2D">
                <w:rPr>
                  <w:sz w:val="22"/>
                  <w:rPrChange w:id="1031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Alphanumeric (free text)</w:delText>
              </w:r>
            </w:del>
          </w:p>
        </w:tc>
        <w:tc>
          <w:tcPr>
            <w:tcW w:w="1843" w:type="dxa"/>
            <w:noWrap/>
            <w:tcPrChange w:id="1032" w:author="Sarthak Shah | IFMR Rural Finance" w:date="2016-11-09T16:35:00Z">
              <w:tcPr>
                <w:tcW w:w="1275" w:type="dxa"/>
                <w:gridSpan w:val="2"/>
                <w:noWrap/>
              </w:tcPr>
            </w:tcPrChange>
          </w:tcPr>
          <w:p w:rsidR="007267E2" w:rsidRPr="0019430F" w:rsidRDefault="007267E2">
            <w:pPr>
              <w:rPr>
                <w:sz w:val="22"/>
                <w:rPrChange w:id="10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034" w:author="Sarthak Shah | IFMR Rural Finance" w:date="2016-11-09T16:35:00Z">
              <w:r w:rsidRPr="0019430F" w:rsidDel="00937C2D">
                <w:rPr>
                  <w:sz w:val="22"/>
                  <w:rPrChange w:id="103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 </w:delText>
              </w:r>
            </w:del>
          </w:p>
        </w:tc>
        <w:tc>
          <w:tcPr>
            <w:tcW w:w="2126" w:type="dxa"/>
            <w:noWrap/>
            <w:tcPrChange w:id="1036" w:author="Sarthak Shah | IFMR Rural Finance" w:date="2016-11-09T16:35:00Z">
              <w:tcPr>
                <w:tcW w:w="1418" w:type="dxa"/>
                <w:gridSpan w:val="3"/>
                <w:noWrap/>
              </w:tcPr>
            </w:tcPrChange>
          </w:tcPr>
          <w:p w:rsidR="007267E2" w:rsidRPr="0019430F" w:rsidRDefault="007267E2">
            <w:pPr>
              <w:rPr>
                <w:sz w:val="22"/>
                <w:rPrChange w:id="103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038" w:author="Sarthak Shah | IFMR Rural Finance" w:date="2016-11-09T16:35:00Z">
              <w:r w:rsidRPr="0019430F" w:rsidDel="00937C2D">
                <w:rPr>
                  <w:sz w:val="22"/>
                  <w:rPrChange w:id="1039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 </w:delText>
              </w:r>
            </w:del>
          </w:p>
        </w:tc>
        <w:tc>
          <w:tcPr>
            <w:tcW w:w="3544" w:type="dxa"/>
            <w:tcPrChange w:id="1040" w:author="Sarthak Shah | IFMR Rural Finance" w:date="2016-11-09T16:35:00Z">
              <w:tcPr>
                <w:tcW w:w="3934" w:type="dxa"/>
                <w:gridSpan w:val="3"/>
              </w:tcPr>
            </w:tcPrChange>
          </w:tcPr>
          <w:p w:rsidR="007267E2" w:rsidRPr="0019430F" w:rsidRDefault="007267E2">
            <w:pPr>
              <w:rPr>
                <w:sz w:val="22"/>
                <w:rPrChange w:id="104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1042" w:author="Sarthak Shah | IFMR Rural Finance" w:date="2016-11-09T16:35:00Z">
              <w:r w:rsidRPr="0019430F" w:rsidDel="00937C2D">
                <w:rPr>
                  <w:sz w:val="22"/>
                  <w:rPrChange w:id="1043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(To be populated if the answer to "interested in product is No")</w:delText>
              </w:r>
            </w:del>
          </w:p>
        </w:tc>
      </w:tr>
      <w:tr w:rsidR="007267E2" w:rsidRPr="0019430F" w:rsidTr="007267E2">
        <w:tblPrEx>
          <w:tblW w:w="0" w:type="auto"/>
          <w:tblLayout w:type="fixed"/>
          <w:tblPrExChange w:id="1044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600"/>
          <w:trPrChange w:id="1045" w:author="Namita Sivasankaran" w:date="2016-11-02T16:33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1046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04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hideMark/>
            <w:tcPrChange w:id="1048" w:author="Namita Sivasankaran" w:date="2016-11-02T16:33:00Z">
              <w:tcPr>
                <w:tcW w:w="976" w:type="dxa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104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105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Lead Status</w:t>
            </w:r>
          </w:p>
        </w:tc>
        <w:tc>
          <w:tcPr>
            <w:tcW w:w="2551" w:type="dxa"/>
            <w:hideMark/>
            <w:tcPrChange w:id="1051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0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Lead Status</w:t>
            </w:r>
          </w:p>
        </w:tc>
        <w:tc>
          <w:tcPr>
            <w:tcW w:w="2126" w:type="dxa"/>
            <w:hideMark/>
            <w:tcPrChange w:id="1054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del w:id="1055" w:author="Namita Sivasankaran" w:date="2016-11-02T16:11:00Z">
              <w:r w:rsidRPr="0019430F" w:rsidDel="001F213F">
                <w:rPr>
                  <w:sz w:val="22"/>
                  <w:rPrChange w:id="1056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057" w:author="Namita Sivasankaran" w:date="2016-11-02T16:11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  <w:tcPrChange w:id="1058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  <w:tcPrChange w:id="1059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1060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Customer/Follow-up/Hold/Reject</w:t>
            </w:r>
          </w:p>
        </w:tc>
      </w:tr>
      <w:tr w:rsidR="00865678" w:rsidRPr="0019430F" w:rsidTr="007267E2">
        <w:tblPrEx>
          <w:tblW w:w="0" w:type="auto"/>
          <w:tblLayout w:type="fixed"/>
          <w:tblPrExChange w:id="1061" w:author="Namita Sivasankaran" w:date="2016-11-02T16:31:00Z">
            <w:tblPrEx>
              <w:tblW w:w="0" w:type="auto"/>
              <w:tblLayout w:type="fixed"/>
            </w:tblPrEx>
          </w:tblPrExChange>
        </w:tblPrEx>
        <w:trPr>
          <w:trHeight w:val="300"/>
          <w:trPrChange w:id="1062" w:author="Namita Sivasankaran" w:date="2016-11-02T16:31:00Z">
            <w:trPr>
              <w:trHeight w:val="300"/>
            </w:trPr>
          </w:trPrChange>
        </w:trPr>
        <w:tc>
          <w:tcPr>
            <w:tcW w:w="1384" w:type="dxa"/>
            <w:vMerge/>
            <w:hideMark/>
            <w:tcPrChange w:id="1063" w:author="Namita Sivasankaran" w:date="2016-11-02T16:31:00Z">
              <w:tcPr>
                <w:tcW w:w="1127" w:type="dxa"/>
                <w:vMerge/>
                <w:hideMark/>
              </w:tcPr>
            </w:tcPrChange>
          </w:tcPr>
          <w:p w:rsidR="00865678" w:rsidRPr="0019430F" w:rsidRDefault="00865678">
            <w:pPr>
              <w:rPr>
                <w:bCs/>
                <w:sz w:val="22"/>
                <w:rPrChange w:id="106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3608" w:type="dxa"/>
            <w:gridSpan w:val="6"/>
            <w:hideMark/>
            <w:tcPrChange w:id="1065" w:author="Namita Sivasankaran" w:date="2016-11-02T16:31:00Z">
              <w:tcPr>
                <w:tcW w:w="12687" w:type="dxa"/>
                <w:gridSpan w:val="17"/>
                <w:hideMark/>
              </w:tcPr>
            </w:tcPrChange>
          </w:tcPr>
          <w:p w:rsidR="00865678" w:rsidRPr="0019430F" w:rsidRDefault="00865678">
            <w:pPr>
              <w:rPr>
                <w:bCs/>
                <w:sz w:val="22"/>
                <w:rPrChange w:id="106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106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Note: For all other product category/ sub category combinations, 3 sets of Field name/Field Values to be populated- Field name-1, Field name-2, Field name- 3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 w:val="restart"/>
            <w:hideMark/>
          </w:tcPr>
          <w:p w:rsidR="00767FE6" w:rsidRPr="003516BC" w:rsidRDefault="00767FE6" w:rsidP="009D4A57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t>Customer Interactions</w:t>
            </w:r>
          </w:p>
        </w:tc>
        <w:tc>
          <w:tcPr>
            <w:tcW w:w="1418" w:type="dxa"/>
            <w:vMerge w:val="restart"/>
            <w:hideMark/>
          </w:tcPr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3516BC" w:rsidRDefault="00767FE6" w:rsidP="00357ACA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Interaction Date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Auto Populate</w:t>
            </w:r>
          </w:p>
        </w:tc>
      </w:tr>
      <w:tr w:rsidR="00767FE6" w:rsidRPr="0019430F" w:rsidTr="00357ACA">
        <w:trPr>
          <w:trHeight w:val="725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106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10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10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Action Taken by (Loan Officer ID)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107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07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0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107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Auto Populate (based on login)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108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10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10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Type of interaction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1084" w:author="Namita Sivasankaran" w:date="2016-11-02T16:12:00Z">
              <w:r w:rsidRPr="0019430F" w:rsidDel="001F213F">
                <w:rPr>
                  <w:sz w:val="22"/>
                  <w:rPrChange w:id="108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086" w:author="Namita Sivasankaran" w:date="2016-11-02T16:12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Call / Visit</w:t>
            </w:r>
          </w:p>
        </w:tc>
      </w:tr>
      <w:tr w:rsidR="00767FE6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108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10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10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10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09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09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9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10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9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if visit</w:t>
            </w:r>
          </w:p>
        </w:tc>
      </w:tr>
      <w:tr w:rsidR="00767FE6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109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11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11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11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1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10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0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11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if visit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111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111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111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1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Customer Response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111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1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11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1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11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11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112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>
            <w:pPr>
              <w:rPr>
                <w:sz w:val="22"/>
                <w:rPrChange w:id="11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11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11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1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113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11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3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1135" w:author="Namita Sivasankaran" w:date="2016-11-02T16:31:00Z">
            <w:tblPrEx>
              <w:tblW w:w="0" w:type="auto"/>
              <w:tblLayout w:type="fixed"/>
            </w:tblPrEx>
          </w:tblPrExChange>
        </w:tblPrEx>
        <w:trPr>
          <w:trHeight w:val="463"/>
          <w:ins w:id="1136" w:author="Namita Sivasankaran" w:date="2016-11-02T16:30:00Z"/>
          <w:trPrChange w:id="1137" w:author="Namita Sivasankaran" w:date="2016-11-02T16:31:00Z">
            <w:trPr>
              <w:gridAfter w:val="0"/>
              <w:wAfter w:w="2977" w:type="dxa"/>
              <w:trHeight w:val="463"/>
            </w:trPr>
          </w:trPrChange>
        </w:trPr>
        <w:tc>
          <w:tcPr>
            <w:tcW w:w="1384" w:type="dxa"/>
            <w:vMerge/>
            <w:tcPrChange w:id="1138" w:author="Namita Sivasankaran" w:date="2016-11-02T16:31:00Z">
              <w:tcPr>
                <w:tcW w:w="1384" w:type="dxa"/>
                <w:gridSpan w:val="2"/>
                <w:vMerge/>
              </w:tcPr>
            </w:tcPrChange>
          </w:tcPr>
          <w:p w:rsidR="007267E2" w:rsidRPr="0019430F" w:rsidRDefault="007267E2">
            <w:pPr>
              <w:rPr>
                <w:ins w:id="1139" w:author="Namita Sivasankaran" w:date="2016-11-02T16:30:00Z"/>
                <w:bCs/>
                <w:sz w:val="22"/>
              </w:rPr>
            </w:pPr>
          </w:p>
        </w:tc>
        <w:tc>
          <w:tcPr>
            <w:tcW w:w="13608" w:type="dxa"/>
            <w:gridSpan w:val="6"/>
            <w:tcPrChange w:id="1140" w:author="Namita Sivasankaran" w:date="2016-11-02T16:31:00Z">
              <w:tcPr>
                <w:tcW w:w="10880" w:type="dxa"/>
                <w:gridSpan w:val="14"/>
              </w:tcPr>
            </w:tcPrChange>
          </w:tcPr>
          <w:p w:rsidR="007267E2" w:rsidRPr="0019430F" w:rsidRDefault="007267E2">
            <w:pPr>
              <w:rPr>
                <w:ins w:id="1141" w:author="Namita Sivasankaran" w:date="2016-11-02T16:30:00Z"/>
                <w:sz w:val="22"/>
              </w:rPr>
            </w:pPr>
            <w:ins w:id="1142" w:author="Namita Sivasankaran" w:date="2016-11-02T16:31:00Z">
              <w:r w:rsidRPr="00843824">
                <w:rPr>
                  <w:bCs/>
                  <w:sz w:val="22"/>
                </w:rPr>
                <w:t xml:space="preserve">Note: </w:t>
              </w:r>
              <w:r w:rsidRPr="00843824">
                <w:rPr>
                  <w:sz w:val="22"/>
                </w:rPr>
                <w:t>A separate tab "Interactions History" to contain all previous customer interaction details in the above mentioned format</w:t>
              </w:r>
            </w:ins>
          </w:p>
        </w:tc>
      </w:tr>
      <w:tr w:rsidR="007267E2" w:rsidRPr="0019430F" w:rsidTr="007267E2">
        <w:tblPrEx>
          <w:tblW w:w="0" w:type="auto"/>
          <w:tblLayout w:type="fixed"/>
          <w:tblPrExChange w:id="1143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463"/>
          <w:trPrChange w:id="1144" w:author="Namita Sivasankaran" w:date="2016-11-02T16:32:00Z">
            <w:trPr>
              <w:gridAfter w:val="0"/>
              <w:wAfter w:w="2977" w:type="dxa"/>
              <w:trHeight w:val="463"/>
            </w:trPr>
          </w:trPrChange>
        </w:trPr>
        <w:tc>
          <w:tcPr>
            <w:tcW w:w="1384" w:type="dxa"/>
            <w:vMerge/>
            <w:hideMark/>
            <w:tcPrChange w:id="1145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14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1147" w:author="Namita Sivasankaran" w:date="2016-11-02T16:32:00Z">
              <w:tcPr>
                <w:tcW w:w="1418" w:type="dxa"/>
                <w:gridSpan w:val="2"/>
                <w:vMerge w:val="restart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114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114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 xml:space="preserve">Interaction </w:t>
            </w:r>
            <w:r w:rsidRPr="0019430F">
              <w:rPr>
                <w:bCs/>
                <w:sz w:val="22"/>
                <w:rPrChange w:id="115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lastRenderedPageBreak/>
              <w:t>History</w:t>
            </w:r>
          </w:p>
        </w:tc>
        <w:tc>
          <w:tcPr>
            <w:tcW w:w="2551" w:type="dxa"/>
            <w:hideMark/>
            <w:tcPrChange w:id="1151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lastRenderedPageBreak/>
              <w:t>Interaction Date</w:t>
            </w:r>
          </w:p>
        </w:tc>
        <w:tc>
          <w:tcPr>
            <w:tcW w:w="2126" w:type="dxa"/>
            <w:hideMark/>
            <w:tcPrChange w:id="1154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Date</w:t>
            </w:r>
          </w:p>
        </w:tc>
        <w:tc>
          <w:tcPr>
            <w:tcW w:w="1843" w:type="dxa"/>
            <w:noWrap/>
            <w:hideMark/>
            <w:tcPrChange w:id="1157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1160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6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1163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1166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797"/>
          <w:trPrChange w:id="1167" w:author="Namita Sivasankaran" w:date="2016-11-02T16:32:00Z">
            <w:trPr>
              <w:gridAfter w:val="0"/>
              <w:wAfter w:w="2977" w:type="dxa"/>
              <w:trHeight w:val="797"/>
            </w:trPr>
          </w:trPrChange>
        </w:trPr>
        <w:tc>
          <w:tcPr>
            <w:tcW w:w="1384" w:type="dxa"/>
            <w:vMerge/>
            <w:hideMark/>
            <w:tcPrChange w:id="1168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16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170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17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172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7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7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Action Taken by (Loan Officer ID)</w:t>
            </w:r>
          </w:p>
        </w:tc>
        <w:tc>
          <w:tcPr>
            <w:tcW w:w="2126" w:type="dxa"/>
            <w:hideMark/>
            <w:tcPrChange w:id="1175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1178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8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1181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1184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1187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553"/>
          <w:trPrChange w:id="1188" w:author="Namita Sivasankaran" w:date="2016-11-02T16:32:00Z">
            <w:trPr>
              <w:gridAfter w:val="0"/>
              <w:wAfter w:w="2977" w:type="dxa"/>
              <w:trHeight w:val="553"/>
            </w:trPr>
          </w:trPrChange>
        </w:trPr>
        <w:tc>
          <w:tcPr>
            <w:tcW w:w="1384" w:type="dxa"/>
            <w:vMerge/>
            <w:hideMark/>
            <w:tcPrChange w:id="1189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19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191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19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193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1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9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Type of interaction</w:t>
            </w:r>
          </w:p>
        </w:tc>
        <w:tc>
          <w:tcPr>
            <w:tcW w:w="2126" w:type="dxa"/>
            <w:hideMark/>
            <w:tcPrChange w:id="1196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del w:id="1197" w:author="Namita Sivasankaran" w:date="2016-11-02T16:16:00Z">
              <w:r w:rsidRPr="0019430F" w:rsidDel="001F213F">
                <w:rPr>
                  <w:sz w:val="22"/>
                  <w:rPrChange w:id="1198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199" w:author="Namita Sivasankaran" w:date="2016-11-02T16:16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  <w:tcPrChange w:id="1200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  <w:tcPrChange w:id="1201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1202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1203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300"/>
          <w:trPrChange w:id="1204" w:author="Namita Sivasankaran" w:date="2016-11-02T16:32:00Z">
            <w:trPr>
              <w:gridAfter w:val="0"/>
              <w:wAfter w:w="2977" w:type="dxa"/>
              <w:trHeight w:val="300"/>
            </w:trPr>
          </w:trPrChange>
        </w:trPr>
        <w:tc>
          <w:tcPr>
            <w:tcW w:w="1384" w:type="dxa"/>
            <w:vMerge/>
            <w:hideMark/>
            <w:tcPrChange w:id="1205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20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207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20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209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1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  <w:tcPrChange w:id="1212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121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  <w:ins w:id="1214" w:author="Namita Sivasankaran" w:date="2016-11-02T16:18:00Z">
              <w:r>
                <w:rPr>
                  <w:sz w:val="22"/>
                </w:rPr>
                <w:t xml:space="preserve"> coordinates</w:t>
              </w:r>
            </w:ins>
          </w:p>
        </w:tc>
        <w:tc>
          <w:tcPr>
            <w:tcW w:w="1843" w:type="dxa"/>
            <w:noWrap/>
            <w:hideMark/>
            <w:tcPrChange w:id="1215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1216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  <w:tcPrChange w:id="1217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1218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300"/>
          <w:trPrChange w:id="1219" w:author="Namita Sivasankaran" w:date="2016-11-02T16:32:00Z">
            <w:trPr>
              <w:gridAfter w:val="0"/>
              <w:wAfter w:w="2977" w:type="dxa"/>
              <w:trHeight w:val="300"/>
            </w:trPr>
          </w:trPrChange>
        </w:trPr>
        <w:tc>
          <w:tcPr>
            <w:tcW w:w="1384" w:type="dxa"/>
            <w:vMerge/>
            <w:hideMark/>
            <w:tcPrChange w:id="1220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22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222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22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224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2126" w:type="dxa"/>
            <w:hideMark/>
            <w:tcPrChange w:id="1227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2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1843" w:type="dxa"/>
            <w:noWrap/>
            <w:hideMark/>
            <w:tcPrChange w:id="1230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3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1233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3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3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1236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3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3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1239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600"/>
          <w:trPrChange w:id="1240" w:author="Namita Sivasankaran" w:date="2016-11-02T16:32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1241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24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243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24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245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Customer Response</w:t>
            </w:r>
          </w:p>
        </w:tc>
        <w:tc>
          <w:tcPr>
            <w:tcW w:w="2126" w:type="dxa"/>
            <w:hideMark/>
            <w:tcPrChange w:id="1248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4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5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1251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1254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1257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1260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600"/>
          <w:trPrChange w:id="1261" w:author="Namita Sivasankaran" w:date="2016-11-02T16:32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1262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26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1264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126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1266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  <w:tcPrChange w:id="1269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1272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7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7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1275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1278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12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8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</w:tbl>
    <w:p w:rsidR="009D4A57" w:rsidRPr="0019430F" w:rsidRDefault="009D4A57" w:rsidP="009D4A57"/>
    <w:p w:rsidR="00767FE6" w:rsidRDefault="00767FE6" w:rsidP="00C70D06">
      <w:pPr>
        <w:rPr>
          <w:ins w:id="1281" w:author="Namita Sivasankaran" w:date="2016-11-02T17:25:00Z"/>
        </w:rPr>
        <w:sectPr w:rsidR="00767FE6" w:rsidSect="00D217A6">
          <w:pgSz w:w="16838" w:h="11899" w:orient="landscape"/>
          <w:pgMar w:top="993" w:right="962" w:bottom="1126" w:left="851" w:header="1560" w:footer="567" w:gutter="0"/>
          <w:cols w:space="720"/>
          <w:docGrid w:linePitch="360"/>
        </w:sectPr>
      </w:pPr>
    </w:p>
    <w:p w:rsidR="00C70D06" w:rsidRPr="0019430F" w:rsidRDefault="00C70D06" w:rsidP="00C70D06"/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82" w:name="_Toc466475504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1282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3A71DA" w:rsidRPr="0019430F" w:rsidRDefault="003A71DA" w:rsidP="003A71DA"/>
    <w:p w:rsidR="00B42412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GB" w:eastAsia="en-GB"/>
        </w:rPr>
        <w:drawing>
          <wp:inline distT="0" distB="0" distL="0" distR="0" wp14:anchorId="6E974771" wp14:editId="3C9CA413">
            <wp:extent cx="5755005" cy="3235325"/>
            <wp:effectExtent l="19050" t="19050" r="1714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1DA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3A71DA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GB" w:eastAsia="en-GB"/>
        </w:rPr>
        <w:drawing>
          <wp:inline distT="0" distB="0" distL="0" distR="0" wp14:anchorId="604F47A4" wp14:editId="5C7C3724">
            <wp:extent cx="5755005" cy="3235325"/>
            <wp:effectExtent l="19050" t="19050" r="1714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245C54BE" wp14:editId="052BCFC0">
            <wp:extent cx="5755005" cy="3235325"/>
            <wp:effectExtent l="19050" t="19050" r="1714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GB" w:eastAsia="en-GB"/>
        </w:rPr>
        <w:drawing>
          <wp:inline distT="0" distB="0" distL="0" distR="0" wp14:anchorId="7CCD9A3D" wp14:editId="76A31DC7">
            <wp:extent cx="5755005" cy="3235325"/>
            <wp:effectExtent l="19050" t="19050" r="1714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ABA52CD" wp14:editId="090777E4">
            <wp:extent cx="5755005" cy="3235325"/>
            <wp:effectExtent l="19050" t="19050" r="17145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GB" w:eastAsia="en-GB"/>
        </w:rPr>
        <w:drawing>
          <wp:inline distT="0" distB="0" distL="0" distR="0" wp14:anchorId="7E8F0B24" wp14:editId="50AB4F73">
            <wp:extent cx="5755005" cy="3235325"/>
            <wp:effectExtent l="19050" t="19050" r="17145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83" w:name="_Toc466475505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1283"/>
    </w:p>
    <w:p w:rsidR="00F02C49" w:rsidRPr="00F02C49" w:rsidRDefault="00B62F8C" w:rsidP="00F02C49">
      <w:pPr>
        <w:pStyle w:val="ListParagraph"/>
        <w:ind w:left="644"/>
      </w:pPr>
      <w:r w:rsidRPr="003516BC">
        <w:rPr>
          <w:rFonts w:ascii="Times New Roman" w:hAnsi="Times New Roman"/>
          <w:b/>
          <w:sz w:val="24"/>
          <w:szCs w:val="28"/>
        </w:rPr>
        <w:t>Loan Officer Logs</w:t>
      </w:r>
      <w:r w:rsidRPr="003516BC">
        <w:rPr>
          <w:rFonts w:ascii="Times New Roman" w:hAnsi="Times New Roman"/>
          <w:sz w:val="24"/>
          <w:szCs w:val="28"/>
        </w:rPr>
        <w:t xml:space="preserve"> in</w:t>
      </w:r>
    </w:p>
    <w:p w:rsidR="00F02C49" w:rsidRDefault="00F02C49" w:rsidP="00624CC3">
      <w:pPr>
        <w:pStyle w:val="ListParagraph"/>
        <w:numPr>
          <w:ilvl w:val="0"/>
          <w:numId w:val="37"/>
        </w:numPr>
        <w:jc w:val="both"/>
        <w:rPr>
          <w:ins w:id="1284" w:author="Sarthak Shah | IFMR Rural Finance" w:date="2016-11-09T15:56:00Z"/>
          <w:rFonts w:ascii="Times New Roman" w:hAnsi="Times New Roman"/>
          <w:sz w:val="24"/>
          <w:szCs w:val="28"/>
        </w:rPr>
      </w:pPr>
      <w:ins w:id="1285" w:author="Sarthak Shah | IFMR Rural Finance" w:date="2016-11-09T15:57:00Z">
        <w:r>
          <w:rPr>
            <w:rFonts w:ascii="Times New Roman" w:hAnsi="Times New Roman"/>
            <w:sz w:val="24"/>
            <w:szCs w:val="28"/>
          </w:rPr>
          <w:t>Loan Officer will land on this screen when he will select either fresh lead or lead from incomplete leads queue.</w:t>
        </w:r>
      </w:ins>
    </w:p>
    <w:p w:rsidR="00E4790D" w:rsidRDefault="00F973C5" w:rsidP="00624CC3">
      <w:pPr>
        <w:pStyle w:val="ListParagraph"/>
        <w:numPr>
          <w:ilvl w:val="0"/>
          <w:numId w:val="37"/>
        </w:numPr>
        <w:jc w:val="both"/>
        <w:rPr>
          <w:ins w:id="1286" w:author="Sarthak Shah | IFMR Rural Finance" w:date="2016-11-09T15:58:00Z"/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For leads generated by the Loan officer, the loan officer uses the ‘Create New Lead’ screen to fill details about a specific lead.</w:t>
      </w:r>
    </w:p>
    <w:p w:rsidR="00F02C49" w:rsidRPr="003516BC" w:rsidRDefault="00F02C49" w:rsidP="00624CC3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ins w:id="1287" w:author="Sarthak Shah | IFMR Rural Finance" w:date="2016-11-09T15:58:00Z">
        <w:r>
          <w:rPr>
            <w:rFonts w:ascii="Times New Roman" w:hAnsi="Times New Roman"/>
            <w:sz w:val="24"/>
            <w:szCs w:val="28"/>
          </w:rPr>
          <w:t xml:space="preserve">If entity type is Individual then only Individual details will be </w:t>
        </w:r>
      </w:ins>
      <w:ins w:id="1288" w:author="Sarthak Shah | IFMR Rural Finance" w:date="2016-11-09T15:59:00Z">
        <w:r>
          <w:rPr>
            <w:rFonts w:ascii="Times New Roman" w:hAnsi="Times New Roman"/>
            <w:sz w:val="24"/>
            <w:szCs w:val="28"/>
          </w:rPr>
          <w:t>captured</w:t>
        </w:r>
      </w:ins>
      <w:ins w:id="1289" w:author="Sarthak Shah | IFMR Rural Finance" w:date="2016-11-09T15:58:00Z">
        <w:r>
          <w:rPr>
            <w:rFonts w:ascii="Times New Roman" w:hAnsi="Times New Roman"/>
            <w:sz w:val="24"/>
            <w:szCs w:val="28"/>
          </w:rPr>
          <w:t>.</w:t>
        </w:r>
      </w:ins>
      <w:ins w:id="1290" w:author="Sarthak Shah | IFMR Rural Finance" w:date="2016-11-09T15:59:00Z">
        <w:r>
          <w:rPr>
            <w:rFonts w:ascii="Times New Roman" w:hAnsi="Times New Roman"/>
            <w:sz w:val="24"/>
            <w:szCs w:val="28"/>
          </w:rPr>
          <w:t xml:space="preserve"> If entity type is Enterprise then both Individual and Enterprise details will be captured.</w:t>
        </w:r>
      </w:ins>
    </w:p>
    <w:p w:rsidR="0008018C" w:rsidRPr="003516BC" w:rsidRDefault="00A17689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Loan officer to capture the relevant data</w:t>
      </w:r>
      <w:r w:rsidR="007B37C0" w:rsidRPr="003516BC">
        <w:rPr>
          <w:rFonts w:ascii="Times New Roman" w:hAnsi="Times New Roman"/>
          <w:sz w:val="24"/>
          <w:szCs w:val="28"/>
        </w:rPr>
        <w:t xml:space="preserve"> including the customer interaction information</w:t>
      </w:r>
      <w:r w:rsidR="007D14D8" w:rsidRPr="003516BC">
        <w:rPr>
          <w:rFonts w:ascii="Times New Roman" w:hAnsi="Times New Roman"/>
          <w:sz w:val="24"/>
          <w:szCs w:val="28"/>
        </w:rPr>
        <w:t>.</w:t>
      </w:r>
    </w:p>
    <w:p w:rsidR="0008018C" w:rsidRPr="003516BC" w:rsidRDefault="00A17689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lastRenderedPageBreak/>
        <w:t>Based on the lead details captured, there would be various outcomes.</w:t>
      </w:r>
      <w:r w:rsidR="007D14D8" w:rsidRPr="003516BC">
        <w:rPr>
          <w:rFonts w:ascii="Times New Roman" w:hAnsi="Times New Roman"/>
          <w:sz w:val="24"/>
          <w:szCs w:val="28"/>
        </w:rPr>
        <w:t xml:space="preserve"> </w:t>
      </w:r>
      <w:r w:rsidRPr="003516BC">
        <w:rPr>
          <w:rFonts w:ascii="Times New Roman" w:hAnsi="Times New Roman"/>
          <w:sz w:val="24"/>
          <w:szCs w:val="28"/>
        </w:rPr>
        <w:t>If the “Interested in Prod</w:t>
      </w:r>
      <w:r w:rsidR="007D14D8" w:rsidRPr="003516BC">
        <w:rPr>
          <w:rFonts w:ascii="Times New Roman" w:hAnsi="Times New Roman"/>
          <w:sz w:val="24"/>
          <w:szCs w:val="28"/>
        </w:rPr>
        <w:t>uct” field is captured as “no”, the loan officer needs to select the reason for the same. T</w:t>
      </w:r>
      <w:r w:rsidRPr="003516BC">
        <w:rPr>
          <w:rFonts w:ascii="Times New Roman" w:hAnsi="Times New Roman"/>
          <w:sz w:val="24"/>
          <w:szCs w:val="28"/>
        </w:rPr>
        <w:t>he profile is</w:t>
      </w:r>
      <w:r w:rsidR="007D14D8" w:rsidRPr="003516BC">
        <w:rPr>
          <w:rFonts w:ascii="Times New Roman" w:hAnsi="Times New Roman"/>
          <w:sz w:val="24"/>
          <w:szCs w:val="28"/>
        </w:rPr>
        <w:t xml:space="preserve"> automatically rejected</w:t>
      </w:r>
      <w:r w:rsidRPr="003516BC">
        <w:rPr>
          <w:rFonts w:ascii="Times New Roman" w:hAnsi="Times New Roman"/>
          <w:sz w:val="24"/>
          <w:szCs w:val="28"/>
        </w:rPr>
        <w:t xml:space="preserve"> </w:t>
      </w:r>
      <w:r w:rsidR="00FC4DB7" w:rsidRPr="003516BC">
        <w:rPr>
          <w:rFonts w:ascii="Times New Roman" w:hAnsi="Times New Roman"/>
          <w:sz w:val="24"/>
          <w:szCs w:val="28"/>
        </w:rPr>
        <w:t xml:space="preserve">(status) </w:t>
      </w:r>
      <w:r w:rsidRPr="003516BC">
        <w:rPr>
          <w:rFonts w:ascii="Times New Roman" w:hAnsi="Times New Roman"/>
          <w:sz w:val="24"/>
          <w:szCs w:val="28"/>
        </w:rPr>
        <w:t>upon submission.</w:t>
      </w:r>
    </w:p>
    <w:p w:rsidR="0008018C" w:rsidRPr="003516BC" w:rsidRDefault="00A12F1F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the loan officer finds the lead </w:t>
      </w:r>
      <w:r w:rsidR="00437212">
        <w:rPr>
          <w:rFonts w:ascii="Times New Roman" w:hAnsi="Times New Roman"/>
          <w:sz w:val="24"/>
          <w:szCs w:val="28"/>
        </w:rPr>
        <w:t xml:space="preserve">as not </w:t>
      </w:r>
      <w:r w:rsidRPr="003516BC">
        <w:rPr>
          <w:rFonts w:ascii="Times New Roman" w:hAnsi="Times New Roman"/>
          <w:sz w:val="24"/>
          <w:szCs w:val="28"/>
        </w:rPr>
        <w:t>e</w:t>
      </w:r>
      <w:r w:rsidR="00B10C76" w:rsidRPr="003516BC">
        <w:rPr>
          <w:rFonts w:ascii="Times New Roman" w:hAnsi="Times New Roman"/>
          <w:sz w:val="24"/>
          <w:szCs w:val="28"/>
        </w:rPr>
        <w:t xml:space="preserve">ligible to avail the product, the field “Eligible for Product” is selected as </w:t>
      </w:r>
      <w:r w:rsidR="00F75845" w:rsidRPr="003516BC">
        <w:rPr>
          <w:rFonts w:ascii="Times New Roman" w:hAnsi="Times New Roman"/>
          <w:sz w:val="24"/>
          <w:szCs w:val="28"/>
        </w:rPr>
        <w:t>“</w:t>
      </w:r>
      <w:r w:rsidR="00B10C76" w:rsidRPr="003516BC">
        <w:rPr>
          <w:rFonts w:ascii="Times New Roman" w:hAnsi="Times New Roman"/>
          <w:sz w:val="24"/>
          <w:szCs w:val="28"/>
        </w:rPr>
        <w:t>No</w:t>
      </w:r>
      <w:r w:rsidR="00F75845" w:rsidRPr="003516BC">
        <w:rPr>
          <w:rFonts w:ascii="Times New Roman" w:hAnsi="Times New Roman"/>
          <w:sz w:val="24"/>
          <w:szCs w:val="28"/>
        </w:rPr>
        <w:t xml:space="preserve">”, </w:t>
      </w:r>
      <w:r w:rsidR="00624CC3" w:rsidRPr="003516BC">
        <w:rPr>
          <w:rFonts w:ascii="Times New Roman" w:hAnsi="Times New Roman"/>
          <w:sz w:val="24"/>
          <w:szCs w:val="28"/>
        </w:rPr>
        <w:t>and then</w:t>
      </w:r>
      <w:r w:rsidR="00B10C76" w:rsidRPr="003516BC">
        <w:rPr>
          <w:rFonts w:ascii="Times New Roman" w:hAnsi="Times New Roman"/>
          <w:sz w:val="24"/>
          <w:szCs w:val="28"/>
        </w:rPr>
        <w:t xml:space="preserve"> the Loan officer needs to select</w:t>
      </w:r>
      <w:r w:rsidR="007D14D8" w:rsidRPr="003516BC">
        <w:rPr>
          <w:rFonts w:ascii="Times New Roman" w:hAnsi="Times New Roman"/>
          <w:sz w:val="24"/>
          <w:szCs w:val="28"/>
        </w:rPr>
        <w:t xml:space="preserve"> rejection reason and the profile </w:t>
      </w:r>
      <w:r w:rsidR="00B10C76" w:rsidRPr="003516BC">
        <w:rPr>
          <w:rFonts w:ascii="Times New Roman" w:hAnsi="Times New Roman"/>
          <w:sz w:val="24"/>
          <w:szCs w:val="28"/>
        </w:rPr>
        <w:t>is</w:t>
      </w:r>
      <w:r w:rsidRPr="003516BC">
        <w:rPr>
          <w:rFonts w:ascii="Times New Roman" w:hAnsi="Times New Roman"/>
          <w:sz w:val="24"/>
          <w:szCs w:val="28"/>
        </w:rPr>
        <w:t xml:space="preserve"> reject</w:t>
      </w:r>
      <w:r w:rsidR="00B10C76" w:rsidRPr="003516BC">
        <w:rPr>
          <w:rFonts w:ascii="Times New Roman" w:hAnsi="Times New Roman"/>
          <w:sz w:val="24"/>
          <w:szCs w:val="28"/>
        </w:rPr>
        <w:t xml:space="preserve">ed </w:t>
      </w:r>
      <w:r w:rsidR="00FC4DB7" w:rsidRPr="003516BC">
        <w:rPr>
          <w:rFonts w:ascii="Times New Roman" w:hAnsi="Times New Roman"/>
          <w:sz w:val="24"/>
          <w:szCs w:val="28"/>
        </w:rPr>
        <w:t xml:space="preserve">(status) </w:t>
      </w:r>
      <w:r w:rsidR="00B10C76" w:rsidRPr="003516BC">
        <w:rPr>
          <w:rFonts w:ascii="Times New Roman" w:hAnsi="Times New Roman"/>
          <w:sz w:val="24"/>
          <w:szCs w:val="28"/>
        </w:rPr>
        <w:t>upon submission</w:t>
      </w:r>
      <w:r w:rsidRPr="003516BC">
        <w:rPr>
          <w:rFonts w:ascii="Times New Roman" w:hAnsi="Times New Roman"/>
          <w:sz w:val="24"/>
          <w:szCs w:val="28"/>
        </w:rPr>
        <w:t>.</w:t>
      </w:r>
    </w:p>
    <w:p w:rsidR="0008018C" w:rsidRPr="003516BC" w:rsidRDefault="00A12F1F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</w:t>
      </w:r>
      <w:r w:rsidR="00FC7906" w:rsidRPr="003516BC">
        <w:rPr>
          <w:rFonts w:ascii="Times New Roman" w:hAnsi="Times New Roman"/>
          <w:sz w:val="24"/>
          <w:szCs w:val="28"/>
        </w:rPr>
        <w:t>an eligible</w:t>
      </w:r>
      <w:r w:rsidRPr="003516BC">
        <w:rPr>
          <w:rFonts w:ascii="Times New Roman" w:hAnsi="Times New Roman"/>
          <w:sz w:val="24"/>
          <w:szCs w:val="28"/>
        </w:rPr>
        <w:t xml:space="preserve"> lead requires the product immediately (within this week), then </w:t>
      </w:r>
      <w:r w:rsidR="007D14D8" w:rsidRPr="003516BC">
        <w:rPr>
          <w:rFonts w:ascii="Times New Roman" w:hAnsi="Times New Roman"/>
          <w:sz w:val="24"/>
          <w:szCs w:val="28"/>
        </w:rPr>
        <w:t>loan officer to enter screening date. U</w:t>
      </w:r>
      <w:r w:rsidRPr="003516BC">
        <w:rPr>
          <w:rFonts w:ascii="Times New Roman" w:hAnsi="Times New Roman"/>
          <w:sz w:val="24"/>
          <w:szCs w:val="28"/>
        </w:rPr>
        <w:t>pon submissi</w:t>
      </w:r>
      <w:r w:rsidR="007D14D8" w:rsidRPr="003516BC">
        <w:rPr>
          <w:rFonts w:ascii="Times New Roman" w:hAnsi="Times New Roman"/>
          <w:sz w:val="24"/>
          <w:szCs w:val="28"/>
        </w:rPr>
        <w:t>on, c</w:t>
      </w:r>
      <w:r w:rsidRPr="003516BC">
        <w:rPr>
          <w:rFonts w:ascii="Times New Roman" w:hAnsi="Times New Roman"/>
          <w:sz w:val="24"/>
          <w:szCs w:val="28"/>
        </w:rPr>
        <w:t>ust</w:t>
      </w:r>
      <w:r w:rsidR="00571EAD" w:rsidRPr="003516BC">
        <w:rPr>
          <w:rFonts w:ascii="Times New Roman" w:hAnsi="Times New Roman"/>
          <w:sz w:val="24"/>
          <w:szCs w:val="28"/>
        </w:rPr>
        <w:t>omer</w:t>
      </w:r>
      <w:r w:rsidRPr="003516BC">
        <w:rPr>
          <w:rFonts w:ascii="Times New Roman" w:hAnsi="Times New Roman"/>
          <w:sz w:val="24"/>
          <w:szCs w:val="28"/>
        </w:rPr>
        <w:t xml:space="preserve"> ID is generated and the l</w:t>
      </w:r>
      <w:r w:rsidR="00FC4DB7" w:rsidRPr="003516BC">
        <w:rPr>
          <w:rFonts w:ascii="Times New Roman" w:hAnsi="Times New Roman"/>
          <w:sz w:val="24"/>
          <w:szCs w:val="28"/>
        </w:rPr>
        <w:t>ead is moved to screening queue and its status can be changed to “Pending for Screening.”</w:t>
      </w:r>
    </w:p>
    <w:p w:rsidR="0008018C" w:rsidRPr="003516BC" w:rsidRDefault="00A12F1F" w:rsidP="00305BB0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</w:t>
      </w:r>
      <w:r w:rsidR="00FC7906" w:rsidRPr="003516BC">
        <w:rPr>
          <w:rFonts w:ascii="Times New Roman" w:hAnsi="Times New Roman"/>
          <w:sz w:val="24"/>
          <w:szCs w:val="28"/>
        </w:rPr>
        <w:t>an eligible</w:t>
      </w:r>
      <w:r w:rsidRPr="003516BC">
        <w:rPr>
          <w:rFonts w:ascii="Times New Roman" w:hAnsi="Times New Roman"/>
          <w:sz w:val="24"/>
          <w:szCs w:val="28"/>
        </w:rPr>
        <w:t xml:space="preserve"> lead requires the product later, </w:t>
      </w:r>
      <w:r w:rsidR="00B10C76" w:rsidRPr="003516BC">
        <w:rPr>
          <w:rFonts w:ascii="Times New Roman" w:hAnsi="Times New Roman"/>
          <w:sz w:val="24"/>
          <w:szCs w:val="28"/>
        </w:rPr>
        <w:t>then the</w:t>
      </w:r>
      <w:r w:rsidR="00F75845" w:rsidRPr="003516BC">
        <w:rPr>
          <w:rFonts w:ascii="Times New Roman" w:hAnsi="Times New Roman"/>
          <w:sz w:val="24"/>
          <w:szCs w:val="28"/>
        </w:rPr>
        <w:t xml:space="preserve"> loan officer to enter follow-</w:t>
      </w:r>
      <w:r w:rsidRPr="003516BC">
        <w:rPr>
          <w:rFonts w:ascii="Times New Roman" w:hAnsi="Times New Roman"/>
          <w:sz w:val="24"/>
          <w:szCs w:val="28"/>
        </w:rPr>
        <w:t>up date.</w:t>
      </w:r>
      <w:r w:rsidR="00F75845" w:rsidRPr="003516BC">
        <w:rPr>
          <w:rFonts w:ascii="Times New Roman" w:hAnsi="Times New Roman"/>
          <w:sz w:val="24"/>
          <w:szCs w:val="28"/>
        </w:rPr>
        <w:t xml:space="preserve"> The profile is sent to follow-</w:t>
      </w:r>
      <w:r w:rsidRPr="003516BC">
        <w:rPr>
          <w:rFonts w:ascii="Times New Roman" w:hAnsi="Times New Roman"/>
          <w:sz w:val="24"/>
          <w:szCs w:val="28"/>
        </w:rPr>
        <w:t xml:space="preserve">up </w:t>
      </w:r>
      <w:r w:rsidR="008E5979" w:rsidRPr="003516BC">
        <w:rPr>
          <w:rFonts w:ascii="Times New Roman" w:hAnsi="Times New Roman"/>
          <w:sz w:val="24"/>
          <w:szCs w:val="28"/>
        </w:rPr>
        <w:t>queue</w:t>
      </w:r>
      <w:r w:rsidR="00B10C76" w:rsidRPr="003516BC">
        <w:rPr>
          <w:rFonts w:ascii="Times New Roman" w:hAnsi="Times New Roman"/>
          <w:sz w:val="24"/>
          <w:szCs w:val="28"/>
        </w:rPr>
        <w:t xml:space="preserve"> upon submission</w:t>
      </w:r>
      <w:r w:rsidRPr="003516BC">
        <w:rPr>
          <w:rFonts w:ascii="Times New Roman" w:hAnsi="Times New Roman"/>
          <w:sz w:val="24"/>
          <w:szCs w:val="28"/>
        </w:rPr>
        <w:t>.</w:t>
      </w:r>
      <w:r w:rsidR="00F75845" w:rsidRPr="003516BC">
        <w:rPr>
          <w:rFonts w:ascii="Times New Roman" w:hAnsi="Times New Roman"/>
          <w:sz w:val="24"/>
          <w:szCs w:val="28"/>
        </w:rPr>
        <w:t xml:space="preserve"> Upon successfully adding lead for follow-up the status of the lead can be changed as “Follow</w:t>
      </w:r>
      <w:r w:rsidR="00FC4DB7" w:rsidRPr="003516BC">
        <w:rPr>
          <w:rFonts w:ascii="Times New Roman" w:hAnsi="Times New Roman"/>
          <w:sz w:val="24"/>
          <w:szCs w:val="28"/>
        </w:rPr>
        <w:t xml:space="preserve"> </w:t>
      </w:r>
      <w:r w:rsidR="00F75845" w:rsidRPr="003516BC">
        <w:rPr>
          <w:rFonts w:ascii="Times New Roman" w:hAnsi="Times New Roman"/>
          <w:sz w:val="24"/>
          <w:szCs w:val="28"/>
        </w:rPr>
        <w:t>up”</w:t>
      </w:r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1291" w:name="_Toc466475506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Uploads</w:t>
      </w:r>
      <w:bookmarkEnd w:id="1291"/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1292" w:name="_Toc466475507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Downloads</w:t>
      </w:r>
      <w:bookmarkEnd w:id="1292"/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1293" w:name="_Toc466475508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Reports</w:t>
      </w:r>
      <w:bookmarkEnd w:id="1293"/>
    </w:p>
    <w:p w:rsidR="00602154" w:rsidRPr="003516BC" w:rsidRDefault="00D0458C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eastAsia="Calibri"/>
          <w:sz w:val="24"/>
          <w:szCs w:val="28"/>
          <w:lang w:val="en-IN"/>
        </w:rPr>
      </w:pPr>
      <w:r w:rsidRPr="003516BC">
        <w:rPr>
          <w:rFonts w:eastAsia="Calibri"/>
          <w:sz w:val="24"/>
          <w:szCs w:val="28"/>
          <w:lang w:val="en-IN"/>
        </w:rPr>
        <w:t>Lead Management Funnel - Number</w:t>
      </w:r>
      <w:r w:rsidR="00E87460" w:rsidRPr="003516BC">
        <w:rPr>
          <w:rFonts w:eastAsia="Calibri"/>
          <w:sz w:val="24"/>
          <w:szCs w:val="28"/>
          <w:lang w:val="en-IN"/>
        </w:rPr>
        <w:t xml:space="preserve"> of lea</w:t>
      </w:r>
      <w:r w:rsidRPr="003516BC">
        <w:rPr>
          <w:rFonts w:eastAsia="Calibri"/>
          <w:sz w:val="24"/>
          <w:szCs w:val="28"/>
          <w:lang w:val="en-IN"/>
        </w:rPr>
        <w:t xml:space="preserve">ds generated, number of approved, number of </w:t>
      </w:r>
      <w:r w:rsidR="00E87460" w:rsidRPr="003516BC">
        <w:rPr>
          <w:rFonts w:eastAsia="Calibri"/>
          <w:sz w:val="24"/>
          <w:szCs w:val="28"/>
          <w:lang w:val="en-IN"/>
        </w:rPr>
        <w:t>rejected</w:t>
      </w:r>
      <w:r w:rsidRPr="003516BC">
        <w:rPr>
          <w:rFonts w:eastAsia="Calibri"/>
          <w:sz w:val="24"/>
          <w:szCs w:val="28"/>
          <w:lang w:val="en-IN"/>
        </w:rPr>
        <w:t xml:space="preserve">, number of </w:t>
      </w:r>
      <w:r w:rsidR="00E87460" w:rsidRPr="003516BC">
        <w:rPr>
          <w:rFonts w:eastAsia="Calibri"/>
          <w:sz w:val="24"/>
          <w:szCs w:val="28"/>
          <w:lang w:val="en-IN"/>
        </w:rPr>
        <w:t xml:space="preserve"> follow- up</w:t>
      </w:r>
      <w:r w:rsidRPr="003516BC">
        <w:rPr>
          <w:rFonts w:eastAsia="Calibri"/>
          <w:sz w:val="24"/>
          <w:szCs w:val="28"/>
          <w:lang w:val="en-IN"/>
        </w:rPr>
        <w:t xml:space="preserve"> and number of </w:t>
      </w:r>
      <w:r w:rsidR="00E87460" w:rsidRPr="003516BC">
        <w:rPr>
          <w:rFonts w:eastAsia="Calibri"/>
          <w:sz w:val="24"/>
          <w:szCs w:val="28"/>
          <w:lang w:val="en-IN"/>
        </w:rPr>
        <w:t>disbursed</w:t>
      </w:r>
    </w:p>
    <w:p w:rsidR="00525496" w:rsidRPr="003516BC" w:rsidRDefault="00525496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eastAsia="Calibri"/>
          <w:sz w:val="24"/>
          <w:szCs w:val="28"/>
          <w:lang w:val="en-IN"/>
        </w:rPr>
      </w:pPr>
      <w:r w:rsidRPr="003516BC">
        <w:rPr>
          <w:rFonts w:eastAsia="Calibri"/>
          <w:sz w:val="24"/>
          <w:szCs w:val="28"/>
          <w:lang w:val="en-IN"/>
        </w:rPr>
        <w:t xml:space="preserve">Lead Category Report- Hot, Warm, </w:t>
      </w:r>
      <w:r w:rsidR="00305BB0" w:rsidRPr="003516BC">
        <w:rPr>
          <w:rFonts w:eastAsia="Calibri"/>
          <w:sz w:val="24"/>
          <w:szCs w:val="28"/>
          <w:lang w:val="en-IN"/>
        </w:rPr>
        <w:t>and Cold (based on the “product required by” field</w:t>
      </w:r>
    </w:p>
    <w:p w:rsidR="00C2578A" w:rsidRPr="003516BC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eastAsia="Calibri"/>
          <w:sz w:val="24"/>
          <w:szCs w:val="28"/>
          <w:lang w:val="en-IN"/>
        </w:rPr>
      </w:pPr>
    </w:p>
    <w:p w:rsidR="00C2578A" w:rsidRPr="003516BC" w:rsidDel="00437212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294" w:author="Namita Sivasankaran" w:date="2016-11-02T17:39:00Z"/>
          <w:rFonts w:eastAsia="Calibri"/>
          <w:sz w:val="24"/>
          <w:szCs w:val="28"/>
          <w:lang w:val="en-IN"/>
        </w:rPr>
      </w:pPr>
    </w:p>
    <w:p w:rsidR="00C2578A" w:rsidRPr="003516BC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eastAsia="Calibri"/>
          <w:sz w:val="24"/>
          <w:szCs w:val="28"/>
          <w:lang w:val="en-IN"/>
        </w:rPr>
      </w:pPr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295" w:author="Namita Sivasankaran" w:date="2016-11-02T17:32:00Z"/>
          <w:rFonts w:eastAsia="Calibri"/>
          <w:sz w:val="24"/>
          <w:szCs w:val="28"/>
          <w:lang w:val="en-IN"/>
        </w:rPr>
      </w:pPr>
      <w:bookmarkStart w:id="1296" w:name="_Toc465872772"/>
      <w:bookmarkStart w:id="1297" w:name="_Toc465872992"/>
      <w:bookmarkStart w:id="1298" w:name="_Toc466475509"/>
      <w:bookmarkEnd w:id="1296"/>
      <w:bookmarkEnd w:id="1297"/>
      <w:bookmarkEnd w:id="1298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299" w:author="Namita Sivasankaran" w:date="2016-11-02T17:32:00Z"/>
          <w:rFonts w:eastAsia="Calibri"/>
          <w:sz w:val="24"/>
          <w:szCs w:val="28"/>
          <w:lang w:val="en-IN"/>
        </w:rPr>
      </w:pPr>
      <w:bookmarkStart w:id="1300" w:name="_Toc465872773"/>
      <w:bookmarkStart w:id="1301" w:name="_Toc465872993"/>
      <w:bookmarkStart w:id="1302" w:name="_Toc466475510"/>
      <w:bookmarkEnd w:id="1300"/>
      <w:bookmarkEnd w:id="1301"/>
      <w:bookmarkEnd w:id="1302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303" w:author="Namita Sivasankaran" w:date="2016-11-02T17:32:00Z"/>
          <w:rFonts w:eastAsia="Calibri"/>
          <w:sz w:val="24"/>
          <w:szCs w:val="28"/>
          <w:lang w:val="en-IN"/>
        </w:rPr>
      </w:pPr>
      <w:bookmarkStart w:id="1304" w:name="_Toc465872774"/>
      <w:bookmarkStart w:id="1305" w:name="_Toc465872994"/>
      <w:bookmarkStart w:id="1306" w:name="_Toc466475511"/>
      <w:bookmarkEnd w:id="1304"/>
      <w:bookmarkEnd w:id="1305"/>
      <w:bookmarkEnd w:id="1306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307" w:author="Namita Sivasankaran" w:date="2016-11-02T17:32:00Z"/>
          <w:rFonts w:eastAsia="Calibri"/>
          <w:sz w:val="24"/>
          <w:szCs w:val="28"/>
          <w:lang w:val="en-IN"/>
        </w:rPr>
      </w:pPr>
      <w:bookmarkStart w:id="1308" w:name="_Toc465872775"/>
      <w:bookmarkStart w:id="1309" w:name="_Toc465872995"/>
      <w:bookmarkStart w:id="1310" w:name="_Toc466475512"/>
      <w:bookmarkEnd w:id="1308"/>
      <w:bookmarkEnd w:id="1309"/>
      <w:bookmarkEnd w:id="1310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311" w:author="Namita Sivasankaran" w:date="2016-11-02T17:32:00Z"/>
          <w:rFonts w:eastAsia="Calibri"/>
          <w:sz w:val="24"/>
          <w:szCs w:val="28"/>
          <w:lang w:val="en-IN"/>
        </w:rPr>
      </w:pPr>
      <w:bookmarkStart w:id="1312" w:name="_Toc465872776"/>
      <w:bookmarkStart w:id="1313" w:name="_Toc465872996"/>
      <w:bookmarkStart w:id="1314" w:name="_Toc466475513"/>
      <w:bookmarkEnd w:id="1312"/>
      <w:bookmarkEnd w:id="1313"/>
      <w:bookmarkEnd w:id="1314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1315" w:author="Namita Sivasankaran" w:date="2016-11-02T17:32:00Z"/>
          <w:rFonts w:eastAsia="Calibri"/>
          <w:sz w:val="24"/>
          <w:szCs w:val="28"/>
          <w:lang w:val="en-IN"/>
        </w:rPr>
      </w:pPr>
      <w:bookmarkStart w:id="1316" w:name="_Toc465872777"/>
      <w:bookmarkStart w:id="1317" w:name="_Toc465872997"/>
      <w:bookmarkStart w:id="1318" w:name="_Toc466475514"/>
      <w:bookmarkEnd w:id="1316"/>
      <w:bookmarkEnd w:id="1317"/>
      <w:bookmarkEnd w:id="1318"/>
    </w:p>
    <w:bookmarkStart w:id="1319" w:name="_Toc465873006" w:displacedByCustomXml="next"/>
    <w:bookmarkEnd w:id="1319" w:displacedByCustomXml="next"/>
    <w:bookmarkStart w:id="1320" w:name="_Toc465872786" w:displacedByCustomXml="next"/>
    <w:bookmarkEnd w:id="1320" w:displacedByCustomXml="next"/>
    <w:bookmarkStart w:id="1321" w:name="_Toc465873005" w:displacedByCustomXml="next"/>
    <w:bookmarkEnd w:id="1321" w:displacedByCustomXml="next"/>
    <w:bookmarkStart w:id="1322" w:name="_Toc465872785" w:displacedByCustomXml="next"/>
    <w:bookmarkEnd w:id="1322" w:displacedByCustomXml="next"/>
    <w:bookmarkStart w:id="1323" w:name="_Toc465873004" w:displacedByCustomXml="next"/>
    <w:bookmarkEnd w:id="1323" w:displacedByCustomXml="next"/>
    <w:bookmarkStart w:id="1324" w:name="_Toc465872784" w:displacedByCustomXml="next"/>
    <w:bookmarkEnd w:id="1324" w:displacedByCustomXml="next"/>
    <w:bookmarkStart w:id="1325" w:name="_Toc465873003" w:displacedByCustomXml="next"/>
    <w:bookmarkEnd w:id="1325" w:displacedByCustomXml="next"/>
    <w:bookmarkStart w:id="1326" w:name="_Toc465872783" w:displacedByCustomXml="next"/>
    <w:bookmarkEnd w:id="1326" w:displacedByCustomXml="next"/>
    <w:bookmarkStart w:id="1327" w:name="_Toc465873002" w:displacedByCustomXml="next"/>
    <w:bookmarkEnd w:id="1327" w:displacedByCustomXml="next"/>
    <w:bookmarkStart w:id="1328" w:name="_Toc465872782" w:displacedByCustomXml="next"/>
    <w:bookmarkEnd w:id="1328" w:displacedByCustomXml="next"/>
    <w:bookmarkStart w:id="1329" w:name="_Toc465873001" w:displacedByCustomXml="next"/>
    <w:bookmarkEnd w:id="1329" w:displacedByCustomXml="next"/>
    <w:bookmarkStart w:id="1330" w:name="_Toc465872781" w:displacedByCustomXml="next"/>
    <w:bookmarkEnd w:id="1330" w:displacedByCustomXml="next"/>
    <w:bookmarkStart w:id="1331" w:name="_Toc465873000" w:displacedByCustomXml="next"/>
    <w:bookmarkEnd w:id="1331" w:displacedByCustomXml="next"/>
    <w:bookmarkStart w:id="1332" w:name="_Toc465872780" w:displacedByCustomXml="next"/>
    <w:bookmarkEnd w:id="1332" w:displacedByCustomXml="next"/>
    <w:bookmarkStart w:id="1333" w:name="_Toc465872999" w:displacedByCustomXml="next"/>
    <w:bookmarkEnd w:id="1333" w:displacedByCustomXml="next"/>
    <w:bookmarkStart w:id="1334" w:name="_Toc465872779" w:displacedByCustomXml="next"/>
    <w:bookmarkEnd w:id="1334" w:displacedByCustomXml="next"/>
    <w:bookmarkStart w:id="1335" w:name="_Toc465872998" w:displacedByCustomXml="next"/>
    <w:bookmarkEnd w:id="1335" w:displacedByCustomXml="next"/>
    <w:bookmarkStart w:id="1336" w:name="_Toc465872778" w:displacedByCustomXml="next"/>
    <w:bookmarkEnd w:id="1336" w:displacedByCustomXml="next"/>
    <w:bookmarkStart w:id="1337" w:name="_Toc466475515" w:displacedByCustomXml="next"/>
    <w:sdt>
      <w:sdtPr>
        <w:rPr>
          <w:rFonts w:cs="Times New Roman"/>
        </w:rPr>
        <w:id w:val="-1624381192"/>
        <w:docPartObj>
          <w:docPartGallery w:val="Cover Pages"/>
          <w:docPartUnique/>
        </w:docPartObj>
      </w:sdtPr>
      <w:sdtEndPr>
        <w:rPr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F75845" w:rsidRPr="00E37DC1" w:rsidRDefault="00F75845" w:rsidP="00F75845">
          <w:pPr>
            <w:pStyle w:val="Heading1"/>
            <w:numPr>
              <w:ilvl w:val="0"/>
              <w:numId w:val="10"/>
            </w:numPr>
            <w:ind w:left="0" w:firstLine="0"/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r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Incomplete </w:t>
          </w:r>
          <w:r w:rsidR="000A2065"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Leads </w:t>
          </w:r>
          <w:r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>Queue</w:t>
          </w:r>
        </w:p>
      </w:sdtContent>
    </w:sdt>
    <w:bookmarkEnd w:id="1337" w:displacedByCustomXml="prev"/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338" w:name="_Toc466475516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 (data Fields)</w:t>
      </w:r>
      <w:bookmarkEnd w:id="1338"/>
    </w:p>
    <w:p w:rsidR="00F75845" w:rsidRPr="0019430F" w:rsidRDefault="00F75845" w:rsidP="00F75845">
      <w:pPr>
        <w:rPr>
          <w:rFonts w:eastAsiaTheme="majorEastAsia"/>
        </w:rPr>
      </w:pPr>
    </w:p>
    <w:tbl>
      <w:tblPr>
        <w:tblStyle w:val="TableGrid"/>
        <w:tblW w:w="10031" w:type="dxa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418"/>
        <w:gridCol w:w="1276"/>
        <w:gridCol w:w="3827"/>
      </w:tblGrid>
      <w:tr w:rsidR="00F75845" w:rsidRPr="0019430F" w:rsidTr="00E37DC1">
        <w:tc>
          <w:tcPr>
            <w:tcW w:w="1809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701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418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1276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3827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F75845" w:rsidRPr="0019430F" w:rsidTr="00E37DC1">
        <w:tc>
          <w:tcPr>
            <w:tcW w:w="1809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339" w:author="Sarthak Shah | IFMR Rural Finance" w:date="2016-11-09T16:10:00Z">
              <w:r w:rsidRPr="003516BC" w:rsidDel="00BA06C2">
                <w:rPr>
                  <w:rFonts w:eastAsiaTheme="majorEastAsia"/>
                  <w:sz w:val="18"/>
                  <w:szCs w:val="18"/>
                </w:rPr>
                <w:delText>S. No.</w:delText>
              </w:r>
            </w:del>
          </w:p>
        </w:tc>
        <w:tc>
          <w:tcPr>
            <w:tcW w:w="1701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340" w:author="Sarthak Shah | IFMR Rural Finance" w:date="2016-11-09T16:10:00Z">
              <w:r w:rsidRPr="003516BC" w:rsidDel="00BA06C2">
                <w:rPr>
                  <w:rFonts w:eastAsiaTheme="majorEastAsia"/>
                  <w:sz w:val="18"/>
                  <w:szCs w:val="18"/>
                </w:rPr>
                <w:delText>Incomplete Queue</w:delText>
              </w:r>
            </w:del>
          </w:p>
        </w:tc>
        <w:tc>
          <w:tcPr>
            <w:tcW w:w="1418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341" w:author="Sarthak Shah | IFMR Rural Finance" w:date="2016-11-09T16:10:00Z">
              <w:r w:rsidRPr="003516BC" w:rsidDel="00BA06C2">
                <w:rPr>
                  <w:rFonts w:eastAsiaTheme="majorEastAsia"/>
                  <w:sz w:val="18"/>
                  <w:szCs w:val="18"/>
                </w:rPr>
                <w:delText>Numeric</w:delText>
              </w:r>
            </w:del>
          </w:p>
        </w:tc>
        <w:tc>
          <w:tcPr>
            <w:tcW w:w="1276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</w:tr>
      <w:tr w:rsidR="00F75845" w:rsidRPr="0019430F" w:rsidTr="00E37DC1">
        <w:tc>
          <w:tcPr>
            <w:tcW w:w="1809" w:type="dxa"/>
          </w:tcPr>
          <w:p w:rsidR="00F75845" w:rsidRPr="00E37DC1" w:rsidRDefault="00624CC3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Assigned</w:t>
            </w:r>
            <w:r w:rsidR="00F75845" w:rsidRPr="00E37DC1">
              <w:rPr>
                <w:rFonts w:eastAsiaTheme="majorEastAsia"/>
                <w:sz w:val="18"/>
                <w:szCs w:val="18"/>
              </w:rPr>
              <w:t xml:space="preserve"> Date</w:t>
            </w:r>
          </w:p>
        </w:tc>
        <w:tc>
          <w:tcPr>
            <w:tcW w:w="1701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276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</w:t>
            </w:r>
          </w:p>
        </w:tc>
        <w:tc>
          <w:tcPr>
            <w:tcW w:w="3827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342" w:author="Sarthak Shah | IFMR Rural Finance" w:date="2016-11-09T16:01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</w:delText>
              </w:r>
              <w:r w:rsidR="00437212" w:rsidRPr="00E37DC1" w:rsidDel="00F02C49">
                <w:rPr>
                  <w:rFonts w:eastAsiaTheme="majorEastAsia"/>
                  <w:sz w:val="18"/>
                  <w:szCs w:val="18"/>
                </w:rPr>
                <w:br/>
              </w:r>
              <w:r w:rsidRPr="00E37DC1" w:rsidDel="00F02C49">
                <w:rPr>
                  <w:rFonts w:eastAsiaTheme="majorEastAsia"/>
                  <w:sz w:val="18"/>
                  <w:szCs w:val="18"/>
                </w:rPr>
                <w:delText>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343" w:author="Namita Sivasankaran" w:date="2016-11-02T17:40:00Z">
              <w:del w:id="1344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345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346" w:author="Namita Sivasankaran" w:date="2016-11-02T17:40:00Z">
              <w:del w:id="1347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348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349" w:author="Namita Sivasankaran" w:date="2016-11-02T17:40:00Z">
              <w:del w:id="1350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351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Area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352" w:author="Namita Sivasankaran" w:date="2016-11-02T17:40:00Z">
              <w:del w:id="1353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354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355" w:author="Namita Sivasankaran" w:date="2016-11-02T17:40:00Z">
              <w:del w:id="1356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357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Pincode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1358" w:author="Namita Sivasankaran" w:date="2016-11-02T17:40:00Z">
              <w:del w:id="1359" w:author="Sarthak Shah | IFMR Rural Finance" w:date="2016-11-09T16:02:00Z"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delText>Auto-populated</w:delText>
                </w:r>
                <w:r w:rsidRPr="00E37DC1" w:rsidDel="00F02C49">
                  <w:rPr>
                    <w:rFonts w:eastAsiaTheme="majorEastAsia"/>
                    <w:sz w:val="18"/>
                    <w:szCs w:val="18"/>
                  </w:rPr>
                  <w:br/>
                  <w:delText>(From uploaded file during bulk data upload)</w:delText>
                </w:r>
              </w:del>
            </w:ins>
            <w:del w:id="1360" w:author="Sarthak Shah | IFMR Rural Finance" w:date="2016-11-09T16:02:00Z">
              <w:r w:rsidRPr="00E37DC1" w:rsidDel="00F02C49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</w:tbl>
    <w:p w:rsidR="00F75845" w:rsidRDefault="00F75845" w:rsidP="00F75845">
      <w:pPr>
        <w:rPr>
          <w:ins w:id="1361" w:author="Namita Sivasankaran" w:date="2016-11-02T17:44:00Z"/>
          <w:rFonts w:eastAsiaTheme="majorEastAsia"/>
        </w:rPr>
      </w:pPr>
    </w:p>
    <w:p w:rsidR="00215077" w:rsidRDefault="00215077" w:rsidP="00F75845">
      <w:pPr>
        <w:rPr>
          <w:ins w:id="1362" w:author="Namita Sivasankaran" w:date="2016-11-02T17:44:00Z"/>
          <w:rFonts w:eastAsiaTheme="majorEastAsia"/>
        </w:rPr>
      </w:pPr>
    </w:p>
    <w:p w:rsidR="00215077" w:rsidRPr="0019430F" w:rsidRDefault="00215077" w:rsidP="00F75845">
      <w:pPr>
        <w:rPr>
          <w:rFonts w:eastAsiaTheme="majorEastAsia"/>
        </w:rPr>
      </w:pP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363" w:name="_Toc465872789"/>
      <w:bookmarkStart w:id="1364" w:name="_Toc465873009"/>
      <w:bookmarkStart w:id="1365" w:name="_Toc466475517"/>
      <w:bookmarkEnd w:id="1363"/>
      <w:bookmarkEnd w:id="1364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1365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19430F" w:rsidRDefault="00DA08AC" w:rsidP="00DA08AC">
      <w:r w:rsidRPr="0054238B">
        <w:rPr>
          <w:noProof/>
          <w:lang w:val="en-GB" w:eastAsia="en-GB"/>
        </w:rPr>
        <w:lastRenderedPageBreak/>
        <w:drawing>
          <wp:inline distT="0" distB="0" distL="0" distR="0" wp14:anchorId="5713D3DB" wp14:editId="2EB353AC">
            <wp:extent cx="5762846" cy="4401879"/>
            <wp:effectExtent l="19050" t="19050" r="2857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omplete Queue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6"/>
                    <a:stretch/>
                  </pic:blipFill>
                  <pic:spPr bwMode="auto">
                    <a:xfrm>
                      <a:off x="0" y="0"/>
                      <a:ext cx="5781804" cy="44163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366" w:name="_Toc466475518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Functional Requirements</w:t>
      </w:r>
      <w:bookmarkEnd w:id="1366"/>
    </w:p>
    <w:p w:rsidR="00F75845" w:rsidRPr="00E37DC1" w:rsidRDefault="00F75845" w:rsidP="00F75845">
      <w:pPr>
        <w:pStyle w:val="ListParagraph"/>
        <w:ind w:left="644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b/>
          <w:sz w:val="24"/>
          <w:szCs w:val="24"/>
        </w:rPr>
        <w:t>Loan Officer Logs</w:t>
      </w:r>
      <w:r w:rsidRPr="00E37DC1">
        <w:rPr>
          <w:rFonts w:ascii="Times New Roman" w:hAnsi="Times New Roman"/>
          <w:sz w:val="24"/>
          <w:szCs w:val="24"/>
        </w:rPr>
        <w:t xml:space="preserve"> in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ins w:id="1367" w:author="Namita Sivasankaran" w:date="2016-11-02T17:42:00Z"/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The loan officer opens the Incomplete Leads queue. All the leads with possible “Assigned” status will be displayed here. 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Upon entering the incomplete lead queue, the loan officer can </w:t>
      </w:r>
      <w:r w:rsidRPr="00E37DC1">
        <w:rPr>
          <w:rFonts w:ascii="Times New Roman" w:hAnsi="Times New Roman"/>
          <w:b/>
          <w:sz w:val="24"/>
          <w:szCs w:val="24"/>
        </w:rPr>
        <w:t>search</w:t>
      </w:r>
      <w:r w:rsidRPr="00E37DC1">
        <w:rPr>
          <w:rFonts w:ascii="Times New Roman" w:hAnsi="Times New Roman"/>
          <w:sz w:val="24"/>
          <w:szCs w:val="24"/>
        </w:rPr>
        <w:t xml:space="preserve"> for the leads using the following parameters: Assigned date,</w:t>
      </w:r>
      <w:ins w:id="1368" w:author="Sarthak Shah | IFMR Rural Finance" w:date="2016-11-09T16:03:00Z">
        <w:r w:rsidR="00BA06C2">
          <w:rPr>
            <w:rFonts w:ascii="Times New Roman" w:hAnsi="Times New Roman"/>
            <w:sz w:val="24"/>
            <w:szCs w:val="24"/>
          </w:rPr>
          <w:t xml:space="preserve"> Lead name</w:t>
        </w:r>
      </w:ins>
      <w:del w:id="1369" w:author="Sarthak Shah | IFMR Rural Finance" w:date="2016-11-09T16:03:00Z">
        <w:r w:rsidRPr="00E37DC1" w:rsidDel="00BA06C2">
          <w:rPr>
            <w:rFonts w:ascii="Times New Roman" w:hAnsi="Times New Roman"/>
            <w:sz w:val="24"/>
            <w:szCs w:val="24"/>
          </w:rPr>
          <w:delText xml:space="preserve"> applicant name</w:delText>
        </w:r>
      </w:del>
      <w:r w:rsidRPr="00E37DC1">
        <w:rPr>
          <w:rFonts w:ascii="Times New Roman" w:hAnsi="Times New Roman"/>
          <w:sz w:val="24"/>
          <w:szCs w:val="24"/>
        </w:rPr>
        <w:t xml:space="preserve">, </w:t>
      </w:r>
      <w:ins w:id="1370" w:author="Sarthak Shah | IFMR Rural Finance" w:date="2016-11-09T16:03:00Z">
        <w:r w:rsidR="00BA06C2">
          <w:rPr>
            <w:rFonts w:ascii="Times New Roman" w:hAnsi="Times New Roman"/>
            <w:sz w:val="24"/>
            <w:szCs w:val="24"/>
          </w:rPr>
          <w:t>B</w:t>
        </w:r>
      </w:ins>
      <w:del w:id="1371" w:author="Sarthak Shah | IFMR Rural Finance" w:date="2016-11-09T16:03:00Z">
        <w:r w:rsidRPr="00E37DC1" w:rsidDel="00BA06C2">
          <w:rPr>
            <w:rFonts w:ascii="Times New Roman" w:hAnsi="Times New Roman"/>
            <w:sz w:val="24"/>
            <w:szCs w:val="24"/>
          </w:rPr>
          <w:delText>b</w:delText>
        </w:r>
      </w:del>
      <w:r w:rsidRPr="00E37DC1">
        <w:rPr>
          <w:rFonts w:ascii="Times New Roman" w:hAnsi="Times New Roman"/>
          <w:sz w:val="24"/>
          <w:szCs w:val="24"/>
        </w:rPr>
        <w:t>usiness name and area. The result</w:t>
      </w:r>
      <w:r w:rsidR="00437212">
        <w:rPr>
          <w:rFonts w:ascii="Times New Roman" w:hAnsi="Times New Roman"/>
          <w:sz w:val="24"/>
          <w:szCs w:val="24"/>
        </w:rPr>
        <w:t>s</w:t>
      </w:r>
      <w:r w:rsidRPr="00E37DC1">
        <w:rPr>
          <w:rFonts w:ascii="Times New Roman" w:hAnsi="Times New Roman"/>
          <w:sz w:val="24"/>
          <w:szCs w:val="24"/>
        </w:rPr>
        <w:t xml:space="preserve"> need to be populated </w:t>
      </w:r>
      <w:r w:rsidR="00437212">
        <w:rPr>
          <w:rFonts w:ascii="Times New Roman" w:hAnsi="Times New Roman"/>
          <w:sz w:val="24"/>
          <w:szCs w:val="24"/>
        </w:rPr>
        <w:t>in a tabular format</w:t>
      </w:r>
      <w:ins w:id="1372" w:author="Sarthak Shah | IFMR Rural Finance" w:date="2016-11-09T16:03:00Z">
        <w:r w:rsidR="00BA06C2">
          <w:rPr>
            <w:rFonts w:ascii="Times New Roman" w:hAnsi="Times New Roman"/>
            <w:sz w:val="24"/>
            <w:szCs w:val="24"/>
          </w:rPr>
          <w:t xml:space="preserve"> </w:t>
        </w:r>
      </w:ins>
      <w:r w:rsidRPr="00E37DC1">
        <w:rPr>
          <w:rFonts w:ascii="Times New Roman" w:hAnsi="Times New Roman"/>
          <w:sz w:val="24"/>
          <w:szCs w:val="24"/>
        </w:rPr>
        <w:t>(UI purpose).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The loan officer can </w:t>
      </w:r>
      <w:r w:rsidRPr="00E37DC1">
        <w:rPr>
          <w:rFonts w:ascii="Times New Roman" w:hAnsi="Times New Roman"/>
          <w:b/>
          <w:sz w:val="24"/>
          <w:szCs w:val="24"/>
        </w:rPr>
        <w:t>sort</w:t>
      </w:r>
      <w:r w:rsidRPr="00E37DC1">
        <w:rPr>
          <w:rFonts w:ascii="Times New Roman" w:hAnsi="Times New Roman"/>
          <w:sz w:val="24"/>
          <w:szCs w:val="24"/>
        </w:rPr>
        <w:t xml:space="preserve"> the incomplete leads based on the following parameters: Assigned date, </w:t>
      </w:r>
      <w:ins w:id="1373" w:author="Sarthak Shah | IFMR Rural Finance" w:date="2016-11-09T16:04:00Z">
        <w:r w:rsidR="00BA06C2">
          <w:rPr>
            <w:rFonts w:ascii="Times New Roman" w:hAnsi="Times New Roman"/>
            <w:sz w:val="24"/>
            <w:szCs w:val="24"/>
          </w:rPr>
          <w:t>Lead Name</w:t>
        </w:r>
      </w:ins>
      <w:del w:id="1374" w:author="Sarthak Shah | IFMR Rural Finance" w:date="2016-11-09T16:04:00Z">
        <w:r w:rsidRPr="00E37DC1" w:rsidDel="00BA06C2">
          <w:rPr>
            <w:rFonts w:ascii="Times New Roman" w:hAnsi="Times New Roman"/>
            <w:sz w:val="24"/>
            <w:szCs w:val="24"/>
          </w:rPr>
          <w:delText>Applicant Name</w:delText>
        </w:r>
      </w:del>
      <w:r w:rsidRPr="00E37DC1">
        <w:rPr>
          <w:rFonts w:ascii="Times New Roman" w:hAnsi="Times New Roman"/>
          <w:sz w:val="24"/>
          <w:szCs w:val="24"/>
        </w:rPr>
        <w:t xml:space="preserve">, Business Name, Area, City/Village/Town. </w:t>
      </w:r>
    </w:p>
    <w:p w:rsidR="00F75845" w:rsidRPr="00E37DC1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>The loan officer then selects a lead from the incomplete leads queue (which was previously assigned to the respective spoke by the hub manager) and will start cap</w:t>
      </w:r>
      <w:r w:rsidR="00C70D06" w:rsidRPr="00E37DC1">
        <w:rPr>
          <w:rFonts w:ascii="Times New Roman" w:hAnsi="Times New Roman"/>
          <w:sz w:val="24"/>
          <w:szCs w:val="24"/>
        </w:rPr>
        <w:t>turing the required information in the same way as explained in step 6.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375" w:name="_Toc466475519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Uploads</w:t>
      </w:r>
      <w:bookmarkEnd w:id="1375"/>
    </w:p>
    <w:p w:rsidR="00F75845" w:rsidRPr="00E37DC1" w:rsidRDefault="00F75845" w:rsidP="00F75845">
      <w:pPr>
        <w:ind w:left="1080"/>
        <w:rPr>
          <w:sz w:val="22"/>
          <w:szCs w:val="24"/>
        </w:rPr>
      </w:pPr>
      <w:r w:rsidRPr="00E37DC1">
        <w:rPr>
          <w:sz w:val="22"/>
          <w:szCs w:val="24"/>
        </w:rPr>
        <w:t>N.A.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376" w:name="_Toc466475520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Downloads</w:t>
      </w:r>
      <w:bookmarkEnd w:id="1376"/>
    </w:p>
    <w:p w:rsidR="00F75845" w:rsidRPr="00E37DC1" w:rsidRDefault="00F75845" w:rsidP="00F75845">
      <w:pPr>
        <w:ind w:left="1080"/>
        <w:rPr>
          <w:sz w:val="22"/>
          <w:szCs w:val="24"/>
        </w:rPr>
      </w:pPr>
      <w:r w:rsidRPr="00E37DC1">
        <w:rPr>
          <w:sz w:val="22"/>
          <w:szCs w:val="24"/>
        </w:rPr>
        <w:t>N.A.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377" w:name="_Toc466475521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Reports</w:t>
      </w:r>
      <w:bookmarkEnd w:id="1377"/>
    </w:p>
    <w:p w:rsidR="00C2578A" w:rsidRPr="00E37DC1" w:rsidRDefault="00C2578A" w:rsidP="00C2578A">
      <w:pPr>
        <w:rPr>
          <w:sz w:val="24"/>
          <w:szCs w:val="24"/>
        </w:rPr>
      </w:pPr>
    </w:p>
    <w:p w:rsidR="00525496" w:rsidRPr="00E37DC1" w:rsidDel="00215077" w:rsidRDefault="00525496" w:rsidP="00E37DC1">
      <w:pPr>
        <w:pStyle w:val="Header"/>
        <w:tabs>
          <w:tab w:val="clear" w:pos="4320"/>
          <w:tab w:val="clear" w:pos="8640"/>
        </w:tabs>
        <w:rPr>
          <w:del w:id="1378" w:author="Namita Sivasankaran" w:date="2016-11-02T17:44:00Z"/>
          <w:rFonts w:eastAsia="Calibri"/>
          <w:sz w:val="28"/>
          <w:szCs w:val="28"/>
          <w:lang w:val="en-IN"/>
        </w:rPr>
      </w:pPr>
      <w:bookmarkStart w:id="1379" w:name="_Toc465872795"/>
      <w:bookmarkStart w:id="1380" w:name="_Toc465873015"/>
      <w:bookmarkStart w:id="1381" w:name="_Toc465872796"/>
      <w:bookmarkStart w:id="1382" w:name="_Toc465873016"/>
      <w:bookmarkStart w:id="1383" w:name="_Toc465872797"/>
      <w:bookmarkStart w:id="1384" w:name="_Toc465873017"/>
      <w:bookmarkStart w:id="1385" w:name="_Toc465872798"/>
      <w:bookmarkStart w:id="1386" w:name="_Toc465873018"/>
      <w:bookmarkStart w:id="1387" w:name="_Toc465872799"/>
      <w:bookmarkStart w:id="1388" w:name="_Toc465873019"/>
      <w:bookmarkStart w:id="1389" w:name="_Toc465872800"/>
      <w:bookmarkStart w:id="1390" w:name="_Toc465873020"/>
      <w:bookmarkStart w:id="1391" w:name="_Toc465872801"/>
      <w:bookmarkStart w:id="1392" w:name="_Toc465873021"/>
      <w:bookmarkStart w:id="1393" w:name="_Toc465872802"/>
      <w:bookmarkStart w:id="1394" w:name="_Toc465873022"/>
      <w:bookmarkStart w:id="1395" w:name="_Toc465872803"/>
      <w:bookmarkStart w:id="1396" w:name="_Toc465873023"/>
      <w:bookmarkStart w:id="1397" w:name="_Toc465872804"/>
      <w:bookmarkStart w:id="1398" w:name="_Toc465873024"/>
      <w:bookmarkStart w:id="1399" w:name="_Toc465872805"/>
      <w:bookmarkStart w:id="1400" w:name="_Toc465873025"/>
      <w:bookmarkStart w:id="1401" w:name="_Toc465872806"/>
      <w:bookmarkStart w:id="1402" w:name="_Toc465873026"/>
      <w:bookmarkStart w:id="1403" w:name="_Toc465872807"/>
      <w:bookmarkStart w:id="1404" w:name="_Toc465873027"/>
      <w:bookmarkStart w:id="1405" w:name="_Toc465872808"/>
      <w:bookmarkStart w:id="1406" w:name="_Toc465873028"/>
      <w:bookmarkStart w:id="1407" w:name="_Toc465872809"/>
      <w:bookmarkStart w:id="1408" w:name="_Toc465873029"/>
      <w:bookmarkStart w:id="1409" w:name="_Toc465872810"/>
      <w:bookmarkStart w:id="1410" w:name="_Toc465873030"/>
      <w:bookmarkStart w:id="1411" w:name="_Toc465872811"/>
      <w:bookmarkStart w:id="1412" w:name="_Toc465873031"/>
      <w:bookmarkStart w:id="1413" w:name="_Toc465872812"/>
      <w:bookmarkStart w:id="1414" w:name="_Toc465873032"/>
      <w:bookmarkStart w:id="1415" w:name="_Toc465872813"/>
      <w:bookmarkStart w:id="1416" w:name="_Toc465873033"/>
      <w:bookmarkStart w:id="1417" w:name="_Toc465872814"/>
      <w:bookmarkStart w:id="1418" w:name="_Toc465873034"/>
      <w:bookmarkStart w:id="1419" w:name="_Toc465872815"/>
      <w:bookmarkStart w:id="1420" w:name="_Toc465873035"/>
      <w:bookmarkStart w:id="1421" w:name="_Toc465872816"/>
      <w:bookmarkStart w:id="1422" w:name="_Toc465873036"/>
      <w:bookmarkStart w:id="1423" w:name="_Toc465872817"/>
      <w:bookmarkStart w:id="1424" w:name="_Toc465873037"/>
      <w:bookmarkStart w:id="1425" w:name="_Toc465872818"/>
      <w:bookmarkStart w:id="1426" w:name="_Toc465873038"/>
      <w:bookmarkStart w:id="1427" w:name="_Toc465872819"/>
      <w:bookmarkStart w:id="1428" w:name="_Toc465873039"/>
      <w:bookmarkStart w:id="1429" w:name="_Toc465872820"/>
      <w:bookmarkStart w:id="1430" w:name="_Toc465873040"/>
      <w:bookmarkStart w:id="1431" w:name="_Toc465872821"/>
      <w:bookmarkStart w:id="1432" w:name="_Toc465873041"/>
      <w:bookmarkStart w:id="1433" w:name="_Toc465872822"/>
      <w:bookmarkStart w:id="1434" w:name="_Toc465873042"/>
      <w:bookmarkStart w:id="1435" w:name="_Toc465872823"/>
      <w:bookmarkStart w:id="1436" w:name="_Toc465873043"/>
      <w:bookmarkStart w:id="1437" w:name="_Toc465872824"/>
      <w:bookmarkStart w:id="1438" w:name="_Toc465873044"/>
      <w:bookmarkStart w:id="1439" w:name="_Toc465872825"/>
      <w:bookmarkStart w:id="1440" w:name="_Toc465873045"/>
      <w:bookmarkStart w:id="1441" w:name="_Toc466475522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</w:p>
    <w:p w:rsidR="00B62FAE" w:rsidRPr="00E37DC1" w:rsidRDefault="00536F4C" w:rsidP="00B454C8">
      <w:pPr>
        <w:pStyle w:val="Heading1"/>
        <w:numPr>
          <w:ilvl w:val="0"/>
          <w:numId w:val="10"/>
        </w:numPr>
        <w:ind w:left="0" w:firstLine="0"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442" w:name="_Toc466475523"/>
      <w:r w:rsidRPr="00E37DC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follow- up queue</w:t>
      </w:r>
      <w:bookmarkEnd w:id="1442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43" w:name="_Toc466475524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r w:rsidR="00D8436F"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(Queue Layout)</w:t>
      </w:r>
      <w:bookmarkEnd w:id="1443"/>
    </w:p>
    <w:p w:rsidR="00370D30" w:rsidRPr="0019430F" w:rsidRDefault="00370D30" w:rsidP="00370D30"/>
    <w:p w:rsidR="00F81E0A" w:rsidRPr="0019430F" w:rsidRDefault="00F81E0A" w:rsidP="00F81E0A"/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418"/>
        <w:gridCol w:w="1417"/>
        <w:gridCol w:w="2835"/>
      </w:tblGrid>
      <w:tr w:rsidR="008905A2" w:rsidRPr="0019430F" w:rsidTr="00E37DC1">
        <w:tc>
          <w:tcPr>
            <w:tcW w:w="1809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843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418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1417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2835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8905A2" w:rsidRPr="0019430F" w:rsidTr="00E37DC1">
        <w:tc>
          <w:tcPr>
            <w:tcW w:w="1809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444" w:author="Sarthak Shah | IFMR Rural Finance" w:date="2016-11-09T16:10:00Z">
              <w:r w:rsidRPr="00E37DC1" w:rsidDel="00BA06C2">
                <w:rPr>
                  <w:rFonts w:eastAsiaTheme="majorEastAsia"/>
                  <w:sz w:val="18"/>
                  <w:szCs w:val="18"/>
                </w:rPr>
                <w:delText>S. No.</w:delText>
              </w:r>
            </w:del>
          </w:p>
        </w:tc>
        <w:tc>
          <w:tcPr>
            <w:tcW w:w="1843" w:type="dxa"/>
          </w:tcPr>
          <w:p w:rsidR="008905A2" w:rsidRPr="00E37DC1" w:rsidRDefault="00E53540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445" w:author="Sarthak Shah | IFMR Rural Finance" w:date="2016-11-09T16:10:00Z">
              <w:r w:rsidRPr="00E37DC1" w:rsidDel="00BA06C2">
                <w:rPr>
                  <w:rFonts w:eastAsiaTheme="majorEastAsia"/>
                  <w:sz w:val="18"/>
                  <w:szCs w:val="18"/>
                </w:rPr>
                <w:delText>Follow</w:delText>
              </w:r>
              <w:r w:rsidR="00215077" w:rsidDel="00BA06C2">
                <w:rPr>
                  <w:rFonts w:eastAsiaTheme="majorEastAsia"/>
                  <w:sz w:val="18"/>
                  <w:szCs w:val="18"/>
                </w:rPr>
                <w:delText>-up</w:delText>
              </w:r>
              <w:r w:rsidRPr="00E37DC1" w:rsidDel="00BA06C2">
                <w:rPr>
                  <w:rFonts w:eastAsiaTheme="majorEastAsia"/>
                  <w:sz w:val="18"/>
                  <w:szCs w:val="18"/>
                </w:rPr>
                <w:delText xml:space="preserve"> Queue</w:delText>
              </w:r>
            </w:del>
          </w:p>
        </w:tc>
        <w:tc>
          <w:tcPr>
            <w:tcW w:w="1418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del w:id="1446" w:author="Sarthak Shah | IFMR Rural Finance" w:date="2016-11-09T16:10:00Z">
              <w:r w:rsidRPr="00E37DC1" w:rsidDel="00BA06C2">
                <w:rPr>
                  <w:rFonts w:eastAsiaTheme="majorEastAsia"/>
                  <w:sz w:val="18"/>
                  <w:szCs w:val="18"/>
                </w:rPr>
                <w:delText>Numeric</w:delText>
              </w:r>
            </w:del>
          </w:p>
        </w:tc>
        <w:tc>
          <w:tcPr>
            <w:tcW w:w="1417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Follow up  Date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Area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Pin code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</w:tbl>
    <w:p w:rsidR="00370D30" w:rsidRPr="0019430F" w:rsidRDefault="00370D30" w:rsidP="00370D30"/>
    <w:p w:rsidR="00B62FAE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47" w:name="_Toc466475525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1447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19430F" w:rsidRDefault="00DA08AC" w:rsidP="00DA08AC">
      <w:r w:rsidRPr="0054238B">
        <w:rPr>
          <w:noProof/>
          <w:lang w:val="en-GB" w:eastAsia="en-GB"/>
        </w:rPr>
        <w:drawing>
          <wp:inline distT="0" distB="0" distL="0" distR="0" wp14:anchorId="309DC287" wp14:editId="2F3C951A">
            <wp:extent cx="5276193" cy="4784651"/>
            <wp:effectExtent l="19050" t="19050" r="2032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low Up Queue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3"/>
                    <a:stretch/>
                  </pic:blipFill>
                  <pic:spPr bwMode="auto">
                    <a:xfrm>
                      <a:off x="0" y="0"/>
                      <a:ext cx="5287325" cy="47947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48" w:name="_Toc466475526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1448"/>
    </w:p>
    <w:p w:rsidR="002E52C8" w:rsidRPr="00E37DC1" w:rsidRDefault="002E52C8" w:rsidP="002E52C8">
      <w:pPr>
        <w:ind w:left="1080"/>
        <w:rPr>
          <w:rFonts w:eastAsia="Calibri"/>
          <w:sz w:val="24"/>
          <w:szCs w:val="28"/>
          <w:lang w:val="en-IN"/>
        </w:rPr>
      </w:pPr>
      <w:r w:rsidRPr="00E37DC1">
        <w:rPr>
          <w:rFonts w:eastAsia="Calibri"/>
          <w:b/>
          <w:sz w:val="24"/>
          <w:szCs w:val="28"/>
          <w:lang w:val="en-IN"/>
        </w:rPr>
        <w:t>Loan Officer</w:t>
      </w:r>
      <w:r w:rsidRPr="00E37DC1">
        <w:rPr>
          <w:rFonts w:eastAsia="Calibri"/>
          <w:sz w:val="24"/>
          <w:szCs w:val="28"/>
          <w:lang w:val="en-IN"/>
        </w:rPr>
        <w:t xml:space="preserve"> logs in</w:t>
      </w:r>
    </w:p>
    <w:p w:rsidR="00BA06C2" w:rsidRDefault="00BA06C2" w:rsidP="00B62FAE">
      <w:pPr>
        <w:pStyle w:val="ListParagraph"/>
        <w:numPr>
          <w:ilvl w:val="1"/>
          <w:numId w:val="22"/>
        </w:numPr>
        <w:rPr>
          <w:ins w:id="1449" w:author="Sarthak Shah | IFMR Rural Finance" w:date="2016-11-09T16:11:00Z"/>
          <w:rFonts w:ascii="Times New Roman" w:hAnsi="Times New Roman"/>
          <w:sz w:val="24"/>
          <w:szCs w:val="28"/>
        </w:rPr>
      </w:pPr>
      <w:ins w:id="1450" w:author="Sarthak Shah | IFMR Rural Finance" w:date="2016-11-09T16:11:00Z">
        <w:r>
          <w:rPr>
            <w:rFonts w:ascii="Times New Roman" w:hAnsi="Times New Roman"/>
            <w:sz w:val="24"/>
            <w:szCs w:val="28"/>
          </w:rPr>
          <w:t xml:space="preserve">All the leads will be displayed which are mapped with loan officer on the basis of search parameter </w:t>
        </w:r>
      </w:ins>
      <w:ins w:id="1451" w:author="Sarthak Shah | IFMR Rural Finance" w:date="2016-11-09T16:12:00Z">
        <w:r>
          <w:rPr>
            <w:rFonts w:ascii="Times New Roman" w:hAnsi="Times New Roman"/>
            <w:sz w:val="24"/>
            <w:szCs w:val="28"/>
          </w:rPr>
          <w:t>entered</w:t>
        </w:r>
      </w:ins>
      <w:ins w:id="1452" w:author="Sarthak Shah | IFMR Rural Finance" w:date="2016-11-09T16:11:00Z">
        <w:r>
          <w:rPr>
            <w:rFonts w:ascii="Times New Roman" w:hAnsi="Times New Roman"/>
            <w:sz w:val="24"/>
            <w:szCs w:val="28"/>
          </w:rPr>
          <w:t>.</w:t>
        </w:r>
      </w:ins>
    </w:p>
    <w:p w:rsidR="00215077" w:rsidRDefault="002E52C8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The loan officer enters the </w:t>
      </w:r>
      <w:r w:rsidR="00FE6ED6" w:rsidRPr="00E37DC1">
        <w:rPr>
          <w:rFonts w:ascii="Times New Roman" w:hAnsi="Times New Roman"/>
          <w:sz w:val="24"/>
          <w:szCs w:val="28"/>
        </w:rPr>
        <w:t>Follow- up</w:t>
      </w:r>
      <w:r w:rsidR="00616F43" w:rsidRPr="00E37DC1">
        <w:rPr>
          <w:rFonts w:ascii="Times New Roman" w:hAnsi="Times New Roman"/>
          <w:sz w:val="24"/>
          <w:szCs w:val="28"/>
        </w:rPr>
        <w:t xml:space="preserve"> queue</w:t>
      </w:r>
      <w:r w:rsidRPr="00E37DC1">
        <w:rPr>
          <w:rFonts w:ascii="Times New Roman" w:hAnsi="Times New Roman"/>
          <w:sz w:val="24"/>
          <w:szCs w:val="28"/>
        </w:rPr>
        <w:t>.</w:t>
      </w:r>
      <w:r w:rsidR="00B16F5B" w:rsidRPr="00E37DC1">
        <w:rPr>
          <w:rFonts w:ascii="Times New Roman" w:hAnsi="Times New Roman"/>
          <w:sz w:val="24"/>
          <w:szCs w:val="28"/>
        </w:rPr>
        <w:t xml:space="preserve"> Upon entering the Follow- up queue, the loan officer can </w:t>
      </w:r>
      <w:r w:rsidR="00B16F5B" w:rsidRPr="00E37DC1">
        <w:rPr>
          <w:rFonts w:ascii="Times New Roman" w:hAnsi="Times New Roman"/>
          <w:b/>
          <w:sz w:val="24"/>
          <w:szCs w:val="28"/>
        </w:rPr>
        <w:t>search</w:t>
      </w:r>
      <w:r w:rsidR="00B16F5B" w:rsidRPr="00E37DC1">
        <w:rPr>
          <w:rFonts w:ascii="Times New Roman" w:hAnsi="Times New Roman"/>
          <w:sz w:val="24"/>
          <w:szCs w:val="28"/>
        </w:rPr>
        <w:t xml:space="preserve"> for the leads using the following parameters: Follow- up date, </w:t>
      </w:r>
      <w:ins w:id="1453" w:author="Sarthak Shah | IFMR Rural Finance" w:date="2016-11-09T16:13:00Z">
        <w:r w:rsidR="00BA06C2">
          <w:rPr>
            <w:rFonts w:ascii="Times New Roman" w:hAnsi="Times New Roman"/>
            <w:sz w:val="24"/>
            <w:szCs w:val="28"/>
          </w:rPr>
          <w:t xml:space="preserve">lead name </w:t>
        </w:r>
      </w:ins>
      <w:del w:id="1454" w:author="Sarthak Shah | IFMR Rural Finance" w:date="2016-11-09T16:13:00Z">
        <w:r w:rsidR="00B16F5B" w:rsidRPr="00E37DC1" w:rsidDel="00BA06C2">
          <w:rPr>
            <w:rFonts w:ascii="Times New Roman" w:hAnsi="Times New Roman"/>
            <w:sz w:val="24"/>
            <w:szCs w:val="28"/>
          </w:rPr>
          <w:delText>ap</w:delText>
        </w:r>
        <w:r w:rsidR="00624CC3" w:rsidRPr="00E37DC1" w:rsidDel="00BA06C2">
          <w:rPr>
            <w:rFonts w:ascii="Times New Roman" w:hAnsi="Times New Roman"/>
            <w:sz w:val="24"/>
            <w:szCs w:val="28"/>
          </w:rPr>
          <w:delText>plicant name</w:delText>
        </w:r>
      </w:del>
      <w:r w:rsidR="00624CC3" w:rsidRPr="00E37DC1">
        <w:rPr>
          <w:rFonts w:ascii="Times New Roman" w:hAnsi="Times New Roman"/>
          <w:sz w:val="24"/>
          <w:szCs w:val="28"/>
        </w:rPr>
        <w:t xml:space="preserve">, business name, </w:t>
      </w:r>
      <w:r w:rsidR="00B16F5B" w:rsidRPr="00E37DC1">
        <w:rPr>
          <w:rFonts w:ascii="Times New Roman" w:hAnsi="Times New Roman"/>
          <w:sz w:val="24"/>
          <w:szCs w:val="28"/>
        </w:rPr>
        <w:t>area</w:t>
      </w:r>
      <w:r w:rsidR="00624CC3" w:rsidRPr="00E37DC1">
        <w:rPr>
          <w:rFonts w:ascii="Times New Roman" w:hAnsi="Times New Roman"/>
          <w:sz w:val="24"/>
          <w:szCs w:val="28"/>
        </w:rPr>
        <w:t xml:space="preserve"> and City/Village/Town</w:t>
      </w:r>
      <w:r w:rsidR="00B16F5B" w:rsidRPr="00E37DC1">
        <w:rPr>
          <w:rFonts w:ascii="Times New Roman" w:hAnsi="Times New Roman"/>
          <w:sz w:val="24"/>
          <w:szCs w:val="28"/>
        </w:rPr>
        <w:t xml:space="preserve">. </w:t>
      </w:r>
    </w:p>
    <w:p w:rsidR="00215077" w:rsidRDefault="00B16F5B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The result </w:t>
      </w:r>
      <w:r w:rsidR="00215077">
        <w:rPr>
          <w:rFonts w:ascii="Times New Roman" w:hAnsi="Times New Roman"/>
          <w:sz w:val="24"/>
          <w:szCs w:val="28"/>
        </w:rPr>
        <w:t>will be displayed in a tabular format.</w:t>
      </w:r>
    </w:p>
    <w:p w:rsidR="00215077" w:rsidRDefault="002E52C8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 </w:t>
      </w:r>
      <w:r w:rsidR="002A0F46" w:rsidRPr="00E37DC1">
        <w:rPr>
          <w:rFonts w:ascii="Times New Roman" w:hAnsi="Times New Roman"/>
          <w:sz w:val="24"/>
          <w:szCs w:val="28"/>
        </w:rPr>
        <w:t>The loan officer can sort these leads based on the following parameters:</w:t>
      </w:r>
      <w:r w:rsidR="00FE6ED6" w:rsidRPr="00E37DC1">
        <w:rPr>
          <w:rFonts w:ascii="Times New Roman" w:hAnsi="Times New Roman"/>
          <w:sz w:val="24"/>
          <w:szCs w:val="28"/>
        </w:rPr>
        <w:t xml:space="preserve"> Follow up date,</w:t>
      </w:r>
      <w:r w:rsidR="002A0F46" w:rsidRPr="00E37DC1">
        <w:rPr>
          <w:rFonts w:ascii="Times New Roman" w:hAnsi="Times New Roman"/>
          <w:sz w:val="24"/>
          <w:szCs w:val="28"/>
        </w:rPr>
        <w:t xml:space="preserve"> </w:t>
      </w:r>
      <w:ins w:id="1455" w:author="Sarthak Shah | IFMR Rural Finance" w:date="2016-11-09T16:13:00Z">
        <w:r w:rsidR="00BA06C2">
          <w:rPr>
            <w:rFonts w:ascii="Times New Roman" w:hAnsi="Times New Roman"/>
            <w:sz w:val="24"/>
            <w:szCs w:val="28"/>
          </w:rPr>
          <w:t xml:space="preserve">Lead Name </w:t>
        </w:r>
      </w:ins>
      <w:del w:id="1456" w:author="Sarthak Shah | IFMR Rural Finance" w:date="2016-11-09T16:13:00Z">
        <w:r w:rsidR="002A0F46" w:rsidRPr="00E37DC1" w:rsidDel="00BA06C2">
          <w:rPr>
            <w:rFonts w:ascii="Times New Roman" w:hAnsi="Times New Roman"/>
            <w:sz w:val="24"/>
            <w:szCs w:val="28"/>
          </w:rPr>
          <w:delText>Applicant name</w:delText>
        </w:r>
      </w:del>
      <w:r w:rsidR="002A0F46" w:rsidRPr="00E37DC1">
        <w:rPr>
          <w:rFonts w:ascii="Times New Roman" w:hAnsi="Times New Roman"/>
          <w:sz w:val="24"/>
          <w:szCs w:val="28"/>
        </w:rPr>
        <w:t xml:space="preserve">, Business name, </w:t>
      </w:r>
      <w:r w:rsidR="00624CC3" w:rsidRPr="00E37DC1">
        <w:rPr>
          <w:rFonts w:ascii="Times New Roman" w:hAnsi="Times New Roman"/>
          <w:sz w:val="24"/>
          <w:szCs w:val="28"/>
        </w:rPr>
        <w:t>Area, City/Village/Town</w:t>
      </w:r>
      <w:r w:rsidR="002A0F46" w:rsidRPr="00E37DC1">
        <w:rPr>
          <w:rFonts w:ascii="Times New Roman" w:hAnsi="Times New Roman"/>
          <w:sz w:val="24"/>
          <w:szCs w:val="28"/>
        </w:rPr>
        <w:t>.</w:t>
      </w:r>
      <w:r w:rsidR="00B16F5B" w:rsidRPr="00E37DC1">
        <w:rPr>
          <w:rFonts w:ascii="Times New Roman" w:hAnsi="Times New Roman"/>
          <w:sz w:val="24"/>
          <w:szCs w:val="28"/>
        </w:rPr>
        <w:t xml:space="preserve"> </w:t>
      </w:r>
    </w:p>
    <w:p w:rsidR="002E52C8" w:rsidRPr="00E37DC1" w:rsidRDefault="00B16F5B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>The loan officer then selects a lead from the Leads in the Follow- up queue.</w:t>
      </w:r>
    </w:p>
    <w:p w:rsidR="00E4790D" w:rsidRPr="00E37DC1" w:rsidRDefault="00E4790D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>Loan officer to follow up wi</w:t>
      </w:r>
      <w:r w:rsidR="002A0F46" w:rsidRPr="00E37DC1">
        <w:rPr>
          <w:rFonts w:ascii="Times New Roman" w:hAnsi="Times New Roman"/>
          <w:sz w:val="24"/>
          <w:szCs w:val="28"/>
        </w:rPr>
        <w:t xml:space="preserve">th the customer, </w:t>
      </w:r>
      <w:r w:rsidRPr="00E37DC1">
        <w:rPr>
          <w:rFonts w:ascii="Times New Roman" w:hAnsi="Times New Roman"/>
          <w:sz w:val="24"/>
          <w:szCs w:val="28"/>
        </w:rPr>
        <w:t>update the fields and take a decision on the lead status (follow step 6).</w:t>
      </w:r>
      <w:r w:rsidR="008E5979" w:rsidRPr="00E37DC1">
        <w:rPr>
          <w:rFonts w:ascii="Times New Roman" w:hAnsi="Times New Roman"/>
          <w:sz w:val="24"/>
          <w:szCs w:val="28"/>
        </w:rPr>
        <w:t xml:space="preserve"> Accordingly the lead status will be </w:t>
      </w:r>
      <w:r w:rsidR="003014A3" w:rsidRPr="00E37DC1">
        <w:rPr>
          <w:rFonts w:ascii="Times New Roman" w:hAnsi="Times New Roman"/>
          <w:sz w:val="24"/>
          <w:szCs w:val="28"/>
        </w:rPr>
        <w:t>updated.</w:t>
      </w:r>
      <w:r w:rsidRPr="00E37DC1">
        <w:rPr>
          <w:rFonts w:ascii="Times New Roman" w:hAnsi="Times New Roman"/>
          <w:sz w:val="24"/>
          <w:szCs w:val="28"/>
        </w:rPr>
        <w:t xml:space="preserve"> </w:t>
      </w:r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57" w:name="_Toc465872830"/>
      <w:bookmarkStart w:id="1458" w:name="_Toc465873050"/>
      <w:bookmarkStart w:id="1459" w:name="_Toc466475527"/>
      <w:bookmarkEnd w:id="1457"/>
      <w:bookmarkEnd w:id="1458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459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60" w:name="_Toc466475528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460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61" w:name="_Toc466475529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1461"/>
    </w:p>
    <w:p w:rsidR="003014A3" w:rsidRPr="00E37DC1" w:rsidRDefault="00624CC3" w:rsidP="003014A3">
      <w:pPr>
        <w:ind w:left="360" w:firstLine="720"/>
        <w:rPr>
          <w:color w:val="000000"/>
          <w:szCs w:val="22"/>
          <w:lang w:val="en-GB" w:eastAsia="en-GB"/>
        </w:rPr>
      </w:pPr>
      <w:r w:rsidRPr="00E37DC1">
        <w:rPr>
          <w:rFonts w:eastAsia="Calibri"/>
          <w:sz w:val="24"/>
          <w:szCs w:val="28"/>
          <w:lang w:val="en-IN"/>
        </w:rPr>
        <w:t>Number of leads to follow- up, responded and</w:t>
      </w:r>
      <w:r w:rsidR="003014A3" w:rsidRPr="00E37DC1">
        <w:rPr>
          <w:rFonts w:eastAsia="Calibri"/>
          <w:sz w:val="24"/>
          <w:szCs w:val="28"/>
          <w:lang w:val="en-IN"/>
        </w:rPr>
        <w:t xml:space="preserve"> turned down</w:t>
      </w:r>
      <w:r w:rsidRPr="00E37DC1">
        <w:rPr>
          <w:rFonts w:eastAsia="Calibri"/>
          <w:sz w:val="24"/>
          <w:szCs w:val="28"/>
          <w:lang w:val="en-IN"/>
        </w:rPr>
        <w:t>.</w:t>
      </w:r>
    </w:p>
    <w:p w:rsidR="003014A3" w:rsidRPr="00E37DC1" w:rsidRDefault="003014A3" w:rsidP="003014A3">
      <w:pPr>
        <w:ind w:left="1080"/>
      </w:pPr>
    </w:p>
    <w:p w:rsidR="00E47229" w:rsidRPr="0019430F" w:rsidRDefault="00E47229" w:rsidP="00E47229"/>
    <w:p w:rsidR="007B11F5" w:rsidRPr="0019430F" w:rsidRDefault="007B11F5" w:rsidP="00E47229"/>
    <w:sectPr w:rsidR="007B11F5" w:rsidRPr="0019430F" w:rsidSect="003516BC">
      <w:pgSz w:w="11899" w:h="16838"/>
      <w:pgMar w:top="962" w:right="1126" w:bottom="851" w:left="993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0A05" w:rsidRDefault="008A0A05">
      <w:r>
        <w:separator/>
      </w:r>
    </w:p>
  </w:endnote>
  <w:endnote w:type="continuationSeparator" w:id="0">
    <w:p w:rsidR="008A0A05" w:rsidRDefault="008A0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F5EE4" w:rsidRDefault="00AF5E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4D2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F5EE4" w:rsidRPr="004E49BF" w:rsidRDefault="00AF5EE4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0A05" w:rsidRDefault="008A0A05">
      <w:r>
        <w:separator/>
      </w:r>
    </w:p>
  </w:footnote>
  <w:footnote w:type="continuationSeparator" w:id="0">
    <w:p w:rsidR="008A0A05" w:rsidRDefault="008A0A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5EE4" w:rsidRDefault="00AF5EE4" w:rsidP="0037061C">
    <w:pPr>
      <w:pStyle w:val="Header"/>
      <w:ind w:hanging="567"/>
    </w:pPr>
    <w:r>
      <w:rPr>
        <w:noProof/>
        <w:lang w:val="en-GB" w:eastAsia="en-GB"/>
      </w:rPr>
      <w:drawing>
        <wp:anchor distT="0" distB="0" distL="114300" distR="114300" simplePos="0" relativeHeight="251661312" behindDoc="1" locked="0" layoutInCell="1" allowOverlap="1" wp14:anchorId="37F8F6EC" wp14:editId="65259CC4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3" name="Picture 3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FBEDA8" wp14:editId="51D939CB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D265B6"/>
    <w:multiLevelType w:val="hybridMultilevel"/>
    <w:tmpl w:val="6C48813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E147D9"/>
    <w:multiLevelType w:val="hybridMultilevel"/>
    <w:tmpl w:val="2EC0DFA0"/>
    <w:lvl w:ilvl="0" w:tplc="8610A2A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494A62CA"/>
    <w:multiLevelType w:val="hybridMultilevel"/>
    <w:tmpl w:val="DA826DC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C5D21"/>
    <w:multiLevelType w:val="hybridMultilevel"/>
    <w:tmpl w:val="71C28AC4"/>
    <w:lvl w:ilvl="0" w:tplc="B60ED4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5951DC"/>
    <w:multiLevelType w:val="hybridMultilevel"/>
    <w:tmpl w:val="52F84CB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E4D7847"/>
    <w:multiLevelType w:val="hybridMultilevel"/>
    <w:tmpl w:val="54B8772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240A79"/>
    <w:multiLevelType w:val="hybridMultilevel"/>
    <w:tmpl w:val="03E6CE5C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8914C2D"/>
    <w:multiLevelType w:val="hybridMultilevel"/>
    <w:tmpl w:val="5E2660F6"/>
    <w:lvl w:ilvl="0" w:tplc="08090019">
      <w:start w:val="1"/>
      <w:numFmt w:val="lowerLetter"/>
      <w:lvlText w:val="%1."/>
      <w:lvlJc w:val="left"/>
      <w:pPr>
        <w:ind w:left="1364" w:hanging="360"/>
      </w:p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</w:lvl>
    <w:lvl w:ilvl="3" w:tplc="0809000F" w:tentative="1">
      <w:start w:val="1"/>
      <w:numFmt w:val="decimal"/>
      <w:lvlText w:val="%4."/>
      <w:lvlJc w:val="left"/>
      <w:pPr>
        <w:ind w:left="3524" w:hanging="360"/>
      </w:p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</w:lvl>
    <w:lvl w:ilvl="6" w:tplc="0809000F" w:tentative="1">
      <w:start w:val="1"/>
      <w:numFmt w:val="decimal"/>
      <w:lvlText w:val="%7."/>
      <w:lvlJc w:val="left"/>
      <w:pPr>
        <w:ind w:left="5684" w:hanging="360"/>
      </w:p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6">
    <w:nsid w:val="692B577D"/>
    <w:multiLevelType w:val="hybridMultilevel"/>
    <w:tmpl w:val="DBCCA1A6"/>
    <w:lvl w:ilvl="0" w:tplc="F2E4B9AE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A884031"/>
    <w:multiLevelType w:val="hybridMultilevel"/>
    <w:tmpl w:val="8196E42A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>
    <w:nsid w:val="7BAE0750"/>
    <w:multiLevelType w:val="hybridMultilevel"/>
    <w:tmpl w:val="6CB6EA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24"/>
  </w:num>
  <w:num w:numId="4">
    <w:abstractNumId w:val="0"/>
  </w:num>
  <w:num w:numId="5">
    <w:abstractNumId w:val="3"/>
  </w:num>
  <w:num w:numId="6">
    <w:abstractNumId w:val="26"/>
  </w:num>
  <w:num w:numId="7">
    <w:abstractNumId w:val="16"/>
  </w:num>
  <w:num w:numId="8">
    <w:abstractNumId w:val="9"/>
  </w:num>
  <w:num w:numId="9">
    <w:abstractNumId w:val="7"/>
  </w:num>
  <w:num w:numId="10">
    <w:abstractNumId w:val="12"/>
  </w:num>
  <w:num w:numId="11">
    <w:abstractNumId w:val="15"/>
  </w:num>
  <w:num w:numId="12">
    <w:abstractNumId w:val="21"/>
  </w:num>
  <w:num w:numId="13">
    <w:abstractNumId w:val="29"/>
  </w:num>
  <w:num w:numId="14">
    <w:abstractNumId w:val="34"/>
  </w:num>
  <w:num w:numId="15">
    <w:abstractNumId w:val="10"/>
  </w:num>
  <w:num w:numId="16">
    <w:abstractNumId w:val="8"/>
  </w:num>
  <w:num w:numId="17">
    <w:abstractNumId w:val="31"/>
  </w:num>
  <w:num w:numId="18">
    <w:abstractNumId w:val="37"/>
  </w:num>
  <w:num w:numId="19">
    <w:abstractNumId w:val="28"/>
  </w:num>
  <w:num w:numId="20">
    <w:abstractNumId w:val="1"/>
  </w:num>
  <w:num w:numId="21">
    <w:abstractNumId w:val="20"/>
  </w:num>
  <w:num w:numId="22">
    <w:abstractNumId w:val="13"/>
  </w:num>
  <w:num w:numId="23">
    <w:abstractNumId w:val="39"/>
  </w:num>
  <w:num w:numId="24">
    <w:abstractNumId w:val="4"/>
  </w:num>
  <w:num w:numId="25">
    <w:abstractNumId w:val="18"/>
  </w:num>
  <w:num w:numId="26">
    <w:abstractNumId w:val="5"/>
  </w:num>
  <w:num w:numId="27">
    <w:abstractNumId w:val="2"/>
  </w:num>
  <w:num w:numId="28">
    <w:abstractNumId w:val="33"/>
  </w:num>
  <w:num w:numId="29">
    <w:abstractNumId w:val="14"/>
  </w:num>
  <w:num w:numId="30">
    <w:abstractNumId w:val="22"/>
  </w:num>
  <w:num w:numId="31">
    <w:abstractNumId w:val="32"/>
  </w:num>
  <w:num w:numId="32">
    <w:abstractNumId w:val="11"/>
  </w:num>
  <w:num w:numId="33">
    <w:abstractNumId w:val="23"/>
  </w:num>
  <w:num w:numId="34">
    <w:abstractNumId w:val="35"/>
  </w:num>
  <w:num w:numId="35">
    <w:abstractNumId w:val="17"/>
  </w:num>
  <w:num w:numId="36">
    <w:abstractNumId w:val="40"/>
  </w:num>
  <w:num w:numId="37">
    <w:abstractNumId w:val="27"/>
  </w:num>
  <w:num w:numId="38">
    <w:abstractNumId w:val="25"/>
  </w:num>
  <w:num w:numId="39">
    <w:abstractNumId w:val="38"/>
  </w:num>
  <w:num w:numId="40">
    <w:abstractNumId w:val="30"/>
  </w:num>
  <w:num w:numId="4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02013"/>
    <w:rsid w:val="00016AE9"/>
    <w:rsid w:val="00032E64"/>
    <w:rsid w:val="00050BE8"/>
    <w:rsid w:val="0008018C"/>
    <w:rsid w:val="000A2065"/>
    <w:rsid w:val="000B2BA5"/>
    <w:rsid w:val="000B5C2D"/>
    <w:rsid w:val="000E0130"/>
    <w:rsid w:val="000E55C9"/>
    <w:rsid w:val="000F410E"/>
    <w:rsid w:val="000F78E5"/>
    <w:rsid w:val="00106550"/>
    <w:rsid w:val="00110A7E"/>
    <w:rsid w:val="00112852"/>
    <w:rsid w:val="00115A34"/>
    <w:rsid w:val="00116762"/>
    <w:rsid w:val="001369A1"/>
    <w:rsid w:val="0019430F"/>
    <w:rsid w:val="001C3668"/>
    <w:rsid w:val="001F213F"/>
    <w:rsid w:val="001F6969"/>
    <w:rsid w:val="00202AD1"/>
    <w:rsid w:val="00215077"/>
    <w:rsid w:val="00222F8F"/>
    <w:rsid w:val="00236920"/>
    <w:rsid w:val="00245CF0"/>
    <w:rsid w:val="002523C6"/>
    <w:rsid w:val="00253E6F"/>
    <w:rsid w:val="0027001E"/>
    <w:rsid w:val="00270CCC"/>
    <w:rsid w:val="002712E0"/>
    <w:rsid w:val="002A0F46"/>
    <w:rsid w:val="002A1A41"/>
    <w:rsid w:val="002B14F1"/>
    <w:rsid w:val="002B2E57"/>
    <w:rsid w:val="002C2ABC"/>
    <w:rsid w:val="002C5CC8"/>
    <w:rsid w:val="002E52C8"/>
    <w:rsid w:val="003014A3"/>
    <w:rsid w:val="00305BB0"/>
    <w:rsid w:val="00306D88"/>
    <w:rsid w:val="00324BD7"/>
    <w:rsid w:val="003257A4"/>
    <w:rsid w:val="003405E7"/>
    <w:rsid w:val="00347304"/>
    <w:rsid w:val="003516BC"/>
    <w:rsid w:val="00353206"/>
    <w:rsid w:val="00355DC2"/>
    <w:rsid w:val="00357ACA"/>
    <w:rsid w:val="00362231"/>
    <w:rsid w:val="0037061C"/>
    <w:rsid w:val="00370D30"/>
    <w:rsid w:val="003A71DA"/>
    <w:rsid w:val="003D7909"/>
    <w:rsid w:val="003E356A"/>
    <w:rsid w:val="004009AD"/>
    <w:rsid w:val="004140E4"/>
    <w:rsid w:val="00434C10"/>
    <w:rsid w:val="00437212"/>
    <w:rsid w:val="004525DF"/>
    <w:rsid w:val="0049186D"/>
    <w:rsid w:val="00493EB9"/>
    <w:rsid w:val="004B2483"/>
    <w:rsid w:val="004C2B0F"/>
    <w:rsid w:val="004D42D3"/>
    <w:rsid w:val="00506974"/>
    <w:rsid w:val="005163FC"/>
    <w:rsid w:val="00525496"/>
    <w:rsid w:val="00536E3C"/>
    <w:rsid w:val="00536F4C"/>
    <w:rsid w:val="0054238B"/>
    <w:rsid w:val="0054313B"/>
    <w:rsid w:val="00546B9B"/>
    <w:rsid w:val="00564EE0"/>
    <w:rsid w:val="00565078"/>
    <w:rsid w:val="00571EAD"/>
    <w:rsid w:val="005723C2"/>
    <w:rsid w:val="0057440C"/>
    <w:rsid w:val="00577FE9"/>
    <w:rsid w:val="00592A67"/>
    <w:rsid w:val="00595233"/>
    <w:rsid w:val="005B1F89"/>
    <w:rsid w:val="005E2107"/>
    <w:rsid w:val="005E5832"/>
    <w:rsid w:val="005E72A8"/>
    <w:rsid w:val="00602154"/>
    <w:rsid w:val="00616F43"/>
    <w:rsid w:val="00624CC3"/>
    <w:rsid w:val="00652C88"/>
    <w:rsid w:val="00656DB2"/>
    <w:rsid w:val="006608A4"/>
    <w:rsid w:val="00662D95"/>
    <w:rsid w:val="006A1DFE"/>
    <w:rsid w:val="006B5E37"/>
    <w:rsid w:val="007034C6"/>
    <w:rsid w:val="00716DE4"/>
    <w:rsid w:val="007267E2"/>
    <w:rsid w:val="00763310"/>
    <w:rsid w:val="00767FE6"/>
    <w:rsid w:val="00787DDD"/>
    <w:rsid w:val="007901FA"/>
    <w:rsid w:val="007A11B8"/>
    <w:rsid w:val="007A1E25"/>
    <w:rsid w:val="007A792A"/>
    <w:rsid w:val="007B11F5"/>
    <w:rsid w:val="007B37C0"/>
    <w:rsid w:val="007C747E"/>
    <w:rsid w:val="007D0349"/>
    <w:rsid w:val="007D14D8"/>
    <w:rsid w:val="00833573"/>
    <w:rsid w:val="008339DB"/>
    <w:rsid w:val="00865678"/>
    <w:rsid w:val="00866D3C"/>
    <w:rsid w:val="008905A2"/>
    <w:rsid w:val="00893AB0"/>
    <w:rsid w:val="008A0A05"/>
    <w:rsid w:val="008B48B5"/>
    <w:rsid w:val="008C3AB0"/>
    <w:rsid w:val="008C64DA"/>
    <w:rsid w:val="008D30F2"/>
    <w:rsid w:val="008E5979"/>
    <w:rsid w:val="00907F5A"/>
    <w:rsid w:val="009118D9"/>
    <w:rsid w:val="00937337"/>
    <w:rsid w:val="00937C2D"/>
    <w:rsid w:val="00944897"/>
    <w:rsid w:val="0094545B"/>
    <w:rsid w:val="00974D2C"/>
    <w:rsid w:val="009848E6"/>
    <w:rsid w:val="00996B58"/>
    <w:rsid w:val="009B1B42"/>
    <w:rsid w:val="009B645D"/>
    <w:rsid w:val="009B674C"/>
    <w:rsid w:val="009C5B96"/>
    <w:rsid w:val="009D4A57"/>
    <w:rsid w:val="009D7722"/>
    <w:rsid w:val="00A1018D"/>
    <w:rsid w:val="00A122FB"/>
    <w:rsid w:val="00A12F1F"/>
    <w:rsid w:val="00A17689"/>
    <w:rsid w:val="00A3734B"/>
    <w:rsid w:val="00A41486"/>
    <w:rsid w:val="00A445AD"/>
    <w:rsid w:val="00A61445"/>
    <w:rsid w:val="00A67AF8"/>
    <w:rsid w:val="00A8559D"/>
    <w:rsid w:val="00AA57BC"/>
    <w:rsid w:val="00AB043B"/>
    <w:rsid w:val="00AB18AB"/>
    <w:rsid w:val="00AC2257"/>
    <w:rsid w:val="00AD6BBF"/>
    <w:rsid w:val="00AD7154"/>
    <w:rsid w:val="00AF5EE4"/>
    <w:rsid w:val="00B10C76"/>
    <w:rsid w:val="00B16F5B"/>
    <w:rsid w:val="00B3651E"/>
    <w:rsid w:val="00B4041C"/>
    <w:rsid w:val="00B42412"/>
    <w:rsid w:val="00B454C8"/>
    <w:rsid w:val="00B47894"/>
    <w:rsid w:val="00B514D8"/>
    <w:rsid w:val="00B62F8C"/>
    <w:rsid w:val="00B62FAE"/>
    <w:rsid w:val="00B84713"/>
    <w:rsid w:val="00B94B6C"/>
    <w:rsid w:val="00B95D85"/>
    <w:rsid w:val="00BA06C2"/>
    <w:rsid w:val="00BC4BF0"/>
    <w:rsid w:val="00BD5B0B"/>
    <w:rsid w:val="00BE5C1B"/>
    <w:rsid w:val="00BE6437"/>
    <w:rsid w:val="00C21411"/>
    <w:rsid w:val="00C2578A"/>
    <w:rsid w:val="00C471A1"/>
    <w:rsid w:val="00C70D06"/>
    <w:rsid w:val="00C77CD9"/>
    <w:rsid w:val="00C96BD5"/>
    <w:rsid w:val="00CA46E2"/>
    <w:rsid w:val="00CC2A91"/>
    <w:rsid w:val="00CD1E75"/>
    <w:rsid w:val="00CD4C69"/>
    <w:rsid w:val="00CD7F47"/>
    <w:rsid w:val="00CE1C4B"/>
    <w:rsid w:val="00D0458C"/>
    <w:rsid w:val="00D05D6C"/>
    <w:rsid w:val="00D217A6"/>
    <w:rsid w:val="00D3630F"/>
    <w:rsid w:val="00D5318A"/>
    <w:rsid w:val="00D534DE"/>
    <w:rsid w:val="00D624C5"/>
    <w:rsid w:val="00D64A8D"/>
    <w:rsid w:val="00D77F4A"/>
    <w:rsid w:val="00D82647"/>
    <w:rsid w:val="00D8436F"/>
    <w:rsid w:val="00D86AD9"/>
    <w:rsid w:val="00D951CD"/>
    <w:rsid w:val="00D973A5"/>
    <w:rsid w:val="00DA08AC"/>
    <w:rsid w:val="00DA51C5"/>
    <w:rsid w:val="00DB0F0B"/>
    <w:rsid w:val="00DC2EC9"/>
    <w:rsid w:val="00DD14D7"/>
    <w:rsid w:val="00DE4C12"/>
    <w:rsid w:val="00DF3C2D"/>
    <w:rsid w:val="00DF776C"/>
    <w:rsid w:val="00E14E76"/>
    <w:rsid w:val="00E150DA"/>
    <w:rsid w:val="00E37DC1"/>
    <w:rsid w:val="00E47229"/>
    <w:rsid w:val="00E4790D"/>
    <w:rsid w:val="00E53540"/>
    <w:rsid w:val="00E87460"/>
    <w:rsid w:val="00EA011B"/>
    <w:rsid w:val="00EC336F"/>
    <w:rsid w:val="00EC4485"/>
    <w:rsid w:val="00EC4539"/>
    <w:rsid w:val="00F02C49"/>
    <w:rsid w:val="00F42BF5"/>
    <w:rsid w:val="00F75845"/>
    <w:rsid w:val="00F81E0A"/>
    <w:rsid w:val="00F973C5"/>
    <w:rsid w:val="00FA2759"/>
    <w:rsid w:val="00FC4DB7"/>
    <w:rsid w:val="00FC7906"/>
    <w:rsid w:val="00FD0D52"/>
    <w:rsid w:val="00FE6ED6"/>
    <w:rsid w:val="00FF4714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1.xlsx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8B059F-F539-4084-97A7-4D9D40DB2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2880</Words>
  <Characters>16416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Lead Generation</vt:lpstr>
    </vt:vector>
  </TitlesOfParts>
  <Company>IFMR RURAL FINANCE</Company>
  <LinksUpToDate>false</LinksUpToDate>
  <CharactersWithSpaces>19258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Lead Generation</dc:title>
  <dc:creator>IFMR Rural Finance</dc:creator>
  <cp:lastModifiedBy>Sarthak Shah | IFMR Rural Finance</cp:lastModifiedBy>
  <cp:revision>5</cp:revision>
  <dcterms:created xsi:type="dcterms:W3CDTF">2016-11-09T10:45:00Z</dcterms:created>
  <dcterms:modified xsi:type="dcterms:W3CDTF">2016-11-09T11:52:00Z</dcterms:modified>
</cp:coreProperties>
</file>