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8"/>
          <w:szCs w:val="28"/>
          <w:lang w:eastAsia="en-US"/>
        </w:rPr>
        <w:id w:val="1160422172"/>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10261"/>
          </w:tblGrid>
          <w:tr w:rsidR="00602154" w:rsidRPr="001E2911" w:rsidTr="0037061C">
            <w:trPr>
              <w:trHeight w:val="2880"/>
              <w:jc w:val="center"/>
            </w:trPr>
            <w:sdt>
              <w:sdtPr>
                <w:rPr>
                  <w:rFonts w:ascii="Times New Roman" w:eastAsiaTheme="majorEastAsia" w:hAnsi="Times New Roman" w:cs="Times New Roman"/>
                  <w:caps/>
                  <w:sz w:val="28"/>
                  <w:szCs w:val="28"/>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602154" w:rsidRPr="001E2911" w:rsidRDefault="00602154" w:rsidP="00602154">
                    <w:pPr>
                      <w:pStyle w:val="NoSpacing"/>
                      <w:jc w:val="center"/>
                      <w:rPr>
                        <w:rFonts w:ascii="Times New Roman" w:eastAsiaTheme="majorEastAsia" w:hAnsi="Times New Roman" w:cs="Times New Roman"/>
                        <w:caps/>
                        <w:sz w:val="28"/>
                        <w:szCs w:val="28"/>
                      </w:rPr>
                    </w:pPr>
                    <w:r w:rsidRPr="001E2911">
                      <w:rPr>
                        <w:rFonts w:ascii="Times New Roman" w:eastAsiaTheme="majorEastAsia" w:hAnsi="Times New Roman" w:cs="Times New Roman"/>
                        <w:caps/>
                        <w:sz w:val="28"/>
                        <w:szCs w:val="28"/>
                        <w:lang w:eastAsia="en-US"/>
                      </w:rPr>
                      <w:t>IFMR RURAL FINANCE</w:t>
                    </w:r>
                  </w:p>
                </w:tc>
              </w:sdtContent>
            </w:sdt>
          </w:tr>
          <w:tr w:rsidR="00602154" w:rsidRPr="001E2911" w:rsidTr="0037061C">
            <w:trPr>
              <w:trHeight w:val="1440"/>
              <w:jc w:val="center"/>
            </w:trPr>
            <w:sdt>
              <w:sdtPr>
                <w:rPr>
                  <w:rFonts w:ascii="Times New Roman" w:eastAsiaTheme="majorEastAsia" w:hAnsi="Times New Roman" w:cs="Times New Roman"/>
                  <w:sz w:val="28"/>
                  <w:szCs w:val="28"/>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02154" w:rsidRPr="001E2911" w:rsidRDefault="007D53F7" w:rsidP="007D53F7">
                    <w:pPr>
                      <w:pStyle w:val="NoSpacing"/>
                      <w:jc w:val="center"/>
                      <w:rPr>
                        <w:rFonts w:ascii="Times New Roman" w:eastAsiaTheme="majorEastAsia" w:hAnsi="Times New Roman" w:cs="Times New Roman"/>
                        <w:sz w:val="28"/>
                        <w:szCs w:val="28"/>
                      </w:rPr>
                    </w:pPr>
                    <w:r w:rsidRPr="001E2911">
                      <w:rPr>
                        <w:rFonts w:ascii="Times New Roman" w:eastAsiaTheme="majorEastAsia" w:hAnsi="Times New Roman" w:cs="Times New Roman"/>
                        <w:sz w:val="28"/>
                        <w:szCs w:val="28"/>
                        <w:lang w:val="en-IN"/>
                      </w:rPr>
                      <w:t>Screening</w:t>
                    </w:r>
                  </w:p>
                </w:tc>
              </w:sdtContent>
            </w:sdt>
          </w:tr>
          <w:tr w:rsidR="00602154" w:rsidRPr="001E2911" w:rsidTr="0037061C">
            <w:trPr>
              <w:trHeight w:val="360"/>
              <w:jc w:val="center"/>
            </w:trPr>
            <w:tc>
              <w:tcPr>
                <w:tcW w:w="5000" w:type="pct"/>
                <w:vAlign w:val="center"/>
              </w:tcPr>
              <w:p w:rsidR="00602154" w:rsidRPr="001E2911" w:rsidRDefault="00602154" w:rsidP="0037061C">
                <w:pPr>
                  <w:pStyle w:val="NoSpacing"/>
                  <w:jc w:val="center"/>
                  <w:rPr>
                    <w:rFonts w:ascii="Times New Roman" w:hAnsi="Times New Roman" w:cs="Times New Roman"/>
                    <w:sz w:val="28"/>
                    <w:szCs w:val="28"/>
                  </w:rPr>
                </w:pPr>
              </w:p>
            </w:tc>
          </w:tr>
          <w:tr w:rsidR="00602154" w:rsidRPr="001E2911" w:rsidTr="0037061C">
            <w:trPr>
              <w:trHeight w:val="360"/>
              <w:jc w:val="center"/>
            </w:trPr>
            <w:sdt>
              <w:sdtPr>
                <w:rPr>
                  <w:rFonts w:ascii="Times New Roman" w:hAnsi="Times New Roman" w:cs="Times New Roman"/>
                  <w:b/>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02154" w:rsidRPr="001E2911" w:rsidRDefault="00602154" w:rsidP="001E2911">
                    <w:pPr>
                      <w:pStyle w:val="NoSpacing"/>
                      <w:jc w:val="center"/>
                      <w:rPr>
                        <w:rFonts w:ascii="Times New Roman" w:hAnsi="Times New Roman" w:cs="Times New Roman"/>
                        <w:b/>
                        <w:bCs/>
                        <w:sz w:val="28"/>
                        <w:szCs w:val="28"/>
                      </w:rPr>
                    </w:pPr>
                    <w:r w:rsidRPr="001E2911">
                      <w:rPr>
                        <w:rFonts w:ascii="Times New Roman" w:hAnsi="Times New Roman" w:cs="Times New Roman"/>
                        <w:b/>
                        <w:bCs/>
                        <w:sz w:val="28"/>
                        <w:szCs w:val="28"/>
                        <w:lang w:val="en-IN"/>
                      </w:rPr>
                      <w:t>IFMR Rural Finance</w:t>
                    </w:r>
                  </w:p>
                </w:tc>
              </w:sdtContent>
            </w:sdt>
          </w:tr>
          <w:tr w:rsidR="00602154" w:rsidRPr="001E2911" w:rsidTr="0037061C">
            <w:trPr>
              <w:trHeight w:val="360"/>
              <w:jc w:val="center"/>
            </w:trPr>
            <w:sdt>
              <w:sdtPr>
                <w:rPr>
                  <w:rFonts w:ascii="Times New Roman" w:hAnsi="Times New Roman" w:cs="Times New Roman"/>
                  <w:b/>
                  <w:bCs/>
                  <w:sz w:val="28"/>
                  <w:szCs w:val="28"/>
                </w:rPr>
                <w:alias w:val="Date"/>
                <w:id w:val="516659546"/>
                <w:dataBinding w:prefixMappings="xmlns:ns0='http://schemas.microsoft.com/office/2006/coverPageProps'" w:xpath="/ns0:CoverPageProperties[1]/ns0:PublishDate[1]" w:storeItemID="{55AF091B-3C7A-41E3-B477-F2FDAA23CFDA}"/>
                <w:date w:fullDate="2016-10-25T00:00:00Z">
                  <w:dateFormat w:val="M/d/yyyy"/>
                  <w:lid w:val="en-US"/>
                  <w:storeMappedDataAs w:val="dateTime"/>
                  <w:calendar w:val="gregorian"/>
                </w:date>
              </w:sdtPr>
              <w:sdtEndPr/>
              <w:sdtContent>
                <w:tc>
                  <w:tcPr>
                    <w:tcW w:w="5000" w:type="pct"/>
                    <w:vAlign w:val="center"/>
                  </w:tcPr>
                  <w:p w:rsidR="00602154" w:rsidRPr="001E2911" w:rsidRDefault="001E2911" w:rsidP="007D53F7">
                    <w:pPr>
                      <w:pStyle w:val="NoSpacing"/>
                      <w:jc w:val="center"/>
                      <w:rPr>
                        <w:rFonts w:ascii="Times New Roman" w:hAnsi="Times New Roman" w:cs="Times New Roman"/>
                        <w:b/>
                        <w:bCs/>
                        <w:sz w:val="28"/>
                        <w:szCs w:val="28"/>
                      </w:rPr>
                    </w:pPr>
                    <w:r w:rsidRPr="001E2911">
                      <w:rPr>
                        <w:rFonts w:ascii="Times New Roman" w:hAnsi="Times New Roman" w:cs="Times New Roman"/>
                        <w:b/>
                        <w:bCs/>
                        <w:sz w:val="28"/>
                        <w:szCs w:val="28"/>
                      </w:rPr>
                      <w:t>10/25</w:t>
                    </w:r>
                    <w:r w:rsidR="007D53F7" w:rsidRPr="001E2911">
                      <w:rPr>
                        <w:rFonts w:ascii="Times New Roman" w:hAnsi="Times New Roman" w:cs="Times New Roman"/>
                        <w:b/>
                        <w:bCs/>
                        <w:sz w:val="28"/>
                        <w:szCs w:val="28"/>
                      </w:rPr>
                      <w:t>/2016</w:t>
                    </w:r>
                  </w:p>
                </w:tc>
              </w:sdtContent>
            </w:sdt>
          </w:tr>
        </w:tbl>
        <w:p w:rsidR="00602154" w:rsidRPr="001E2911" w:rsidRDefault="00602154" w:rsidP="00602154">
          <w:pPr>
            <w:rPr>
              <w:sz w:val="28"/>
              <w:szCs w:val="28"/>
            </w:rPr>
          </w:pPr>
        </w:p>
        <w:p w:rsidR="00602154" w:rsidRPr="001E2911" w:rsidRDefault="00602154" w:rsidP="00602154">
          <w:pPr>
            <w:rPr>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10261"/>
          </w:tblGrid>
          <w:tr w:rsidR="00602154" w:rsidRPr="001E2911" w:rsidTr="0037061C">
            <w:tc>
              <w:tcPr>
                <w:tcW w:w="5000" w:type="pct"/>
              </w:tcPr>
              <w:p w:rsidR="00602154" w:rsidRPr="001E2911" w:rsidRDefault="00602154" w:rsidP="0037061C">
                <w:pPr>
                  <w:pStyle w:val="NoSpacing"/>
                  <w:rPr>
                    <w:rFonts w:ascii="Times New Roman" w:hAnsi="Times New Roman" w:cs="Times New Roman"/>
                    <w:sz w:val="28"/>
                    <w:szCs w:val="28"/>
                  </w:rPr>
                </w:pPr>
              </w:p>
            </w:tc>
          </w:tr>
        </w:tbl>
        <w:p w:rsidR="00602154" w:rsidRPr="001E2911" w:rsidRDefault="00602154" w:rsidP="00602154">
          <w:pPr>
            <w:rPr>
              <w:sz w:val="28"/>
              <w:szCs w:val="28"/>
            </w:rPr>
          </w:pPr>
        </w:p>
        <w:p w:rsidR="00602154" w:rsidRPr="001E2911" w:rsidRDefault="00602154" w:rsidP="00602154">
          <w:pPr>
            <w:rPr>
              <w:sz w:val="28"/>
              <w:szCs w:val="28"/>
            </w:rPr>
          </w:pPr>
          <w:r w:rsidRPr="001E2911">
            <w:rPr>
              <w:sz w:val="28"/>
              <w:szCs w:val="28"/>
            </w:rPr>
            <w:br w:type="page"/>
          </w:r>
        </w:p>
      </w:sdtContent>
    </w:sdt>
    <w:sdt>
      <w:sdtPr>
        <w:rPr>
          <w:rFonts w:ascii="Times New Roman" w:eastAsia="Times New Roman" w:hAnsi="Times New Roman" w:cs="Times New Roman"/>
          <w:b w:val="0"/>
          <w:bCs w:val="0"/>
          <w:color w:val="auto"/>
          <w:sz w:val="20"/>
          <w:szCs w:val="20"/>
          <w:lang w:eastAsia="en-US"/>
        </w:rPr>
        <w:id w:val="-535882473"/>
        <w:docPartObj>
          <w:docPartGallery w:val="Table of Contents"/>
          <w:docPartUnique/>
        </w:docPartObj>
      </w:sdtPr>
      <w:sdtEndPr>
        <w:rPr>
          <w:noProof/>
        </w:rPr>
      </w:sdtEndPr>
      <w:sdtContent>
        <w:p w:rsidR="00B42412" w:rsidRPr="001E2911" w:rsidRDefault="00B42412" w:rsidP="00B42412">
          <w:pPr>
            <w:pStyle w:val="TOCHeading"/>
            <w:rPr>
              <w:rFonts w:ascii="Times New Roman" w:hAnsi="Times New Roman" w:cs="Times New Roman"/>
            </w:rPr>
          </w:pPr>
          <w:r w:rsidRPr="001E2911">
            <w:rPr>
              <w:rFonts w:ascii="Times New Roman" w:hAnsi="Times New Roman" w:cs="Times New Roman"/>
              <w:b w:val="0"/>
              <w:color w:val="auto"/>
              <w:sz w:val="32"/>
            </w:rPr>
            <w:t>Contents</w:t>
          </w:r>
        </w:p>
        <w:p w:rsidR="00A42940" w:rsidRPr="001E2911" w:rsidRDefault="00B42412">
          <w:pPr>
            <w:pStyle w:val="TOC1"/>
            <w:rPr>
              <w:rFonts w:eastAsiaTheme="minorEastAsia"/>
              <w:noProof/>
              <w:sz w:val="22"/>
              <w:szCs w:val="22"/>
              <w:lang w:val="en-GB" w:eastAsia="en-GB"/>
            </w:rPr>
          </w:pPr>
          <w:r w:rsidRPr="001E2911">
            <w:fldChar w:fldCharType="begin"/>
          </w:r>
          <w:r w:rsidRPr="001E2911">
            <w:instrText xml:space="preserve"> TOC \o "1-3" \h \z \u </w:instrText>
          </w:r>
          <w:r w:rsidRPr="001E2911">
            <w:fldChar w:fldCharType="separate"/>
          </w:r>
          <w:hyperlink w:anchor="_Toc462156057" w:history="1">
            <w:r w:rsidR="00A42940" w:rsidRPr="001E2911">
              <w:rPr>
                <w:rStyle w:val="Hyperlink"/>
                <w:smallCaps/>
                <w:noProof/>
                <w:spacing w:val="5"/>
              </w:rPr>
              <w:t>1.</w:t>
            </w:r>
            <w:r w:rsidR="00A42940" w:rsidRPr="001E2911">
              <w:rPr>
                <w:rFonts w:eastAsiaTheme="minorEastAsia"/>
                <w:noProof/>
                <w:sz w:val="22"/>
                <w:szCs w:val="22"/>
                <w:lang w:val="en-GB" w:eastAsia="en-GB"/>
              </w:rPr>
              <w:tab/>
            </w:r>
            <w:r w:rsidR="00A42940" w:rsidRPr="001E2911">
              <w:rPr>
                <w:rStyle w:val="Hyperlink"/>
                <w:smallCaps/>
                <w:noProof/>
                <w:spacing w:val="5"/>
              </w:rPr>
              <w:t>Process Diagram</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_Toc462156057 \h </w:instrText>
            </w:r>
            <w:r w:rsidR="00A42940" w:rsidRPr="001E2911">
              <w:rPr>
                <w:noProof/>
                <w:webHidden/>
              </w:rPr>
            </w:r>
            <w:r w:rsidR="00A42940" w:rsidRPr="001E2911">
              <w:rPr>
                <w:noProof/>
                <w:webHidden/>
              </w:rPr>
              <w:fldChar w:fldCharType="separate"/>
            </w:r>
            <w:r w:rsidR="00A42940" w:rsidRPr="001E2911">
              <w:rPr>
                <w:noProof/>
                <w:webHidden/>
              </w:rPr>
              <w:t>3</w:t>
            </w:r>
            <w:r w:rsidR="00A42940" w:rsidRPr="001E2911">
              <w:rPr>
                <w:noProof/>
                <w:webHidden/>
              </w:rPr>
              <w:fldChar w:fldCharType="end"/>
            </w:r>
          </w:hyperlink>
        </w:p>
        <w:p w:rsidR="00A42940" w:rsidRPr="001E2911" w:rsidRDefault="00914784">
          <w:pPr>
            <w:pStyle w:val="TOC1"/>
            <w:rPr>
              <w:rFonts w:eastAsiaTheme="minorEastAsia"/>
              <w:noProof/>
              <w:sz w:val="22"/>
              <w:szCs w:val="22"/>
              <w:lang w:val="en-GB" w:eastAsia="en-GB"/>
            </w:rPr>
          </w:pPr>
          <w:hyperlink w:anchor="_Toc462156058" w:history="1">
            <w:r w:rsidR="00A42940" w:rsidRPr="001E2911">
              <w:rPr>
                <w:rStyle w:val="Hyperlink"/>
                <w:smallCaps/>
                <w:noProof/>
                <w:spacing w:val="5"/>
              </w:rPr>
              <w:t>2.</w:t>
            </w:r>
            <w:r w:rsidR="00A42940" w:rsidRPr="001E2911">
              <w:rPr>
                <w:rFonts w:eastAsiaTheme="minorEastAsia"/>
                <w:noProof/>
                <w:sz w:val="22"/>
                <w:szCs w:val="22"/>
                <w:lang w:val="en-GB" w:eastAsia="en-GB"/>
              </w:rPr>
              <w:tab/>
            </w:r>
            <w:r w:rsidR="00A42940" w:rsidRPr="001E2911">
              <w:rPr>
                <w:rStyle w:val="Hyperlink"/>
                <w:smallCaps/>
                <w:noProof/>
                <w:spacing w:val="5"/>
              </w:rPr>
              <w:t>Stage definition</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_Toc462156058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914784">
          <w:pPr>
            <w:pStyle w:val="TOC1"/>
            <w:rPr>
              <w:rFonts w:eastAsiaTheme="minorEastAsia"/>
              <w:noProof/>
              <w:sz w:val="22"/>
              <w:szCs w:val="22"/>
              <w:lang w:val="en-GB" w:eastAsia="en-GB"/>
            </w:rPr>
          </w:pPr>
          <w:hyperlink w:anchor="_Toc462156059" w:history="1">
            <w:r w:rsidR="00A42940" w:rsidRPr="001E2911">
              <w:rPr>
                <w:rStyle w:val="Hyperlink"/>
                <w:smallCaps/>
                <w:noProof/>
                <w:spacing w:val="5"/>
              </w:rPr>
              <w:t>3.</w:t>
            </w:r>
            <w:r w:rsidR="00A42940" w:rsidRPr="001E2911">
              <w:rPr>
                <w:rFonts w:eastAsiaTheme="minorEastAsia"/>
                <w:noProof/>
                <w:sz w:val="22"/>
                <w:szCs w:val="22"/>
                <w:lang w:val="en-GB" w:eastAsia="en-GB"/>
              </w:rPr>
              <w:tab/>
            </w:r>
            <w:r w:rsidR="00A42940" w:rsidRPr="001E2911">
              <w:rPr>
                <w:rStyle w:val="Hyperlink"/>
                <w:smallCaps/>
                <w:noProof/>
                <w:spacing w:val="5"/>
              </w:rPr>
              <w:t>Stage-role access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_Toc462156059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914784">
          <w:pPr>
            <w:pStyle w:val="TOC1"/>
            <w:rPr>
              <w:rFonts w:eastAsiaTheme="minorEastAsia"/>
              <w:noProof/>
              <w:sz w:val="22"/>
              <w:szCs w:val="22"/>
              <w:lang w:val="en-GB" w:eastAsia="en-GB"/>
            </w:rPr>
          </w:pPr>
          <w:hyperlink w:anchor="_Toc462156060" w:history="1">
            <w:r w:rsidR="00A42940" w:rsidRPr="001E2911">
              <w:rPr>
                <w:rStyle w:val="Hyperlink"/>
                <w:smallCaps/>
                <w:noProof/>
                <w:spacing w:val="5"/>
              </w:rPr>
              <w:t>4.</w:t>
            </w:r>
            <w:r w:rsidR="00A42940" w:rsidRPr="001E2911">
              <w:rPr>
                <w:rFonts w:eastAsiaTheme="minorEastAsia"/>
                <w:noProof/>
                <w:sz w:val="22"/>
                <w:szCs w:val="22"/>
                <w:lang w:val="en-GB" w:eastAsia="en-GB"/>
              </w:rPr>
              <w:tab/>
            </w:r>
            <w:r w:rsidR="00A42940" w:rsidRPr="001E2911">
              <w:rPr>
                <w:rStyle w:val="Hyperlink"/>
                <w:smallCaps/>
                <w:noProof/>
                <w:spacing w:val="5"/>
              </w:rPr>
              <w:t>Screening Queue</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_Toc462156060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1" w:history="1">
            <w:r w:rsidR="00A42940" w:rsidRPr="001E2911">
              <w:rPr>
                <w:rStyle w:val="Hyperlink"/>
                <w:smallCaps/>
                <w:noProof/>
              </w:rPr>
              <w:t>4.1</w:t>
            </w:r>
            <w:r w:rsidR="00A42940" w:rsidRPr="001E2911">
              <w:rPr>
                <w:rFonts w:eastAsiaTheme="minorEastAsia"/>
                <w:noProof/>
                <w:sz w:val="22"/>
                <w:szCs w:val="22"/>
                <w:lang w:val="en-GB" w:eastAsia="en-GB"/>
              </w:rPr>
              <w:tab/>
            </w:r>
            <w:r w:rsidR="00A42940" w:rsidRPr="001E2911">
              <w:rPr>
                <w:rStyle w:val="Hyperlink"/>
                <w:smallCaps/>
                <w:noProof/>
              </w:rPr>
              <w:t>UI specification</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_Toc462156061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2" w:history="1">
            <w:r w:rsidR="00A42940" w:rsidRPr="001E2911">
              <w:rPr>
                <w:rStyle w:val="Hyperlink"/>
                <w:smallCaps/>
                <w:noProof/>
              </w:rPr>
              <w:t>4.2</w:t>
            </w:r>
            <w:r w:rsidR="00A42940" w:rsidRPr="001E2911">
              <w:rPr>
                <w:rFonts w:eastAsiaTheme="minorEastAsia"/>
                <w:noProof/>
                <w:sz w:val="22"/>
                <w:szCs w:val="22"/>
                <w:lang w:val="en-GB" w:eastAsia="en-GB"/>
              </w:rPr>
              <w:tab/>
            </w:r>
            <w:r w:rsidR="00A42940" w:rsidRPr="001E2911">
              <w:rPr>
                <w:rStyle w:val="Hyperlink"/>
                <w:smallCaps/>
                <w:noProof/>
              </w:rPr>
              <w:t>Screenshot</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_Toc462156062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3" w:history="1">
            <w:r w:rsidR="00A42940" w:rsidRPr="001E2911">
              <w:rPr>
                <w:rStyle w:val="Hyperlink"/>
                <w:smallCaps/>
                <w:noProof/>
              </w:rPr>
              <w:t>4.3</w:t>
            </w:r>
            <w:r w:rsidR="00A42940" w:rsidRPr="001E2911">
              <w:rPr>
                <w:rFonts w:eastAsiaTheme="minorEastAsia"/>
                <w:noProof/>
                <w:sz w:val="22"/>
                <w:szCs w:val="22"/>
                <w:lang w:val="en-GB" w:eastAsia="en-GB"/>
              </w:rPr>
              <w:tab/>
            </w:r>
            <w:r w:rsidR="00A42940" w:rsidRPr="001E2911">
              <w:rPr>
                <w:rStyle w:val="Hyperlink"/>
                <w:smallCaps/>
                <w:noProof/>
              </w:rPr>
              <w:t>Functional requirements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_Toc462156063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4" w:history="1">
            <w:r w:rsidR="00A42940" w:rsidRPr="001E2911">
              <w:rPr>
                <w:rStyle w:val="Hyperlink"/>
                <w:smallCaps/>
                <w:noProof/>
              </w:rPr>
              <w:t>4.4</w:t>
            </w:r>
            <w:r w:rsidR="00A42940" w:rsidRPr="001E2911">
              <w:rPr>
                <w:rFonts w:eastAsiaTheme="minorEastAsia"/>
                <w:noProof/>
                <w:sz w:val="22"/>
                <w:szCs w:val="22"/>
                <w:lang w:val="en-GB" w:eastAsia="en-GB"/>
              </w:rPr>
              <w:tab/>
            </w:r>
            <w:r w:rsidR="00A42940" w:rsidRPr="001E2911">
              <w:rPr>
                <w:rStyle w:val="Hyperlink"/>
                <w:smallCaps/>
                <w:noProof/>
              </w:rPr>
              <w:t>Upload</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_Toc462156064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5" w:history="1">
            <w:r w:rsidR="00A42940" w:rsidRPr="001E2911">
              <w:rPr>
                <w:rStyle w:val="Hyperlink"/>
                <w:smallCaps/>
                <w:noProof/>
              </w:rPr>
              <w:t>4.5</w:t>
            </w:r>
            <w:r w:rsidR="00A42940" w:rsidRPr="001E2911">
              <w:rPr>
                <w:rFonts w:eastAsiaTheme="minorEastAsia"/>
                <w:noProof/>
                <w:sz w:val="22"/>
                <w:szCs w:val="22"/>
                <w:lang w:val="en-GB" w:eastAsia="en-GB"/>
              </w:rPr>
              <w:tab/>
            </w:r>
            <w:r w:rsidR="00A42940" w:rsidRPr="001E2911">
              <w:rPr>
                <w:rStyle w:val="Hyperlink"/>
                <w:smallCaps/>
                <w:noProof/>
              </w:rPr>
              <w:t>Download</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_Toc462156065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6" w:history="1">
            <w:r w:rsidR="00A42940" w:rsidRPr="001E2911">
              <w:rPr>
                <w:rStyle w:val="Hyperlink"/>
                <w:smallCaps/>
                <w:noProof/>
              </w:rPr>
              <w:t>4.6</w:t>
            </w:r>
            <w:r w:rsidR="00A42940" w:rsidRPr="001E2911">
              <w:rPr>
                <w:rFonts w:eastAsiaTheme="minorEastAsia"/>
                <w:noProof/>
                <w:sz w:val="22"/>
                <w:szCs w:val="22"/>
                <w:lang w:val="en-GB" w:eastAsia="en-GB"/>
              </w:rPr>
              <w:tab/>
            </w:r>
            <w:r w:rsidR="00A42940" w:rsidRPr="001E2911">
              <w:rPr>
                <w:rStyle w:val="Hyperlink"/>
                <w:smallCaps/>
                <w:noProof/>
              </w:rPr>
              <w:t>Reports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_Toc462156066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1"/>
            <w:rPr>
              <w:rFonts w:eastAsiaTheme="minorEastAsia"/>
              <w:noProof/>
              <w:sz w:val="22"/>
              <w:szCs w:val="22"/>
              <w:lang w:val="en-GB" w:eastAsia="en-GB"/>
            </w:rPr>
          </w:pPr>
          <w:hyperlink w:anchor="_Toc462156067" w:history="1">
            <w:r w:rsidR="00A42940" w:rsidRPr="001E2911">
              <w:rPr>
                <w:rStyle w:val="Hyperlink"/>
                <w:smallCaps/>
                <w:noProof/>
                <w:spacing w:val="5"/>
              </w:rPr>
              <w:t>5.</w:t>
            </w:r>
            <w:r w:rsidR="00A42940" w:rsidRPr="001E2911">
              <w:rPr>
                <w:rFonts w:eastAsiaTheme="minorEastAsia"/>
                <w:noProof/>
                <w:sz w:val="22"/>
                <w:szCs w:val="22"/>
                <w:lang w:val="en-GB" w:eastAsia="en-GB"/>
              </w:rPr>
              <w:tab/>
            </w:r>
            <w:r w:rsidR="00A42940" w:rsidRPr="001E2911">
              <w:rPr>
                <w:rStyle w:val="Hyperlink"/>
                <w:smallCaps/>
                <w:noProof/>
                <w:spacing w:val="5"/>
              </w:rPr>
              <w:t>Capturing Screening data</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_Toc462156067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8" w:history="1">
            <w:r w:rsidR="00A42940" w:rsidRPr="001E2911">
              <w:rPr>
                <w:rStyle w:val="Hyperlink"/>
                <w:smallCaps/>
                <w:noProof/>
              </w:rPr>
              <w:t>5.1</w:t>
            </w:r>
            <w:r w:rsidR="00A42940" w:rsidRPr="001E2911">
              <w:rPr>
                <w:rFonts w:eastAsiaTheme="minorEastAsia"/>
                <w:noProof/>
                <w:sz w:val="22"/>
                <w:szCs w:val="22"/>
                <w:lang w:val="en-GB" w:eastAsia="en-GB"/>
              </w:rPr>
              <w:tab/>
            </w:r>
            <w:r w:rsidR="00A42940" w:rsidRPr="001E2911">
              <w:rPr>
                <w:rStyle w:val="Hyperlink"/>
                <w:smallCaps/>
                <w:noProof/>
              </w:rPr>
              <w:t>UI requirements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_Toc462156068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69" w:history="1">
            <w:r w:rsidR="00A42940" w:rsidRPr="001E2911">
              <w:rPr>
                <w:rStyle w:val="Hyperlink"/>
                <w:smallCaps/>
                <w:noProof/>
              </w:rPr>
              <w:t>5.2</w:t>
            </w:r>
            <w:r w:rsidR="00A42940" w:rsidRPr="001E2911">
              <w:rPr>
                <w:rFonts w:eastAsiaTheme="minorEastAsia"/>
                <w:noProof/>
                <w:sz w:val="22"/>
                <w:szCs w:val="22"/>
                <w:lang w:val="en-GB" w:eastAsia="en-GB"/>
              </w:rPr>
              <w:tab/>
            </w:r>
            <w:r w:rsidR="00A42940" w:rsidRPr="001E2911">
              <w:rPr>
                <w:rStyle w:val="Hyperlink"/>
                <w:smallCaps/>
                <w:noProof/>
              </w:rPr>
              <w:t>Screenshots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_Toc462156069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70" w:history="1">
            <w:r w:rsidR="00A42940" w:rsidRPr="001E2911">
              <w:rPr>
                <w:rStyle w:val="Hyperlink"/>
                <w:smallCaps/>
                <w:noProof/>
              </w:rPr>
              <w:t>5.3</w:t>
            </w:r>
            <w:r w:rsidR="00A42940" w:rsidRPr="001E2911">
              <w:rPr>
                <w:rFonts w:eastAsiaTheme="minorEastAsia"/>
                <w:noProof/>
                <w:sz w:val="22"/>
                <w:szCs w:val="22"/>
                <w:lang w:val="en-GB" w:eastAsia="en-GB"/>
              </w:rPr>
              <w:tab/>
            </w:r>
            <w:r w:rsidR="00A42940" w:rsidRPr="001E2911">
              <w:rPr>
                <w:rStyle w:val="Hyperlink"/>
                <w:smallCaps/>
                <w:noProof/>
              </w:rPr>
              <w:t>Functional requirements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_Toc462156070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71" w:history="1">
            <w:r w:rsidR="00A42940" w:rsidRPr="001E2911">
              <w:rPr>
                <w:rStyle w:val="Hyperlink"/>
                <w:smallCaps/>
                <w:noProof/>
              </w:rPr>
              <w:t>5.4</w:t>
            </w:r>
            <w:r w:rsidR="00A42940" w:rsidRPr="001E2911">
              <w:rPr>
                <w:rFonts w:eastAsiaTheme="minorEastAsia"/>
                <w:noProof/>
                <w:sz w:val="22"/>
                <w:szCs w:val="22"/>
                <w:lang w:val="en-GB" w:eastAsia="en-GB"/>
              </w:rPr>
              <w:tab/>
            </w:r>
            <w:r w:rsidR="00A42940" w:rsidRPr="001E2911">
              <w:rPr>
                <w:rStyle w:val="Hyperlink"/>
                <w:smallCaps/>
                <w:noProof/>
              </w:rPr>
              <w:t>Uploads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_Toc462156071 \h </w:instrText>
            </w:r>
            <w:r w:rsidR="00A42940" w:rsidRPr="001E2911">
              <w:rPr>
                <w:noProof/>
                <w:webHidden/>
              </w:rPr>
            </w:r>
            <w:r w:rsidR="00A42940" w:rsidRPr="001E2911">
              <w:rPr>
                <w:noProof/>
                <w:webHidden/>
              </w:rPr>
              <w:fldChar w:fldCharType="separate"/>
            </w:r>
            <w:r w:rsidR="00A42940" w:rsidRPr="001E2911">
              <w:rPr>
                <w:noProof/>
                <w:webHidden/>
              </w:rPr>
              <w:t>6</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72" w:history="1">
            <w:r w:rsidR="00A42940" w:rsidRPr="001E2911">
              <w:rPr>
                <w:rStyle w:val="Hyperlink"/>
                <w:smallCaps/>
                <w:noProof/>
              </w:rPr>
              <w:t>5.5</w:t>
            </w:r>
            <w:r w:rsidR="00A42940" w:rsidRPr="001E2911">
              <w:rPr>
                <w:rFonts w:eastAsiaTheme="minorEastAsia"/>
                <w:noProof/>
                <w:sz w:val="22"/>
                <w:szCs w:val="22"/>
                <w:lang w:val="en-GB" w:eastAsia="en-GB"/>
              </w:rPr>
              <w:tab/>
            </w:r>
            <w:r w:rsidR="00A42940" w:rsidRPr="001E2911">
              <w:rPr>
                <w:rStyle w:val="Hyperlink"/>
                <w:smallCaps/>
                <w:noProof/>
              </w:rPr>
              <w:t>Downloads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_Toc462156072 \h </w:instrText>
            </w:r>
            <w:r w:rsidR="00A42940" w:rsidRPr="001E2911">
              <w:rPr>
                <w:noProof/>
                <w:webHidden/>
              </w:rPr>
            </w:r>
            <w:r w:rsidR="00A42940" w:rsidRPr="001E2911">
              <w:rPr>
                <w:noProof/>
                <w:webHidden/>
              </w:rPr>
              <w:fldChar w:fldCharType="separate"/>
            </w:r>
            <w:r w:rsidR="00A42940" w:rsidRPr="001E2911">
              <w:rPr>
                <w:noProof/>
                <w:webHidden/>
              </w:rPr>
              <w:t>6</w:t>
            </w:r>
            <w:r w:rsidR="00A42940" w:rsidRPr="001E2911">
              <w:rPr>
                <w:noProof/>
                <w:webHidden/>
              </w:rPr>
              <w:fldChar w:fldCharType="end"/>
            </w:r>
          </w:hyperlink>
        </w:p>
        <w:p w:rsidR="00A42940" w:rsidRPr="001E2911" w:rsidRDefault="00914784">
          <w:pPr>
            <w:pStyle w:val="TOC2"/>
            <w:tabs>
              <w:tab w:val="left" w:pos="880"/>
              <w:tab w:val="right" w:leader="dot" w:pos="9053"/>
            </w:tabs>
            <w:rPr>
              <w:rFonts w:eastAsiaTheme="minorEastAsia"/>
              <w:noProof/>
              <w:sz w:val="22"/>
              <w:szCs w:val="22"/>
              <w:lang w:val="en-GB" w:eastAsia="en-GB"/>
            </w:rPr>
          </w:pPr>
          <w:hyperlink w:anchor="_Toc462156073" w:history="1">
            <w:r w:rsidR="00A42940" w:rsidRPr="001E2911">
              <w:rPr>
                <w:rStyle w:val="Hyperlink"/>
                <w:smallCaps/>
                <w:noProof/>
              </w:rPr>
              <w:t>5.6</w:t>
            </w:r>
            <w:r w:rsidR="00A42940" w:rsidRPr="001E2911">
              <w:rPr>
                <w:rFonts w:eastAsiaTheme="minorEastAsia"/>
                <w:noProof/>
                <w:sz w:val="22"/>
                <w:szCs w:val="22"/>
                <w:lang w:val="en-GB" w:eastAsia="en-GB"/>
              </w:rPr>
              <w:tab/>
            </w:r>
            <w:r w:rsidR="00A42940" w:rsidRPr="001E2911">
              <w:rPr>
                <w:rStyle w:val="Hyperlink"/>
                <w:smallCaps/>
                <w:noProof/>
              </w:rPr>
              <w:t>Reports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_Toc462156073 \h </w:instrText>
            </w:r>
            <w:r w:rsidR="00A42940" w:rsidRPr="001E2911">
              <w:rPr>
                <w:noProof/>
                <w:webHidden/>
              </w:rPr>
            </w:r>
            <w:r w:rsidR="00A42940" w:rsidRPr="001E2911">
              <w:rPr>
                <w:noProof/>
                <w:webHidden/>
              </w:rPr>
              <w:fldChar w:fldCharType="separate"/>
            </w:r>
            <w:r w:rsidR="00A42940" w:rsidRPr="001E2911">
              <w:rPr>
                <w:noProof/>
                <w:webHidden/>
              </w:rPr>
              <w:t>6</w:t>
            </w:r>
            <w:r w:rsidR="00A42940" w:rsidRPr="001E2911">
              <w:rPr>
                <w:noProof/>
                <w:webHidden/>
              </w:rPr>
              <w:fldChar w:fldCharType="end"/>
            </w:r>
          </w:hyperlink>
        </w:p>
        <w:p w:rsidR="00B42412" w:rsidRPr="001E2911" w:rsidRDefault="00B42412" w:rsidP="00B42412">
          <w:r w:rsidRPr="001E2911">
            <w:rPr>
              <w:b/>
              <w:bCs/>
              <w:noProof/>
            </w:rPr>
            <w:fldChar w:fldCharType="end"/>
          </w:r>
        </w:p>
      </w:sdtContent>
    </w:sdt>
    <w:p w:rsidR="00B42412" w:rsidRPr="001E2911" w:rsidRDefault="00B42412" w:rsidP="00B42412">
      <w:pPr>
        <w:pStyle w:val="Heading1"/>
        <w:rPr>
          <w:rFonts w:cs="Times New Roman"/>
        </w:rPr>
      </w:pPr>
    </w:p>
    <w:p w:rsidR="00B42412" w:rsidRPr="001E2911" w:rsidRDefault="00B42412" w:rsidP="00B42412"/>
    <w:p w:rsidR="00B42412" w:rsidRPr="001E2911" w:rsidRDefault="00B42412" w:rsidP="00B42412"/>
    <w:p w:rsidR="00B42412" w:rsidRPr="001E2911" w:rsidRDefault="00B42412" w:rsidP="00B42412"/>
    <w:p w:rsidR="00B42412" w:rsidRPr="001E2911" w:rsidRDefault="00B42412" w:rsidP="00B42412"/>
    <w:p w:rsidR="00B42412" w:rsidRPr="001E2911" w:rsidRDefault="00B42412" w:rsidP="00B42412"/>
    <w:p w:rsidR="001E2911" w:rsidRPr="001E2911" w:rsidRDefault="001E2911">
      <w:pPr>
        <w:sectPr w:rsidR="001E2911" w:rsidRPr="001E2911" w:rsidSect="00565216">
          <w:headerReference w:type="default" r:id="rId10"/>
          <w:footerReference w:type="default" r:id="rId11"/>
          <w:pgSz w:w="11899" w:h="16838"/>
          <w:pgMar w:top="720" w:right="720" w:bottom="720" w:left="1134" w:header="1560" w:footer="567" w:gutter="0"/>
          <w:cols w:space="720"/>
          <w:docGrid w:linePitch="360"/>
        </w:sectPr>
      </w:pPr>
    </w:p>
    <w:p w:rsidR="00B42412" w:rsidRPr="001E2911" w:rsidRDefault="001E2911" w:rsidP="00B454C8">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0" w:name="_Toc462156057"/>
      <w:r w:rsidRPr="001E2911">
        <w:rPr>
          <w:rFonts w:cs="Times New Roman"/>
          <w:b w:val="0"/>
          <w:bCs w:val="0"/>
          <w:smallCaps/>
          <w:spacing w:val="5"/>
          <w:kern w:val="0"/>
          <w:sz w:val="36"/>
          <w:szCs w:val="36"/>
        </w:rPr>
        <w:lastRenderedPageBreak/>
        <w:t>P</w:t>
      </w:r>
      <w:r w:rsidR="00B42412" w:rsidRPr="001E2911">
        <w:rPr>
          <w:rFonts w:cs="Times New Roman"/>
          <w:b w:val="0"/>
          <w:bCs w:val="0"/>
          <w:smallCaps/>
          <w:spacing w:val="5"/>
          <w:kern w:val="0"/>
          <w:sz w:val="36"/>
          <w:szCs w:val="36"/>
        </w:rPr>
        <w:t>rocess Diagram</w:t>
      </w:r>
      <w:bookmarkEnd w:id="0"/>
    </w:p>
    <w:p w:rsidR="002C2ABC" w:rsidRPr="001E2911" w:rsidRDefault="002C2ABC" w:rsidP="002C2ABC"/>
    <w:p w:rsidR="001E2911" w:rsidRDefault="002D03CB">
      <w:r>
        <w:rPr>
          <w:noProof/>
          <w:lang w:val="en-IN" w:eastAsia="en-IN"/>
        </w:rPr>
        <w:drawing>
          <wp:inline distT="0" distB="0" distL="0" distR="0">
            <wp:extent cx="9515475" cy="3248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 v2.1.png"/>
                    <pic:cNvPicPr/>
                  </pic:nvPicPr>
                  <pic:blipFill>
                    <a:blip r:embed="rId12">
                      <a:extLst>
                        <a:ext uri="{28A0092B-C50C-407E-A947-70E740481C1C}">
                          <a14:useLocalDpi xmlns:a14="http://schemas.microsoft.com/office/drawing/2010/main" val="0"/>
                        </a:ext>
                      </a:extLst>
                    </a:blip>
                    <a:stretch>
                      <a:fillRect/>
                    </a:stretch>
                  </pic:blipFill>
                  <pic:spPr>
                    <a:xfrm>
                      <a:off x="0" y="0"/>
                      <a:ext cx="9514840" cy="3247808"/>
                    </a:xfrm>
                    <a:prstGeom prst="rect">
                      <a:avLst/>
                    </a:prstGeom>
                  </pic:spPr>
                </pic:pic>
              </a:graphicData>
            </a:graphic>
          </wp:inline>
        </w:drawing>
      </w:r>
    </w:p>
    <w:p w:rsidR="001E2911" w:rsidRDefault="001E2911"/>
    <w:p w:rsidR="00DD58EA" w:rsidRDefault="00FA2759">
      <w:pPr>
        <w:sectPr w:rsidR="00DD58EA" w:rsidSect="00565216">
          <w:pgSz w:w="16838" w:h="11899" w:orient="landscape"/>
          <w:pgMar w:top="720" w:right="720" w:bottom="720" w:left="1134" w:header="1560" w:footer="567" w:gutter="0"/>
          <w:cols w:space="720"/>
          <w:docGrid w:linePitch="360"/>
        </w:sectPr>
      </w:pPr>
      <w:r w:rsidRPr="001E2911">
        <w:br w:type="page"/>
      </w:r>
    </w:p>
    <w:p w:rsidR="00B454C8" w:rsidRPr="001E2911" w:rsidRDefault="00B454C8" w:rsidP="00B454C8">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1" w:name="_Toc462156058"/>
      <w:r w:rsidRPr="001E2911">
        <w:rPr>
          <w:rFonts w:cs="Times New Roman"/>
          <w:b w:val="0"/>
          <w:bCs w:val="0"/>
          <w:smallCaps/>
          <w:spacing w:val="5"/>
          <w:kern w:val="0"/>
          <w:sz w:val="36"/>
          <w:szCs w:val="36"/>
        </w:rPr>
        <w:lastRenderedPageBreak/>
        <w:t>Stage definition</w:t>
      </w:r>
      <w:bookmarkEnd w:id="1"/>
    </w:p>
    <w:p w:rsidR="00FA2759" w:rsidRPr="001E2911" w:rsidRDefault="00FA2759" w:rsidP="00FA2759"/>
    <w:tbl>
      <w:tblPr>
        <w:tblStyle w:val="TableGrid"/>
        <w:tblW w:w="10100" w:type="dxa"/>
        <w:tblLook w:val="04A0" w:firstRow="1" w:lastRow="0" w:firstColumn="1" w:lastColumn="0" w:noHBand="0" w:noVBand="1"/>
      </w:tblPr>
      <w:tblGrid>
        <w:gridCol w:w="2376"/>
        <w:gridCol w:w="7724"/>
      </w:tblGrid>
      <w:tr w:rsidR="00FA2759" w:rsidRPr="001E2911" w:rsidTr="00DD58EA">
        <w:trPr>
          <w:trHeight w:val="300"/>
        </w:trPr>
        <w:tc>
          <w:tcPr>
            <w:tcW w:w="2376" w:type="dxa"/>
            <w:noWrap/>
            <w:hideMark/>
          </w:tcPr>
          <w:p w:rsidR="00FA2759" w:rsidRPr="00DD58EA" w:rsidRDefault="00FA2759" w:rsidP="003257A4">
            <w:pPr>
              <w:rPr>
                <w:b/>
                <w:color w:val="000000"/>
                <w:sz w:val="24"/>
                <w:szCs w:val="18"/>
                <w:lang w:val="en-IN" w:eastAsia="en-IN"/>
              </w:rPr>
            </w:pPr>
            <w:r w:rsidRPr="00DD58EA">
              <w:rPr>
                <w:b/>
                <w:color w:val="000000"/>
                <w:sz w:val="24"/>
                <w:szCs w:val="18"/>
                <w:lang w:val="en-IN" w:eastAsia="en-IN"/>
              </w:rPr>
              <w:t>Stage</w:t>
            </w:r>
          </w:p>
        </w:tc>
        <w:tc>
          <w:tcPr>
            <w:tcW w:w="7724" w:type="dxa"/>
            <w:hideMark/>
          </w:tcPr>
          <w:p w:rsidR="00FA2759" w:rsidRPr="00DD58EA" w:rsidRDefault="00FA2759" w:rsidP="003257A4">
            <w:pPr>
              <w:rPr>
                <w:b/>
                <w:color w:val="000000"/>
                <w:sz w:val="24"/>
                <w:szCs w:val="18"/>
                <w:lang w:val="en-IN" w:eastAsia="en-IN"/>
              </w:rPr>
            </w:pPr>
            <w:r w:rsidRPr="00DD58EA">
              <w:rPr>
                <w:b/>
                <w:color w:val="000000"/>
                <w:sz w:val="24"/>
                <w:szCs w:val="18"/>
                <w:lang w:val="en-IN" w:eastAsia="en-IN"/>
              </w:rPr>
              <w:t>Description</w:t>
            </w:r>
          </w:p>
        </w:tc>
      </w:tr>
      <w:tr w:rsidR="00FA2759" w:rsidRPr="001E2911" w:rsidTr="009452B9">
        <w:trPr>
          <w:trHeight w:val="402"/>
        </w:trPr>
        <w:tc>
          <w:tcPr>
            <w:tcW w:w="2376" w:type="dxa"/>
            <w:noWrap/>
            <w:vAlign w:val="center"/>
          </w:tcPr>
          <w:p w:rsidR="00FA2759" w:rsidRPr="00DD58EA" w:rsidRDefault="001901C1" w:rsidP="009452B9">
            <w:pPr>
              <w:rPr>
                <w:color w:val="000000"/>
                <w:sz w:val="24"/>
                <w:szCs w:val="18"/>
                <w:lang w:val="en-IN" w:eastAsia="en-IN"/>
              </w:rPr>
            </w:pPr>
            <w:r w:rsidRPr="00DD58EA">
              <w:rPr>
                <w:color w:val="000000"/>
                <w:sz w:val="24"/>
                <w:szCs w:val="18"/>
                <w:lang w:val="en-IN" w:eastAsia="en-IN"/>
              </w:rPr>
              <w:t>Screening Queue</w:t>
            </w:r>
          </w:p>
        </w:tc>
        <w:tc>
          <w:tcPr>
            <w:tcW w:w="7724" w:type="dxa"/>
            <w:vAlign w:val="center"/>
          </w:tcPr>
          <w:p w:rsidR="00FA2759" w:rsidRPr="00DD58EA" w:rsidRDefault="001901C1" w:rsidP="009452B9">
            <w:pPr>
              <w:rPr>
                <w:color w:val="000000"/>
                <w:sz w:val="24"/>
                <w:szCs w:val="18"/>
                <w:lang w:val="en-IN" w:eastAsia="en-IN"/>
              </w:rPr>
            </w:pPr>
            <w:r w:rsidRPr="00DD58EA">
              <w:rPr>
                <w:color w:val="000000"/>
                <w:sz w:val="24"/>
                <w:szCs w:val="18"/>
                <w:lang w:val="en-IN" w:eastAsia="en-IN"/>
              </w:rPr>
              <w:t>The Loan Officer Selects a profile from the Screening Queue</w:t>
            </w:r>
          </w:p>
        </w:tc>
      </w:tr>
      <w:tr w:rsidR="00FA2759" w:rsidRPr="001E2911" w:rsidTr="009452B9">
        <w:trPr>
          <w:trHeight w:val="266"/>
        </w:trPr>
        <w:tc>
          <w:tcPr>
            <w:tcW w:w="2376" w:type="dxa"/>
            <w:noWrap/>
            <w:vAlign w:val="center"/>
          </w:tcPr>
          <w:p w:rsidR="00FA2759" w:rsidRPr="00DD58EA" w:rsidRDefault="00DD58EA" w:rsidP="009452B9">
            <w:pPr>
              <w:rPr>
                <w:color w:val="000000"/>
                <w:sz w:val="24"/>
                <w:szCs w:val="18"/>
                <w:lang w:val="en-IN" w:eastAsia="en-IN"/>
              </w:rPr>
            </w:pPr>
            <w:r>
              <w:rPr>
                <w:color w:val="000000"/>
                <w:sz w:val="24"/>
                <w:szCs w:val="18"/>
                <w:lang w:val="en-IN" w:eastAsia="en-IN"/>
              </w:rPr>
              <w:t>Capture</w:t>
            </w:r>
            <w:r w:rsidR="001901C1" w:rsidRPr="00DD58EA">
              <w:rPr>
                <w:color w:val="000000"/>
                <w:sz w:val="24"/>
                <w:szCs w:val="18"/>
                <w:lang w:val="en-IN" w:eastAsia="en-IN"/>
              </w:rPr>
              <w:t xml:space="preserve"> Details</w:t>
            </w:r>
          </w:p>
        </w:tc>
        <w:tc>
          <w:tcPr>
            <w:tcW w:w="7724" w:type="dxa"/>
            <w:vAlign w:val="center"/>
          </w:tcPr>
          <w:p w:rsidR="00FA2759" w:rsidRPr="00DD58EA" w:rsidRDefault="004316A7" w:rsidP="009452B9">
            <w:pPr>
              <w:rPr>
                <w:color w:val="000000"/>
                <w:sz w:val="24"/>
                <w:szCs w:val="18"/>
                <w:lang w:val="en-IN" w:eastAsia="en-IN"/>
              </w:rPr>
            </w:pPr>
            <w:r>
              <w:rPr>
                <w:color w:val="000000"/>
                <w:sz w:val="24"/>
                <w:szCs w:val="18"/>
                <w:lang w:val="en-IN" w:eastAsia="en-IN"/>
              </w:rPr>
              <w:t>The L</w:t>
            </w:r>
            <w:r w:rsidR="001901C1" w:rsidRPr="00DD58EA">
              <w:rPr>
                <w:color w:val="000000"/>
                <w:sz w:val="24"/>
                <w:szCs w:val="18"/>
                <w:lang w:val="en-IN" w:eastAsia="en-IN"/>
              </w:rPr>
              <w:t>oan Officer captures data and sends the same for auto approval</w:t>
            </w:r>
            <w:r w:rsidR="004061F7" w:rsidRPr="00DD58EA">
              <w:rPr>
                <w:color w:val="000000"/>
                <w:sz w:val="24"/>
                <w:szCs w:val="18"/>
                <w:lang w:val="en-IN" w:eastAsia="en-IN"/>
              </w:rPr>
              <w:t>.</w:t>
            </w:r>
          </w:p>
        </w:tc>
      </w:tr>
      <w:tr w:rsidR="009452B9" w:rsidRPr="001E2911" w:rsidTr="009452B9">
        <w:trPr>
          <w:trHeight w:val="409"/>
        </w:trPr>
        <w:tc>
          <w:tcPr>
            <w:tcW w:w="2376" w:type="dxa"/>
            <w:noWrap/>
            <w:vAlign w:val="center"/>
          </w:tcPr>
          <w:p w:rsidR="009452B9" w:rsidRDefault="009452B9" w:rsidP="009452B9">
            <w:pPr>
              <w:rPr>
                <w:color w:val="000000"/>
                <w:sz w:val="24"/>
                <w:szCs w:val="18"/>
                <w:lang w:val="en-IN" w:eastAsia="en-IN"/>
              </w:rPr>
            </w:pPr>
            <w:r>
              <w:rPr>
                <w:color w:val="000000"/>
                <w:sz w:val="24"/>
                <w:szCs w:val="18"/>
                <w:lang w:val="en-IN" w:eastAsia="en-IN"/>
              </w:rPr>
              <w:t>Risk Score 1</w:t>
            </w:r>
          </w:p>
        </w:tc>
        <w:tc>
          <w:tcPr>
            <w:tcW w:w="7724" w:type="dxa"/>
            <w:vAlign w:val="center"/>
          </w:tcPr>
          <w:p w:rsidR="009452B9" w:rsidRPr="00DD58EA" w:rsidRDefault="009452B9" w:rsidP="009452B9">
            <w:pPr>
              <w:rPr>
                <w:color w:val="000000"/>
                <w:sz w:val="24"/>
                <w:szCs w:val="18"/>
                <w:lang w:val="en-IN" w:eastAsia="en-IN"/>
              </w:rPr>
            </w:pPr>
            <w:r>
              <w:rPr>
                <w:color w:val="000000"/>
                <w:sz w:val="24"/>
                <w:szCs w:val="18"/>
                <w:lang w:val="en-IN" w:eastAsia="en-IN"/>
              </w:rPr>
              <w:t>System will tabulate risk score 1 based on data collect at screening</w:t>
            </w:r>
          </w:p>
        </w:tc>
      </w:tr>
    </w:tbl>
    <w:p w:rsidR="00B454C8" w:rsidRPr="001E2911" w:rsidRDefault="00B454C8" w:rsidP="00B454C8">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2" w:name="_Toc462156059"/>
      <w:r w:rsidRPr="001E2911">
        <w:rPr>
          <w:rFonts w:cs="Times New Roman"/>
          <w:b w:val="0"/>
          <w:bCs w:val="0"/>
          <w:smallCaps/>
          <w:spacing w:val="5"/>
          <w:kern w:val="0"/>
          <w:sz w:val="36"/>
          <w:szCs w:val="36"/>
        </w:rPr>
        <w:t>Stage-role access</w:t>
      </w:r>
      <w:bookmarkEnd w:id="2"/>
    </w:p>
    <w:p w:rsidR="00B454C8" w:rsidRPr="001E2911" w:rsidRDefault="00B454C8" w:rsidP="00B454C8"/>
    <w:tbl>
      <w:tblPr>
        <w:tblW w:w="6961" w:type="dxa"/>
        <w:tblInd w:w="93" w:type="dxa"/>
        <w:tblLook w:val="04A0" w:firstRow="1" w:lastRow="0" w:firstColumn="1" w:lastColumn="0" w:noHBand="0" w:noVBand="1"/>
      </w:tblPr>
      <w:tblGrid>
        <w:gridCol w:w="3417"/>
        <w:gridCol w:w="3544"/>
      </w:tblGrid>
      <w:tr w:rsidR="00FA2759" w:rsidRPr="001E2911" w:rsidTr="003257A4">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2759" w:rsidRPr="00DD58EA" w:rsidRDefault="00FA2759" w:rsidP="003257A4">
            <w:pPr>
              <w:rPr>
                <w:b/>
                <w:bCs/>
                <w:color w:val="000000"/>
                <w:sz w:val="24"/>
                <w:szCs w:val="18"/>
                <w:lang w:val="en-IN" w:eastAsia="en-IN"/>
              </w:rPr>
            </w:pPr>
            <w:r w:rsidRPr="00DD58EA">
              <w:rPr>
                <w:b/>
                <w:bCs/>
                <w:color w:val="000000"/>
                <w:sz w:val="24"/>
                <w:szCs w:val="18"/>
                <w:lang w:val="en-IN" w:eastAsia="en-IN"/>
              </w:rPr>
              <w:t>Stage</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rsidR="00FA2759" w:rsidRPr="00DD58EA" w:rsidRDefault="00FA2759" w:rsidP="003257A4">
            <w:pPr>
              <w:rPr>
                <w:b/>
                <w:bCs/>
                <w:color w:val="000000"/>
                <w:sz w:val="24"/>
                <w:szCs w:val="18"/>
                <w:lang w:val="en-IN" w:eastAsia="en-IN"/>
              </w:rPr>
            </w:pPr>
            <w:r w:rsidRPr="00DD58EA">
              <w:rPr>
                <w:b/>
                <w:bCs/>
                <w:color w:val="000000"/>
                <w:sz w:val="24"/>
                <w:szCs w:val="18"/>
                <w:lang w:val="en-IN" w:eastAsia="en-IN"/>
              </w:rPr>
              <w:t>Applicable Role</w:t>
            </w:r>
          </w:p>
        </w:tc>
      </w:tr>
      <w:tr w:rsidR="00FA2759" w:rsidRPr="001E2911" w:rsidTr="009452B9">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tcPr>
          <w:p w:rsidR="00FA2759" w:rsidRPr="00DD58EA" w:rsidRDefault="001901C1" w:rsidP="003257A4">
            <w:pPr>
              <w:rPr>
                <w:color w:val="000000"/>
                <w:sz w:val="24"/>
                <w:szCs w:val="18"/>
                <w:lang w:val="en-IN" w:eastAsia="en-IN"/>
              </w:rPr>
            </w:pPr>
            <w:r w:rsidRPr="00DD58EA">
              <w:rPr>
                <w:color w:val="000000"/>
                <w:sz w:val="24"/>
                <w:szCs w:val="18"/>
                <w:lang w:val="en-IN" w:eastAsia="en-IN"/>
              </w:rPr>
              <w:t>Screening Queue</w:t>
            </w:r>
          </w:p>
        </w:tc>
        <w:tc>
          <w:tcPr>
            <w:tcW w:w="3544" w:type="dxa"/>
            <w:tcBorders>
              <w:top w:val="nil"/>
              <w:left w:val="nil"/>
              <w:bottom w:val="single" w:sz="4" w:space="0" w:color="auto"/>
              <w:right w:val="single" w:sz="4" w:space="0" w:color="auto"/>
            </w:tcBorders>
            <w:shd w:val="clear" w:color="auto" w:fill="auto"/>
            <w:vAlign w:val="bottom"/>
          </w:tcPr>
          <w:p w:rsidR="00FA2759" w:rsidRPr="00DD58EA" w:rsidRDefault="001901C1" w:rsidP="003257A4">
            <w:pPr>
              <w:rPr>
                <w:color w:val="000000"/>
                <w:sz w:val="24"/>
                <w:szCs w:val="18"/>
                <w:lang w:val="en-IN" w:eastAsia="en-IN"/>
              </w:rPr>
            </w:pPr>
            <w:r w:rsidRPr="00DD58EA">
              <w:rPr>
                <w:color w:val="000000"/>
                <w:sz w:val="24"/>
                <w:szCs w:val="18"/>
                <w:lang w:val="en-IN" w:eastAsia="en-IN"/>
              </w:rPr>
              <w:t>Loan Officer</w:t>
            </w:r>
          </w:p>
        </w:tc>
      </w:tr>
      <w:tr w:rsidR="000B5C2D" w:rsidRPr="001E2911" w:rsidTr="009452B9">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tcPr>
          <w:p w:rsidR="000B5C2D" w:rsidRPr="00DD58EA" w:rsidRDefault="001901C1" w:rsidP="000B5C2D">
            <w:pPr>
              <w:rPr>
                <w:color w:val="000000"/>
                <w:sz w:val="24"/>
                <w:szCs w:val="18"/>
                <w:lang w:val="en-IN" w:eastAsia="en-IN"/>
              </w:rPr>
            </w:pPr>
            <w:r w:rsidRPr="00DD58EA">
              <w:rPr>
                <w:color w:val="000000"/>
                <w:sz w:val="24"/>
                <w:szCs w:val="18"/>
                <w:lang w:val="en-IN" w:eastAsia="en-IN"/>
              </w:rPr>
              <w:t>Capture Screening Details</w:t>
            </w:r>
          </w:p>
        </w:tc>
        <w:tc>
          <w:tcPr>
            <w:tcW w:w="3544" w:type="dxa"/>
            <w:tcBorders>
              <w:top w:val="single" w:sz="4" w:space="0" w:color="auto"/>
              <w:left w:val="nil"/>
              <w:bottom w:val="single" w:sz="4" w:space="0" w:color="auto"/>
              <w:right w:val="single" w:sz="4" w:space="0" w:color="auto"/>
            </w:tcBorders>
            <w:shd w:val="clear" w:color="auto" w:fill="auto"/>
            <w:vAlign w:val="bottom"/>
          </w:tcPr>
          <w:p w:rsidR="000B5C2D" w:rsidRPr="00DD58EA" w:rsidRDefault="001901C1" w:rsidP="003257A4">
            <w:pPr>
              <w:rPr>
                <w:color w:val="000000"/>
                <w:sz w:val="24"/>
                <w:szCs w:val="18"/>
                <w:lang w:val="en-IN" w:eastAsia="en-IN"/>
              </w:rPr>
            </w:pPr>
            <w:r w:rsidRPr="00DD58EA">
              <w:rPr>
                <w:color w:val="000000"/>
                <w:sz w:val="24"/>
                <w:szCs w:val="18"/>
                <w:lang w:val="en-IN" w:eastAsia="en-IN"/>
              </w:rPr>
              <w:t>Loan officer</w:t>
            </w:r>
          </w:p>
        </w:tc>
      </w:tr>
      <w:tr w:rsidR="009452B9" w:rsidRPr="001E2911" w:rsidTr="009452B9">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tcPr>
          <w:p w:rsidR="009452B9" w:rsidRPr="00DD58EA" w:rsidRDefault="009452B9" w:rsidP="000B5C2D">
            <w:pPr>
              <w:rPr>
                <w:color w:val="000000"/>
                <w:sz w:val="24"/>
                <w:szCs w:val="18"/>
                <w:lang w:val="en-IN" w:eastAsia="en-IN"/>
              </w:rPr>
            </w:pPr>
            <w:r>
              <w:rPr>
                <w:color w:val="000000"/>
                <w:sz w:val="24"/>
                <w:szCs w:val="18"/>
                <w:lang w:val="en-IN" w:eastAsia="en-IN"/>
              </w:rPr>
              <w:t>Risk Score 1</w:t>
            </w:r>
          </w:p>
        </w:tc>
        <w:tc>
          <w:tcPr>
            <w:tcW w:w="3544" w:type="dxa"/>
            <w:tcBorders>
              <w:top w:val="single" w:sz="4" w:space="0" w:color="auto"/>
              <w:left w:val="nil"/>
              <w:bottom w:val="single" w:sz="4" w:space="0" w:color="auto"/>
              <w:right w:val="single" w:sz="4" w:space="0" w:color="auto"/>
            </w:tcBorders>
            <w:shd w:val="clear" w:color="auto" w:fill="auto"/>
            <w:vAlign w:val="bottom"/>
          </w:tcPr>
          <w:p w:rsidR="009452B9" w:rsidRPr="00DD58EA" w:rsidRDefault="009452B9" w:rsidP="003257A4">
            <w:pPr>
              <w:rPr>
                <w:color w:val="000000"/>
                <w:sz w:val="24"/>
                <w:szCs w:val="18"/>
                <w:lang w:val="en-IN" w:eastAsia="en-IN"/>
              </w:rPr>
            </w:pPr>
            <w:r>
              <w:rPr>
                <w:color w:val="000000"/>
                <w:sz w:val="24"/>
                <w:szCs w:val="18"/>
                <w:lang w:val="en-IN" w:eastAsia="en-IN"/>
              </w:rPr>
              <w:t>-NA-</w:t>
            </w:r>
          </w:p>
        </w:tc>
      </w:tr>
    </w:tbl>
    <w:p w:rsidR="00B42412" w:rsidRPr="001E2911" w:rsidRDefault="001901C1" w:rsidP="00B454C8">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3" w:name="_Toc462156060"/>
      <w:r w:rsidRPr="001E2911">
        <w:rPr>
          <w:rFonts w:cs="Times New Roman"/>
          <w:b w:val="0"/>
          <w:bCs w:val="0"/>
          <w:smallCaps/>
          <w:spacing w:val="5"/>
          <w:kern w:val="0"/>
          <w:sz w:val="36"/>
          <w:szCs w:val="36"/>
        </w:rPr>
        <w:t>Screening Queue</w:t>
      </w:r>
      <w:bookmarkEnd w:id="3"/>
    </w:p>
    <w:p w:rsidR="00B42412" w:rsidRPr="001E2911" w:rsidRDefault="00B42412" w:rsidP="009118D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4" w:name="_Toc462156061"/>
      <w:r w:rsidRPr="001E2911">
        <w:rPr>
          <w:rFonts w:ascii="Times New Roman" w:hAnsi="Times New Roman" w:cs="Times New Roman"/>
          <w:b w:val="0"/>
          <w:bCs w:val="0"/>
          <w:smallCaps/>
          <w:color w:val="auto"/>
          <w:sz w:val="28"/>
          <w:szCs w:val="28"/>
        </w:rPr>
        <w:t>UI specification</w:t>
      </w:r>
      <w:bookmarkEnd w:id="4"/>
    </w:p>
    <w:p w:rsidR="0084566F" w:rsidRPr="001E2911" w:rsidRDefault="0084566F" w:rsidP="0084566F"/>
    <w:tbl>
      <w:tblPr>
        <w:tblStyle w:val="TableGrid"/>
        <w:tblW w:w="10633" w:type="dxa"/>
        <w:tblInd w:w="-176" w:type="dxa"/>
        <w:tblLayout w:type="fixed"/>
        <w:tblLook w:val="04A0" w:firstRow="1" w:lastRow="0" w:firstColumn="1" w:lastColumn="0" w:noHBand="0" w:noVBand="1"/>
      </w:tblPr>
      <w:tblGrid>
        <w:gridCol w:w="2127"/>
        <w:gridCol w:w="1985"/>
        <w:gridCol w:w="1701"/>
        <w:gridCol w:w="1418"/>
        <w:gridCol w:w="3402"/>
      </w:tblGrid>
      <w:tr w:rsidR="004061F7" w:rsidRPr="001E2911" w:rsidTr="00DD58EA">
        <w:tc>
          <w:tcPr>
            <w:tcW w:w="2127"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Field name</w:t>
            </w:r>
          </w:p>
        </w:tc>
        <w:tc>
          <w:tcPr>
            <w:tcW w:w="1985"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Section</w:t>
            </w:r>
          </w:p>
        </w:tc>
        <w:tc>
          <w:tcPr>
            <w:tcW w:w="1701"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 xml:space="preserve">Data Type </w:t>
            </w:r>
          </w:p>
        </w:tc>
        <w:tc>
          <w:tcPr>
            <w:tcW w:w="1418"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Attribute</w:t>
            </w:r>
          </w:p>
        </w:tc>
        <w:tc>
          <w:tcPr>
            <w:tcW w:w="3402"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Population logic</w:t>
            </w:r>
          </w:p>
        </w:tc>
      </w:tr>
      <w:tr w:rsidR="004061F7" w:rsidRPr="001E2911" w:rsidTr="00DD58EA">
        <w:tc>
          <w:tcPr>
            <w:tcW w:w="2127"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Screening Date</w:t>
            </w:r>
          </w:p>
        </w:tc>
        <w:tc>
          <w:tcPr>
            <w:tcW w:w="1985" w:type="dxa"/>
          </w:tcPr>
          <w:p w:rsidR="004061F7" w:rsidRPr="00DD58EA" w:rsidRDefault="004061F7">
            <w:pPr>
              <w:rPr>
                <w:sz w:val="24"/>
              </w:rPr>
            </w:pPr>
            <w:r w:rsidRPr="00DD58EA">
              <w:rPr>
                <w:rFonts w:eastAsiaTheme="majorEastAsia"/>
                <w:sz w:val="24"/>
                <w:szCs w:val="18"/>
              </w:rPr>
              <w:t>Screening Queue</w:t>
            </w:r>
          </w:p>
        </w:tc>
        <w:tc>
          <w:tcPr>
            <w:tcW w:w="1701"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date</w:t>
            </w:r>
          </w:p>
        </w:tc>
        <w:tc>
          <w:tcPr>
            <w:tcW w:w="1418"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Sort</w:t>
            </w:r>
            <w:r w:rsidR="00D34EF0" w:rsidRPr="00DD58EA">
              <w:rPr>
                <w:rFonts w:eastAsiaTheme="majorEastAsia"/>
                <w:sz w:val="24"/>
                <w:szCs w:val="18"/>
              </w:rPr>
              <w:t>/Search</w:t>
            </w:r>
          </w:p>
        </w:tc>
        <w:tc>
          <w:tcPr>
            <w:tcW w:w="3402"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From Lead Generation Stage</w:t>
            </w:r>
          </w:p>
        </w:tc>
      </w:tr>
      <w:tr w:rsidR="004061F7" w:rsidRPr="001E2911" w:rsidTr="00DD58EA">
        <w:tc>
          <w:tcPr>
            <w:tcW w:w="2127"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Applicant Name</w:t>
            </w:r>
          </w:p>
        </w:tc>
        <w:tc>
          <w:tcPr>
            <w:tcW w:w="1985" w:type="dxa"/>
          </w:tcPr>
          <w:p w:rsidR="004061F7" w:rsidRPr="00DD58EA" w:rsidRDefault="004061F7">
            <w:pPr>
              <w:rPr>
                <w:sz w:val="24"/>
              </w:rPr>
            </w:pPr>
            <w:r w:rsidRPr="00DD58EA">
              <w:rPr>
                <w:rFonts w:eastAsiaTheme="majorEastAsia"/>
                <w:sz w:val="24"/>
                <w:szCs w:val="18"/>
              </w:rPr>
              <w:t>Screening Queue</w:t>
            </w:r>
          </w:p>
        </w:tc>
        <w:tc>
          <w:tcPr>
            <w:tcW w:w="1701"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From ‘Lead name’ of lead generation stage</w:t>
            </w:r>
          </w:p>
        </w:tc>
      </w:tr>
      <w:tr w:rsidR="004061F7" w:rsidRPr="001E2911" w:rsidTr="00DD58EA">
        <w:tc>
          <w:tcPr>
            <w:tcW w:w="2127"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Business Name</w:t>
            </w:r>
          </w:p>
        </w:tc>
        <w:tc>
          <w:tcPr>
            <w:tcW w:w="1985" w:type="dxa"/>
          </w:tcPr>
          <w:p w:rsidR="004061F7" w:rsidRPr="00DD58EA" w:rsidRDefault="004061F7">
            <w:pPr>
              <w:rPr>
                <w:sz w:val="24"/>
              </w:rPr>
            </w:pPr>
            <w:r w:rsidRPr="00DD58EA">
              <w:rPr>
                <w:rFonts w:eastAsiaTheme="majorEastAsia"/>
                <w:sz w:val="24"/>
                <w:szCs w:val="18"/>
              </w:rPr>
              <w:t>Screening Queue</w:t>
            </w:r>
          </w:p>
        </w:tc>
        <w:tc>
          <w:tcPr>
            <w:tcW w:w="1701"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Alphanumeric</w:t>
            </w:r>
          </w:p>
        </w:tc>
        <w:tc>
          <w:tcPr>
            <w:tcW w:w="1418"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From Lead Generation Stage</w:t>
            </w:r>
          </w:p>
        </w:tc>
      </w:tr>
      <w:tr w:rsidR="00D34EF0" w:rsidRPr="001E2911" w:rsidTr="00DD58EA">
        <w:tc>
          <w:tcPr>
            <w:tcW w:w="2127" w:type="dxa"/>
          </w:tcPr>
          <w:p w:rsidR="00D34EF0" w:rsidRPr="00DD58EA" w:rsidRDefault="009452B9" w:rsidP="00A741CD">
            <w:pPr>
              <w:spacing w:after="200" w:line="276" w:lineRule="auto"/>
              <w:rPr>
                <w:rFonts w:eastAsiaTheme="majorEastAsia"/>
                <w:sz w:val="24"/>
                <w:szCs w:val="18"/>
              </w:rPr>
            </w:pPr>
            <w:r>
              <w:rPr>
                <w:rFonts w:eastAsiaTheme="majorEastAsia"/>
                <w:sz w:val="24"/>
                <w:szCs w:val="18"/>
              </w:rPr>
              <w:t>Customer ID</w:t>
            </w:r>
            <w:r w:rsidR="00D34EF0" w:rsidRPr="00DD58EA">
              <w:rPr>
                <w:rFonts w:eastAsiaTheme="majorEastAsia"/>
                <w:sz w:val="24"/>
                <w:szCs w:val="18"/>
              </w:rPr>
              <w:t xml:space="preserve"> </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Alphanumeric</w:t>
            </w:r>
          </w:p>
        </w:tc>
        <w:tc>
          <w:tcPr>
            <w:tcW w:w="1418"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From System database</w:t>
            </w:r>
          </w:p>
        </w:tc>
      </w:tr>
      <w:tr w:rsidR="00D34EF0" w:rsidRPr="001E2911" w:rsidTr="00DD58EA">
        <w:tc>
          <w:tcPr>
            <w:tcW w:w="2127"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Area</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D34EF0" w:rsidRPr="00DD58EA" w:rsidRDefault="00BD7D8A" w:rsidP="00BD7D8A">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D34EF0" w:rsidRPr="00DD58EA" w:rsidRDefault="00D34EF0">
            <w:pPr>
              <w:rPr>
                <w:sz w:val="24"/>
              </w:rPr>
            </w:pPr>
            <w:r w:rsidRPr="00DD58EA">
              <w:rPr>
                <w:rFonts w:eastAsiaTheme="majorEastAsia"/>
                <w:sz w:val="24"/>
                <w:szCs w:val="18"/>
              </w:rPr>
              <w:t>From Lead Generation Stage</w:t>
            </w:r>
          </w:p>
        </w:tc>
      </w:tr>
      <w:tr w:rsidR="00D34EF0" w:rsidRPr="001E2911" w:rsidTr="00DD58EA">
        <w:tc>
          <w:tcPr>
            <w:tcW w:w="2127"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City/Village/Town</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D34EF0" w:rsidRPr="00DD58EA" w:rsidRDefault="00BD7D8A" w:rsidP="00BD7D8A">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D34EF0" w:rsidRPr="00DD58EA" w:rsidRDefault="00D34EF0">
            <w:pPr>
              <w:rPr>
                <w:sz w:val="24"/>
              </w:rPr>
            </w:pPr>
            <w:r w:rsidRPr="00DD58EA">
              <w:rPr>
                <w:rFonts w:eastAsiaTheme="majorEastAsia"/>
                <w:sz w:val="24"/>
                <w:szCs w:val="18"/>
              </w:rPr>
              <w:t>From Lead Generation Stage</w:t>
            </w:r>
          </w:p>
        </w:tc>
      </w:tr>
      <w:tr w:rsidR="00D34EF0" w:rsidRPr="001E2911" w:rsidTr="00DD58EA">
        <w:tc>
          <w:tcPr>
            <w:tcW w:w="2127"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Pincode</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Numeric</w:t>
            </w:r>
          </w:p>
        </w:tc>
        <w:tc>
          <w:tcPr>
            <w:tcW w:w="1418" w:type="dxa"/>
          </w:tcPr>
          <w:p w:rsidR="00D34EF0" w:rsidRPr="00DD58EA" w:rsidRDefault="00D34EF0" w:rsidP="00A741CD">
            <w:pPr>
              <w:spacing w:after="200" w:line="276" w:lineRule="auto"/>
              <w:rPr>
                <w:rFonts w:eastAsiaTheme="majorEastAsia"/>
                <w:sz w:val="24"/>
                <w:szCs w:val="18"/>
              </w:rPr>
            </w:pPr>
          </w:p>
        </w:tc>
        <w:tc>
          <w:tcPr>
            <w:tcW w:w="3402" w:type="dxa"/>
          </w:tcPr>
          <w:p w:rsidR="00D34EF0" w:rsidRPr="00DD58EA" w:rsidRDefault="00D34EF0">
            <w:pPr>
              <w:rPr>
                <w:sz w:val="24"/>
              </w:rPr>
            </w:pPr>
            <w:r w:rsidRPr="00DD58EA">
              <w:rPr>
                <w:rFonts w:eastAsiaTheme="majorEastAsia"/>
                <w:sz w:val="24"/>
                <w:szCs w:val="18"/>
              </w:rPr>
              <w:t>From Lead Generation Stage</w:t>
            </w:r>
          </w:p>
        </w:tc>
      </w:tr>
    </w:tbl>
    <w:p w:rsidR="0084566F" w:rsidRPr="001E2911" w:rsidRDefault="0084566F" w:rsidP="0084566F"/>
    <w:p w:rsidR="00A0221D" w:rsidRDefault="00A0221D" w:rsidP="009118D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sectPr w:rsidR="00A0221D" w:rsidSect="00565216">
          <w:pgSz w:w="11899" w:h="16838"/>
          <w:pgMar w:top="720" w:right="720" w:bottom="720" w:left="1134" w:header="1560" w:footer="567" w:gutter="0"/>
          <w:cols w:space="720"/>
          <w:docGrid w:linePitch="360"/>
        </w:sectPr>
      </w:pPr>
      <w:bookmarkStart w:id="5" w:name="_Toc462156062"/>
    </w:p>
    <w:p w:rsidR="00B42412" w:rsidRPr="001E2911" w:rsidRDefault="00B42412" w:rsidP="009118D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lastRenderedPageBreak/>
        <w:t>Screenshot</w:t>
      </w:r>
      <w:bookmarkEnd w:id="5"/>
    </w:p>
    <w:p w:rsidR="00A741CD" w:rsidRPr="001E2911" w:rsidRDefault="00A741CD" w:rsidP="00A741CD"/>
    <w:p w:rsidR="00A741CD" w:rsidRPr="00A0221D" w:rsidRDefault="00A741CD" w:rsidP="00A0221D">
      <w:pPr>
        <w:pStyle w:val="ListParagraph"/>
        <w:numPr>
          <w:ilvl w:val="0"/>
          <w:numId w:val="37"/>
        </w:numPr>
        <w:rPr>
          <w:rFonts w:ascii="Times New Roman" w:hAnsi="Times New Roman"/>
          <w:sz w:val="24"/>
          <w:szCs w:val="28"/>
        </w:rPr>
      </w:pPr>
      <w:r w:rsidRPr="00A0221D">
        <w:rPr>
          <w:rFonts w:ascii="Times New Roman" w:hAnsi="Times New Roman"/>
          <w:sz w:val="24"/>
          <w:szCs w:val="28"/>
        </w:rPr>
        <w:t>Search Page</w:t>
      </w:r>
    </w:p>
    <w:p w:rsidR="00A741CD" w:rsidRPr="001E2911" w:rsidRDefault="009452B9" w:rsidP="00A741CD">
      <w:pPr>
        <w:ind w:left="1080"/>
      </w:pPr>
      <w:r>
        <w:rPr>
          <w:noProof/>
          <w:lang w:val="en-IN" w:eastAsia="en-IN"/>
        </w:rPr>
        <w:drawing>
          <wp:inline distT="0" distB="0" distL="0" distR="0">
            <wp:extent cx="2176780" cy="3448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6780" cy="3448685"/>
                    </a:xfrm>
                    <a:prstGeom prst="rect">
                      <a:avLst/>
                    </a:prstGeom>
                    <a:noFill/>
                    <a:ln>
                      <a:noFill/>
                    </a:ln>
                  </pic:spPr>
                </pic:pic>
              </a:graphicData>
            </a:graphic>
          </wp:inline>
        </w:drawing>
      </w:r>
    </w:p>
    <w:p w:rsidR="00A741CD" w:rsidRPr="001E2911" w:rsidRDefault="00A741CD" w:rsidP="00A741CD">
      <w:pPr>
        <w:ind w:left="1080"/>
      </w:pPr>
    </w:p>
    <w:p w:rsidR="00A741CD" w:rsidRPr="00A0221D" w:rsidRDefault="00A741CD" w:rsidP="00A0221D">
      <w:pPr>
        <w:pStyle w:val="ListParagraph"/>
        <w:numPr>
          <w:ilvl w:val="0"/>
          <w:numId w:val="37"/>
        </w:numPr>
        <w:rPr>
          <w:rFonts w:ascii="Times New Roman" w:hAnsi="Times New Roman"/>
          <w:sz w:val="24"/>
          <w:szCs w:val="28"/>
        </w:rPr>
      </w:pPr>
      <w:r w:rsidRPr="00A0221D">
        <w:rPr>
          <w:rFonts w:ascii="Times New Roman" w:hAnsi="Times New Roman"/>
          <w:sz w:val="24"/>
          <w:szCs w:val="28"/>
        </w:rPr>
        <w:t>Screening Queue</w:t>
      </w:r>
    </w:p>
    <w:p w:rsidR="00A741CD" w:rsidRPr="001E2911" w:rsidRDefault="00A741CD" w:rsidP="00A741CD">
      <w:pPr>
        <w:ind w:left="1080"/>
        <w:rPr>
          <w:rFonts w:eastAsia="Calibri"/>
          <w:sz w:val="24"/>
          <w:szCs w:val="28"/>
          <w:lang w:val="en-IN"/>
        </w:rPr>
      </w:pPr>
    </w:p>
    <w:p w:rsidR="00A741CD" w:rsidRPr="001E2911" w:rsidRDefault="009452B9" w:rsidP="00A741CD">
      <w:pPr>
        <w:ind w:left="1080"/>
        <w:rPr>
          <w:rFonts w:eastAsia="Calibri"/>
          <w:sz w:val="24"/>
          <w:szCs w:val="28"/>
          <w:lang w:val="en-IN"/>
        </w:rPr>
      </w:pPr>
      <w:r>
        <w:rPr>
          <w:rFonts w:eastAsia="Calibri"/>
          <w:noProof/>
          <w:sz w:val="24"/>
          <w:szCs w:val="28"/>
          <w:lang w:val="en-IN" w:eastAsia="en-IN"/>
        </w:rPr>
        <w:drawing>
          <wp:inline distT="0" distB="0" distL="0" distR="0">
            <wp:extent cx="2152650" cy="348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3486150"/>
                    </a:xfrm>
                    <a:prstGeom prst="rect">
                      <a:avLst/>
                    </a:prstGeom>
                    <a:noFill/>
                    <a:ln>
                      <a:noFill/>
                    </a:ln>
                  </pic:spPr>
                </pic:pic>
              </a:graphicData>
            </a:graphic>
          </wp:inline>
        </w:drawing>
      </w:r>
    </w:p>
    <w:p w:rsidR="00A0221D" w:rsidRDefault="00A0221D" w:rsidP="001901C1">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sectPr w:rsidR="00A0221D" w:rsidSect="00565216">
          <w:pgSz w:w="11899" w:h="16838"/>
          <w:pgMar w:top="720" w:right="720" w:bottom="720" w:left="1134" w:header="1560" w:footer="567" w:gutter="0"/>
          <w:cols w:space="720"/>
          <w:docGrid w:linePitch="360"/>
        </w:sectPr>
      </w:pPr>
      <w:bookmarkStart w:id="6" w:name="_Toc462156063"/>
    </w:p>
    <w:p w:rsidR="001901C1" w:rsidRPr="001E2911" w:rsidRDefault="001901C1" w:rsidP="001901C1">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lastRenderedPageBreak/>
        <w:t>Functional requirements</w:t>
      </w:r>
      <w:bookmarkEnd w:id="6"/>
    </w:p>
    <w:p w:rsidR="000B5C2D" w:rsidRPr="001E2911" w:rsidRDefault="000B5C2D" w:rsidP="000B5C2D"/>
    <w:p w:rsidR="00A0221D" w:rsidRDefault="00B62F8C" w:rsidP="009452B9">
      <w:pPr>
        <w:pStyle w:val="ListParagraph"/>
        <w:ind w:left="1364"/>
        <w:rPr>
          <w:rFonts w:ascii="Times New Roman" w:hAnsi="Times New Roman"/>
          <w:sz w:val="24"/>
          <w:szCs w:val="28"/>
        </w:rPr>
      </w:pPr>
      <w:r w:rsidRPr="00A0221D">
        <w:rPr>
          <w:rFonts w:ascii="Times New Roman" w:hAnsi="Times New Roman"/>
          <w:b/>
          <w:sz w:val="24"/>
          <w:szCs w:val="28"/>
        </w:rPr>
        <w:t>Loan Officer</w:t>
      </w:r>
      <w:r w:rsidR="00A0221D" w:rsidRPr="00A0221D">
        <w:rPr>
          <w:rFonts w:ascii="Times New Roman" w:hAnsi="Times New Roman"/>
          <w:sz w:val="24"/>
          <w:szCs w:val="28"/>
        </w:rPr>
        <w:t xml:space="preserve"> l</w:t>
      </w:r>
      <w:r w:rsidRPr="00A0221D">
        <w:rPr>
          <w:rFonts w:ascii="Times New Roman" w:hAnsi="Times New Roman"/>
          <w:sz w:val="24"/>
          <w:szCs w:val="28"/>
        </w:rPr>
        <w:t>ogs in</w:t>
      </w:r>
    </w:p>
    <w:p w:rsidR="00A0221D" w:rsidRDefault="00B62F8C"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w:t>
      </w:r>
      <w:r w:rsidR="00F973C5" w:rsidRPr="00A0221D">
        <w:rPr>
          <w:rFonts w:ascii="Times New Roman" w:hAnsi="Times New Roman"/>
          <w:sz w:val="24"/>
          <w:szCs w:val="28"/>
        </w:rPr>
        <w:t xml:space="preserve">opens the process dash board, </w:t>
      </w:r>
      <w:r w:rsidR="00786B50" w:rsidRPr="00A0221D">
        <w:rPr>
          <w:rFonts w:ascii="Times New Roman" w:hAnsi="Times New Roman"/>
          <w:sz w:val="24"/>
          <w:szCs w:val="28"/>
        </w:rPr>
        <w:t xml:space="preserve">and </w:t>
      </w:r>
      <w:r w:rsidR="00F973C5" w:rsidRPr="00A0221D">
        <w:rPr>
          <w:rFonts w:ascii="Times New Roman" w:hAnsi="Times New Roman"/>
          <w:sz w:val="24"/>
          <w:szCs w:val="28"/>
        </w:rPr>
        <w:t xml:space="preserve">enters the </w:t>
      </w:r>
      <w:r w:rsidR="001901C1" w:rsidRPr="00A0221D">
        <w:rPr>
          <w:rFonts w:ascii="Times New Roman" w:hAnsi="Times New Roman"/>
          <w:sz w:val="24"/>
          <w:szCs w:val="28"/>
        </w:rPr>
        <w:t>Screening queue</w:t>
      </w:r>
      <w:r w:rsidR="00786B50" w:rsidRPr="00A0221D">
        <w:rPr>
          <w:rFonts w:ascii="Times New Roman" w:hAnsi="Times New Roman"/>
          <w:sz w:val="24"/>
          <w:szCs w:val="28"/>
        </w:rPr>
        <w:t>.</w:t>
      </w:r>
    </w:p>
    <w:p w:rsidR="00A0221D" w:rsidRDefault="00786B5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 If the loan officer performs a search without selecting any parameter, then all cases with status ‘Pending for Screening’ to be displayed </w:t>
      </w:r>
      <w:r w:rsidR="00A0221D">
        <w:rPr>
          <w:rFonts w:ascii="Times New Roman" w:hAnsi="Times New Roman"/>
          <w:sz w:val="24"/>
          <w:szCs w:val="28"/>
        </w:rPr>
        <w:t>in a tabular format</w:t>
      </w:r>
      <w:r w:rsidR="00D34EF0" w:rsidRPr="00A0221D">
        <w:rPr>
          <w:rFonts w:ascii="Times New Roman" w:hAnsi="Times New Roman"/>
          <w:sz w:val="24"/>
          <w:szCs w:val="28"/>
        </w:rPr>
        <w:t xml:space="preserve"> </w:t>
      </w:r>
    </w:p>
    <w:p w:rsidR="00B71B6E" w:rsidRDefault="00BE7F8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Also display all the cases which have been assigned to loan officer from existing customer.</w:t>
      </w:r>
    </w:p>
    <w:p w:rsidR="00B71B6E" w:rsidRDefault="00786B5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If </w:t>
      </w:r>
      <w:r w:rsidR="00DD0A1F" w:rsidRPr="00A0221D">
        <w:rPr>
          <w:rFonts w:ascii="Times New Roman" w:hAnsi="Times New Roman"/>
          <w:sz w:val="24"/>
          <w:szCs w:val="28"/>
        </w:rPr>
        <w:t>t</w:t>
      </w:r>
      <w:r w:rsidR="00F973C5" w:rsidRPr="00A0221D">
        <w:rPr>
          <w:rFonts w:ascii="Times New Roman" w:hAnsi="Times New Roman"/>
          <w:sz w:val="24"/>
          <w:szCs w:val="28"/>
        </w:rPr>
        <w:t>he loan o</w:t>
      </w:r>
      <w:r w:rsidR="00525496" w:rsidRPr="00A0221D">
        <w:rPr>
          <w:rFonts w:ascii="Times New Roman" w:hAnsi="Times New Roman"/>
          <w:sz w:val="24"/>
          <w:szCs w:val="28"/>
        </w:rPr>
        <w:t xml:space="preserve">fficer </w:t>
      </w:r>
      <w:r w:rsidRPr="00A0221D">
        <w:rPr>
          <w:rFonts w:ascii="Times New Roman" w:hAnsi="Times New Roman"/>
          <w:sz w:val="24"/>
          <w:szCs w:val="28"/>
        </w:rPr>
        <w:t xml:space="preserve">searches with ‘Applicant name’, ‘Business name’ or ‘URN no’, then all matching records (including existing customers) to be displayed </w:t>
      </w:r>
      <w:r w:rsidR="00B71B6E">
        <w:rPr>
          <w:rFonts w:ascii="Times New Roman" w:hAnsi="Times New Roman"/>
          <w:sz w:val="24"/>
          <w:szCs w:val="28"/>
        </w:rPr>
        <w:t>in a tabular format</w:t>
      </w:r>
      <w:r w:rsidRPr="00A0221D">
        <w:rPr>
          <w:rFonts w:ascii="Times New Roman" w:hAnsi="Times New Roman"/>
          <w:sz w:val="24"/>
          <w:szCs w:val="28"/>
        </w:rPr>
        <w:t xml:space="preserve"> </w:t>
      </w:r>
    </w:p>
    <w:p w:rsidR="00B71B6E" w:rsidRDefault="00786B5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w:t>
      </w:r>
      <w:r w:rsidR="00CD6FB2" w:rsidRPr="00A0221D">
        <w:rPr>
          <w:rFonts w:ascii="Times New Roman" w:hAnsi="Times New Roman"/>
          <w:sz w:val="24"/>
          <w:szCs w:val="28"/>
        </w:rPr>
        <w:t xml:space="preserve">can </w:t>
      </w:r>
      <w:r w:rsidR="00CD6FB2" w:rsidRPr="00A0221D">
        <w:rPr>
          <w:rFonts w:ascii="Times New Roman" w:hAnsi="Times New Roman"/>
          <w:b/>
          <w:sz w:val="24"/>
          <w:szCs w:val="28"/>
        </w:rPr>
        <w:t xml:space="preserve">search and </w:t>
      </w:r>
      <w:r w:rsidR="005D3FC5" w:rsidRPr="00A0221D">
        <w:rPr>
          <w:rFonts w:ascii="Times New Roman" w:hAnsi="Times New Roman"/>
          <w:b/>
          <w:sz w:val="24"/>
          <w:szCs w:val="28"/>
        </w:rPr>
        <w:t>sort</w:t>
      </w:r>
      <w:r w:rsidR="005D3FC5" w:rsidRPr="00A0221D">
        <w:rPr>
          <w:rFonts w:ascii="Times New Roman" w:hAnsi="Times New Roman"/>
          <w:sz w:val="24"/>
          <w:szCs w:val="28"/>
        </w:rPr>
        <w:t xml:space="preserve"> the profiles </w:t>
      </w:r>
      <w:r w:rsidR="00866D3C" w:rsidRPr="00A0221D">
        <w:rPr>
          <w:rFonts w:ascii="Times New Roman" w:hAnsi="Times New Roman"/>
          <w:sz w:val="24"/>
          <w:szCs w:val="28"/>
        </w:rPr>
        <w:t xml:space="preserve">based on the following parameters: </w:t>
      </w:r>
      <w:r w:rsidR="00D34EF0" w:rsidRPr="00A0221D">
        <w:rPr>
          <w:rFonts w:ascii="Times New Roman" w:hAnsi="Times New Roman"/>
          <w:sz w:val="24"/>
          <w:szCs w:val="28"/>
        </w:rPr>
        <w:t>Screening</w:t>
      </w:r>
      <w:r w:rsidR="00866D3C" w:rsidRPr="00A0221D">
        <w:rPr>
          <w:rFonts w:ascii="Times New Roman" w:hAnsi="Times New Roman"/>
          <w:sz w:val="24"/>
          <w:szCs w:val="28"/>
        </w:rPr>
        <w:t xml:space="preserve"> date, </w:t>
      </w:r>
      <w:r w:rsidR="009452B9">
        <w:rPr>
          <w:rFonts w:ascii="Times New Roman" w:hAnsi="Times New Roman"/>
          <w:sz w:val="24"/>
          <w:szCs w:val="28"/>
        </w:rPr>
        <w:t>Customer ID</w:t>
      </w:r>
      <w:r w:rsidR="00BD7D8A" w:rsidRPr="00A0221D">
        <w:rPr>
          <w:rFonts w:ascii="Times New Roman" w:hAnsi="Times New Roman"/>
          <w:sz w:val="24"/>
          <w:szCs w:val="28"/>
        </w:rPr>
        <w:t>, Applicant Name, Business Name</w:t>
      </w:r>
      <w:r w:rsidR="00A65E15" w:rsidRPr="00A0221D">
        <w:rPr>
          <w:rFonts w:ascii="Times New Roman" w:hAnsi="Times New Roman"/>
          <w:sz w:val="24"/>
          <w:szCs w:val="28"/>
        </w:rPr>
        <w:t xml:space="preserve">, Area, </w:t>
      </w:r>
      <w:proofErr w:type="gramStart"/>
      <w:r w:rsidR="00A65E15" w:rsidRPr="00A0221D">
        <w:rPr>
          <w:rFonts w:ascii="Times New Roman" w:hAnsi="Times New Roman"/>
          <w:sz w:val="24"/>
          <w:szCs w:val="28"/>
        </w:rPr>
        <w:t>City</w:t>
      </w:r>
      <w:proofErr w:type="gramEnd"/>
      <w:r w:rsidR="00A65E15" w:rsidRPr="00A0221D">
        <w:rPr>
          <w:rFonts w:ascii="Times New Roman" w:hAnsi="Times New Roman"/>
          <w:sz w:val="24"/>
          <w:szCs w:val="28"/>
        </w:rPr>
        <w:t>/Village/Town</w:t>
      </w:r>
      <w:r w:rsidR="00866D3C" w:rsidRPr="00A0221D">
        <w:rPr>
          <w:rFonts w:ascii="Times New Roman" w:hAnsi="Times New Roman"/>
          <w:sz w:val="24"/>
          <w:szCs w:val="28"/>
        </w:rPr>
        <w:t xml:space="preserve">. </w:t>
      </w:r>
    </w:p>
    <w:p w:rsidR="00B71B6E" w:rsidRDefault="00866D3C"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then </w:t>
      </w:r>
      <w:r w:rsidR="00525496" w:rsidRPr="00A0221D">
        <w:rPr>
          <w:rFonts w:ascii="Times New Roman" w:hAnsi="Times New Roman"/>
          <w:sz w:val="24"/>
          <w:szCs w:val="28"/>
        </w:rPr>
        <w:t xml:space="preserve">selects a </w:t>
      </w:r>
      <w:r w:rsidR="005D3FC5" w:rsidRPr="00A0221D">
        <w:rPr>
          <w:rFonts w:ascii="Times New Roman" w:hAnsi="Times New Roman"/>
          <w:sz w:val="24"/>
          <w:szCs w:val="28"/>
        </w:rPr>
        <w:t>profile</w:t>
      </w:r>
      <w:r w:rsidR="00525496" w:rsidRPr="00A0221D">
        <w:rPr>
          <w:rFonts w:ascii="Times New Roman" w:hAnsi="Times New Roman"/>
          <w:sz w:val="24"/>
          <w:szCs w:val="28"/>
        </w:rPr>
        <w:t xml:space="preserve"> from the </w:t>
      </w:r>
      <w:r w:rsidR="005D3FC5" w:rsidRPr="00A0221D">
        <w:rPr>
          <w:rFonts w:ascii="Times New Roman" w:hAnsi="Times New Roman"/>
          <w:sz w:val="24"/>
          <w:szCs w:val="28"/>
        </w:rPr>
        <w:t>Screening</w:t>
      </w:r>
      <w:r w:rsidR="00F973C5" w:rsidRPr="00A0221D">
        <w:rPr>
          <w:rFonts w:ascii="Times New Roman" w:hAnsi="Times New Roman"/>
          <w:sz w:val="24"/>
          <w:szCs w:val="28"/>
        </w:rPr>
        <w:t xml:space="preserve"> queue</w:t>
      </w:r>
      <w:r w:rsidR="005D3FC5" w:rsidRPr="00A0221D">
        <w:rPr>
          <w:rFonts w:ascii="Times New Roman" w:hAnsi="Times New Roman"/>
          <w:sz w:val="24"/>
          <w:szCs w:val="28"/>
        </w:rPr>
        <w:t>.</w:t>
      </w:r>
      <w:r w:rsidR="00BE7F80" w:rsidRPr="00A0221D">
        <w:rPr>
          <w:rFonts w:ascii="Times New Roman" w:hAnsi="Times New Roman"/>
          <w:sz w:val="24"/>
          <w:szCs w:val="28"/>
        </w:rPr>
        <w:t xml:space="preserve"> The queue table should have applicant name, business name, </w:t>
      </w:r>
      <w:r w:rsidR="009452B9">
        <w:rPr>
          <w:rFonts w:ascii="Times New Roman" w:hAnsi="Times New Roman"/>
          <w:sz w:val="24"/>
          <w:szCs w:val="28"/>
        </w:rPr>
        <w:t>Customer ID</w:t>
      </w:r>
      <w:r w:rsidR="00BE7F80" w:rsidRPr="00A0221D">
        <w:rPr>
          <w:rFonts w:ascii="Times New Roman" w:hAnsi="Times New Roman"/>
          <w:sz w:val="24"/>
          <w:szCs w:val="28"/>
        </w:rPr>
        <w:t xml:space="preserve">, Area, City/Town/Village and Screening Date as column names. </w:t>
      </w:r>
    </w:p>
    <w:p w:rsidR="00A61445" w:rsidRPr="00A0221D" w:rsidRDefault="00BE7F8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All the columns will have </w:t>
      </w:r>
      <w:r w:rsidRPr="00A0221D">
        <w:rPr>
          <w:rFonts w:ascii="Times New Roman" w:hAnsi="Times New Roman"/>
          <w:b/>
          <w:sz w:val="24"/>
          <w:szCs w:val="28"/>
        </w:rPr>
        <w:t>sorting</w:t>
      </w:r>
      <w:r w:rsidRPr="00A0221D">
        <w:rPr>
          <w:rFonts w:ascii="Times New Roman" w:hAnsi="Times New Roman"/>
          <w:sz w:val="24"/>
          <w:szCs w:val="28"/>
        </w:rPr>
        <w:t xml:space="preserve"> facility</w:t>
      </w:r>
      <w:r w:rsidRPr="00A0221D">
        <w:rPr>
          <w:rFonts w:ascii="Times New Roman" w:hAnsi="Times New Roman"/>
          <w:sz w:val="28"/>
          <w:szCs w:val="28"/>
        </w:rPr>
        <w:t>.</w:t>
      </w:r>
    </w:p>
    <w:p w:rsidR="00B71B6E" w:rsidRDefault="00B42412" w:rsidP="00B71B6E">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 w:name="_Toc462156064"/>
      <w:r w:rsidRPr="001E2911">
        <w:rPr>
          <w:rFonts w:ascii="Times New Roman" w:hAnsi="Times New Roman" w:cs="Times New Roman"/>
          <w:b w:val="0"/>
          <w:bCs w:val="0"/>
          <w:smallCaps/>
          <w:color w:val="auto"/>
          <w:sz w:val="28"/>
          <w:szCs w:val="28"/>
        </w:rPr>
        <w:t>Upload</w:t>
      </w:r>
      <w:bookmarkEnd w:id="7"/>
    </w:p>
    <w:p w:rsidR="00B71B6E" w:rsidRPr="00B71B6E" w:rsidRDefault="00B71B6E" w:rsidP="00B71B6E">
      <w:pPr>
        <w:ind w:left="1080"/>
      </w:pPr>
      <w:r>
        <w:t>-NA-</w:t>
      </w:r>
    </w:p>
    <w:p w:rsidR="00B42412" w:rsidRDefault="00B42412" w:rsidP="005E2107">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8" w:name="_Toc462156065"/>
      <w:r w:rsidRPr="001E2911">
        <w:rPr>
          <w:rFonts w:ascii="Times New Roman" w:hAnsi="Times New Roman" w:cs="Times New Roman"/>
          <w:b w:val="0"/>
          <w:bCs w:val="0"/>
          <w:smallCaps/>
          <w:color w:val="auto"/>
          <w:sz w:val="28"/>
          <w:szCs w:val="28"/>
        </w:rPr>
        <w:t>Download</w:t>
      </w:r>
      <w:bookmarkEnd w:id="8"/>
    </w:p>
    <w:p w:rsidR="00B71B6E" w:rsidRPr="00B71B6E" w:rsidRDefault="00B71B6E" w:rsidP="00B71B6E">
      <w:pPr>
        <w:ind w:left="1080"/>
      </w:pPr>
      <w:r>
        <w:t>-NA-</w:t>
      </w:r>
    </w:p>
    <w:p w:rsidR="00B42412" w:rsidRPr="001E2911" w:rsidRDefault="00B42412" w:rsidP="005E2107">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9" w:name="_Toc462156066"/>
      <w:r w:rsidRPr="001E2911">
        <w:rPr>
          <w:rFonts w:ascii="Times New Roman" w:hAnsi="Times New Roman" w:cs="Times New Roman"/>
          <w:b w:val="0"/>
          <w:bCs w:val="0"/>
          <w:smallCaps/>
          <w:color w:val="auto"/>
          <w:sz w:val="28"/>
          <w:szCs w:val="28"/>
        </w:rPr>
        <w:t>Reports</w:t>
      </w:r>
      <w:bookmarkEnd w:id="9"/>
    </w:p>
    <w:p w:rsidR="00B71B6E" w:rsidDel="004316A7" w:rsidRDefault="005D3FC5" w:rsidP="00B71B6E">
      <w:pPr>
        <w:ind w:left="1080"/>
        <w:rPr>
          <w:del w:id="10" w:author="Namita Sivasankaran" w:date="2016-11-09T16:16:00Z"/>
          <w:rFonts w:eastAsia="Calibri"/>
          <w:sz w:val="24"/>
          <w:szCs w:val="24"/>
          <w:lang w:val="en-IN"/>
        </w:rPr>
        <w:sectPr w:rsidR="00B71B6E" w:rsidDel="004316A7" w:rsidSect="00565216">
          <w:pgSz w:w="11899" w:h="16838"/>
          <w:pgMar w:top="720" w:right="720" w:bottom="720" w:left="1134" w:header="1560" w:footer="567" w:gutter="0"/>
          <w:cols w:space="720"/>
          <w:docGrid w:linePitch="360"/>
        </w:sectPr>
      </w:pPr>
      <w:del w:id="11" w:author="Namita Sivasankaran" w:date="2016-11-09T16:16:00Z">
        <w:r w:rsidRPr="00B71B6E" w:rsidDel="004316A7">
          <w:rPr>
            <w:rFonts w:eastAsia="Calibri"/>
            <w:sz w:val="24"/>
            <w:szCs w:val="24"/>
            <w:lang w:val="en-IN"/>
          </w:rPr>
          <w:delText>Lead Management Funnel - No. of leads generated, no. approved, no. non rejected and no. disbursed</w:delText>
        </w:r>
      </w:del>
    </w:p>
    <w:p w:rsidR="00B42412" w:rsidRPr="001E2911" w:rsidRDefault="005D3FC5" w:rsidP="00506974">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12" w:name="_Toc462156067"/>
      <w:r w:rsidRPr="001E2911">
        <w:rPr>
          <w:rFonts w:cs="Times New Roman"/>
          <w:b w:val="0"/>
          <w:bCs w:val="0"/>
          <w:smallCaps/>
          <w:spacing w:val="5"/>
          <w:kern w:val="0"/>
          <w:sz w:val="36"/>
          <w:szCs w:val="36"/>
        </w:rPr>
        <w:lastRenderedPageBreak/>
        <w:t>Capturing Screening data</w:t>
      </w:r>
      <w:bookmarkEnd w:id="12"/>
    </w:p>
    <w:p w:rsidR="002523C6" w:rsidRPr="001E2911" w:rsidRDefault="00B42412" w:rsidP="0054313B">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3" w:name="_Toc462156068"/>
      <w:r w:rsidRPr="001E2911">
        <w:rPr>
          <w:rFonts w:ascii="Times New Roman" w:hAnsi="Times New Roman" w:cs="Times New Roman"/>
          <w:b w:val="0"/>
          <w:bCs w:val="0"/>
          <w:smallCaps/>
          <w:color w:val="auto"/>
          <w:sz w:val="28"/>
          <w:szCs w:val="28"/>
        </w:rPr>
        <w:t>UI requirements</w:t>
      </w:r>
      <w:bookmarkEnd w:id="13"/>
      <w:r w:rsidR="005D3FC5" w:rsidRPr="001E2911">
        <w:rPr>
          <w:rFonts w:ascii="Times New Roman" w:hAnsi="Times New Roman" w:cs="Times New Roman"/>
          <w:b w:val="0"/>
          <w:bCs w:val="0"/>
          <w:smallCaps/>
          <w:color w:val="auto"/>
          <w:sz w:val="28"/>
          <w:szCs w:val="28"/>
        </w:rPr>
        <w:t xml:space="preserve"> </w:t>
      </w:r>
    </w:p>
    <w:p w:rsidR="0054313B" w:rsidRPr="001E2911" w:rsidRDefault="0054313B" w:rsidP="002523C6">
      <w:pPr>
        <w:ind w:left="1080"/>
      </w:pPr>
    </w:p>
    <w:tbl>
      <w:tblPr>
        <w:tblStyle w:val="TableGrid"/>
        <w:tblW w:w="14173" w:type="dxa"/>
        <w:jc w:val="center"/>
        <w:tblInd w:w="-2598" w:type="dxa"/>
        <w:tblLayout w:type="fixed"/>
        <w:tblLook w:val="04A0" w:firstRow="1" w:lastRow="0" w:firstColumn="1" w:lastColumn="0" w:noHBand="0" w:noVBand="1"/>
      </w:tblPr>
      <w:tblGrid>
        <w:gridCol w:w="948"/>
        <w:gridCol w:w="992"/>
        <w:gridCol w:w="2126"/>
        <w:gridCol w:w="2568"/>
        <w:gridCol w:w="1826"/>
        <w:gridCol w:w="851"/>
        <w:gridCol w:w="1292"/>
        <w:gridCol w:w="3570"/>
      </w:tblGrid>
      <w:tr w:rsidR="00321E46" w:rsidRPr="00B71B6E" w:rsidTr="00EC2E0A">
        <w:trPr>
          <w:cantSplit/>
          <w:trHeight w:val="1134"/>
          <w:jc w:val="center"/>
        </w:trPr>
        <w:tc>
          <w:tcPr>
            <w:tcW w:w="948" w:type="dxa"/>
            <w:tcBorders>
              <w:top w:val="single" w:sz="12" w:space="0" w:color="auto"/>
              <w:left w:val="single" w:sz="12" w:space="0" w:color="auto"/>
              <w:bottom w:val="single" w:sz="12" w:space="0" w:color="auto"/>
              <w:right w:val="single" w:sz="6" w:space="0" w:color="auto"/>
            </w:tcBorders>
            <w:vAlign w:val="center"/>
          </w:tcPr>
          <w:p w:rsidR="00A741CD" w:rsidRPr="00E23A11" w:rsidRDefault="00E23A11" w:rsidP="00E23A11">
            <w:pPr>
              <w:jc w:val="center"/>
              <w:rPr>
                <w:b/>
                <w:sz w:val="24"/>
                <w:szCs w:val="28"/>
              </w:rPr>
            </w:pPr>
            <w:r w:rsidRPr="00E23A11">
              <w:rPr>
                <w:b/>
                <w:sz w:val="24"/>
                <w:szCs w:val="28"/>
              </w:rPr>
              <w:t>Entity</w:t>
            </w:r>
          </w:p>
        </w:tc>
        <w:tc>
          <w:tcPr>
            <w:tcW w:w="992"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Tab</w:t>
            </w:r>
          </w:p>
        </w:tc>
        <w:tc>
          <w:tcPr>
            <w:tcW w:w="2126"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Sub tab</w:t>
            </w:r>
          </w:p>
        </w:tc>
        <w:tc>
          <w:tcPr>
            <w:tcW w:w="2568"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Fields</w:t>
            </w:r>
          </w:p>
        </w:tc>
        <w:tc>
          <w:tcPr>
            <w:tcW w:w="1826"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p>
          <w:p w:rsidR="00A741CD" w:rsidRPr="00B71B6E" w:rsidRDefault="00A741CD" w:rsidP="00A741CD">
            <w:pPr>
              <w:jc w:val="center"/>
              <w:rPr>
                <w:b/>
                <w:sz w:val="22"/>
                <w:szCs w:val="22"/>
              </w:rPr>
            </w:pPr>
            <w:r w:rsidRPr="00B71B6E">
              <w:rPr>
                <w:b/>
                <w:sz w:val="22"/>
                <w:szCs w:val="22"/>
              </w:rPr>
              <w:t>Field Value</w:t>
            </w:r>
          </w:p>
        </w:tc>
        <w:tc>
          <w:tcPr>
            <w:tcW w:w="851"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Mandatory</w:t>
            </w:r>
          </w:p>
        </w:tc>
        <w:tc>
          <w:tcPr>
            <w:tcW w:w="1292"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Conditional Mandatory</w:t>
            </w:r>
          </w:p>
        </w:tc>
        <w:tc>
          <w:tcPr>
            <w:tcW w:w="3570" w:type="dxa"/>
            <w:tcBorders>
              <w:top w:val="single" w:sz="12"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b/>
                <w:sz w:val="22"/>
                <w:szCs w:val="22"/>
              </w:rPr>
            </w:pPr>
            <w:r w:rsidRPr="00B71B6E">
              <w:rPr>
                <w:b/>
                <w:sz w:val="22"/>
                <w:szCs w:val="22"/>
              </w:rPr>
              <w:t>Remarks</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t>APPLICANT</w:t>
            </w: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Applicant Profile</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KYC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Aadhar No</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w:t>
            </w:r>
            <w:r w:rsidR="00B71B6E" w:rsidRPr="00B71B6E">
              <w:rPr>
                <w:color w:val="000000"/>
                <w:sz w:val="22"/>
                <w:szCs w:val="22"/>
              </w:rPr>
              <w:t>a</w:t>
            </w:r>
            <w:r w:rsidRPr="00B71B6E">
              <w:rPr>
                <w:color w:val="000000"/>
                <w:sz w:val="22"/>
                <w:szCs w:val="22"/>
              </w:rPr>
              <w:t>dhar -QR Code Scan (Auto fill Profile &amp; Address data)</w:t>
            </w:r>
          </w:p>
        </w:tc>
      </w:tr>
      <w:tr w:rsidR="00321E46" w:rsidRPr="00B71B6E" w:rsidTr="00EC2E0A">
        <w:trPr>
          <w:trHeight w:val="58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p>
        </w:tc>
      </w:tr>
      <w:tr w:rsidR="00321E46" w:rsidRPr="00B71B6E" w:rsidTr="00EC2E0A">
        <w:trPr>
          <w:trHeight w:val="53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Pan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ID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Ration Card, Voter Card, Passport, Pan Card, Aadhar card, Driving License</w:t>
            </w:r>
          </w:p>
        </w:tc>
      </w:tr>
      <w:tr w:rsidR="00321E46" w:rsidRPr="00B71B6E" w:rsidTr="00EC2E0A">
        <w:trPr>
          <w:trHeight w:val="52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ID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If ID type selected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 xml:space="preserve">Valid </w:t>
            </w:r>
            <w:r w:rsidR="009A47B2"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If ID type selected</w:t>
            </w:r>
          </w:p>
        </w:tc>
      </w:tr>
      <w:tr w:rsidR="00321E46" w:rsidRPr="00B71B6E" w:rsidTr="00EC2E0A">
        <w:trPr>
          <w:trHeight w:val="55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del w:id="14" w:author="Namita Sivasankaran" w:date="2016-11-09T16:16:00Z">
              <w:r w:rsidRPr="00E36760" w:rsidDel="004316A7">
                <w:rPr>
                  <w:color w:val="FF0000"/>
                  <w:sz w:val="22"/>
                  <w:szCs w:val="22"/>
                </w:rPr>
                <w:delText>Yes</w:delText>
              </w:r>
            </w:del>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If ID type selected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9A47B2">
            <w:pPr>
              <w:spacing w:line="360" w:lineRule="auto"/>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 xml:space="preserve">ID type, ID No, Valid </w:t>
            </w:r>
            <w:r w:rsidR="009A47B2" w:rsidRPr="00B71B6E">
              <w:rPr>
                <w:color w:val="000000"/>
                <w:sz w:val="22"/>
                <w:szCs w:val="22"/>
              </w:rPr>
              <w:t>Up to</w:t>
            </w:r>
            <w:r w:rsidRPr="00B71B6E">
              <w:rPr>
                <w:color w:val="000000"/>
                <w:sz w:val="22"/>
                <w:szCs w:val="22"/>
              </w:rPr>
              <w:t>, Document Capture populate again</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Applicant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Title</w:t>
            </w:r>
            <w:del w:id="15" w:author="Namita Sivasankaran" w:date="2016-11-09T16:17:00Z">
              <w:r w:rsidRPr="00B71B6E" w:rsidDel="004316A7">
                <w:rPr>
                  <w:color w:val="000000"/>
                  <w:sz w:val="22"/>
                  <w:szCs w:val="22"/>
                </w:rPr>
                <w:delText>*</w:delText>
              </w:r>
            </w:del>
          </w:p>
        </w:tc>
        <w:tc>
          <w:tcPr>
            <w:tcW w:w="1826" w:type="dxa"/>
            <w:tcBorders>
              <w:top w:val="single" w:sz="12" w:space="0" w:color="auto"/>
              <w:left w:val="single" w:sz="6" w:space="0" w:color="auto"/>
              <w:bottom w:val="single" w:sz="6" w:space="0" w:color="auto"/>
              <w:right w:val="single" w:sz="6" w:space="0" w:color="auto"/>
            </w:tcBorders>
            <w:vAlign w:val="center"/>
          </w:tcPr>
          <w:p w:rsidR="009A47B2" w:rsidRDefault="009A47B2" w:rsidP="00321E46">
            <w:pPr>
              <w:spacing w:line="276" w:lineRule="auto"/>
              <w:jc w:val="center"/>
              <w:rPr>
                <w:color w:val="000000"/>
                <w:sz w:val="22"/>
                <w:szCs w:val="22"/>
              </w:rPr>
            </w:pPr>
            <w:r>
              <w:rPr>
                <w:color w:val="000000"/>
                <w:sz w:val="22"/>
                <w:szCs w:val="22"/>
              </w:rPr>
              <w:t xml:space="preserve">Auto </w:t>
            </w:r>
            <w:r w:rsidR="00A741CD" w:rsidRPr="00B71B6E">
              <w:rPr>
                <w:color w:val="000000"/>
                <w:sz w:val="22"/>
                <w:szCs w:val="22"/>
              </w:rPr>
              <w:t>populated/</w:t>
            </w:r>
          </w:p>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w:t>
            </w:r>
            <w:r w:rsidR="009A47B2">
              <w:rPr>
                <w:color w:val="000000"/>
                <w:sz w:val="22"/>
                <w:szCs w:val="22"/>
              </w:rPr>
              <w:t>a</w:t>
            </w:r>
            <w:r w:rsidRPr="00B71B6E">
              <w:rPr>
                <w:color w:val="000000"/>
                <w:sz w:val="22"/>
                <w:szCs w:val="22"/>
              </w:rPr>
              <w:t>dhar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Name</w:t>
            </w:r>
            <w:del w:id="16"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r w:rsidR="00321E46">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w:t>
            </w:r>
            <w:r w:rsidR="009A47B2">
              <w:rPr>
                <w:color w:val="000000"/>
                <w:sz w:val="22"/>
                <w:szCs w:val="22"/>
              </w:rPr>
              <w:t>a</w:t>
            </w:r>
            <w:r w:rsidRPr="00B71B6E">
              <w:rPr>
                <w:color w:val="000000"/>
                <w:sz w:val="22"/>
                <w:szCs w:val="22"/>
              </w:rPr>
              <w:t>dhar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Gender</w:t>
            </w:r>
            <w:del w:id="17"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r w:rsidR="00321E46">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Date Of birth</w:t>
            </w:r>
            <w:del w:id="18"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r w:rsidR="00321E46">
              <w:rPr>
                <w:color w:val="000000"/>
                <w:sz w:val="22"/>
                <w:szCs w:val="22"/>
              </w:rPr>
              <w:t xml:space="preserve"> </w:t>
            </w: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56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1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Father's Name</w:t>
            </w:r>
            <w:del w:id="19"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9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Educational Level</w:t>
            </w:r>
            <w:del w:id="20"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Below SSLC, SSLC, HSC, Graduate/Diploma/ITI, Professional Degree, Others</w:t>
            </w:r>
          </w:p>
        </w:tc>
      </w:tr>
      <w:tr w:rsidR="00321E46" w:rsidRPr="00B71B6E" w:rsidTr="00EC2E0A">
        <w:trPr>
          <w:trHeight w:val="81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Religion</w:t>
            </w:r>
            <w:del w:id="21"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Hindu, Muslim, Christian, Jain, Buddhis</w:t>
            </w:r>
            <w:r w:rsidR="00321E46">
              <w:rPr>
                <w:color w:val="000000"/>
                <w:sz w:val="22"/>
                <w:szCs w:val="22"/>
              </w:rPr>
              <w:t>t</w:t>
            </w:r>
            <w:r w:rsidRPr="00B71B6E">
              <w:rPr>
                <w:color w:val="000000"/>
                <w:sz w:val="22"/>
                <w:szCs w:val="22"/>
              </w:rPr>
              <w:t>, Others</w:t>
            </w:r>
          </w:p>
        </w:tc>
      </w:tr>
      <w:tr w:rsidR="00321E46" w:rsidRPr="00B71B6E" w:rsidTr="00EC2E0A">
        <w:trPr>
          <w:trHeight w:val="65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Mobile No</w:t>
            </w:r>
            <w:del w:id="22"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from lead</w:t>
            </w:r>
          </w:p>
        </w:tc>
      </w:tr>
      <w:tr w:rsidR="00321E46" w:rsidRPr="00B71B6E" w:rsidTr="00EC2E0A">
        <w:trPr>
          <w:trHeight w:val="6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Alternative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3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WhatsApp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Email 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Preferred language of communication</w:t>
            </w:r>
            <w:del w:id="23"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Hindi, English, Kannada, Malayalam, Guja</w:t>
            </w:r>
            <w:r w:rsidR="00321E46">
              <w:rPr>
                <w:color w:val="000000"/>
                <w:sz w:val="22"/>
                <w:szCs w:val="22"/>
              </w:rPr>
              <w:t>rati, Marathi, Tamil, Bengali, O</w:t>
            </w:r>
            <w:r w:rsidRPr="00B71B6E">
              <w:rPr>
                <w:color w:val="000000"/>
                <w:sz w:val="22"/>
                <w:szCs w:val="22"/>
              </w:rPr>
              <w:t>dia, Punjabi, Marwari</w:t>
            </w:r>
          </w:p>
        </w:tc>
      </w:tr>
      <w:tr w:rsidR="00321E46" w:rsidRPr="00B71B6E" w:rsidTr="00EC2E0A">
        <w:trPr>
          <w:trHeight w:val="84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Mother</w:t>
            </w:r>
            <w:r w:rsidR="00321E46">
              <w:rPr>
                <w:color w:val="000000"/>
                <w:sz w:val="22"/>
                <w:szCs w:val="22"/>
              </w:rPr>
              <w:t>’</w:t>
            </w:r>
            <w:r w:rsidRPr="00B71B6E">
              <w:rPr>
                <w:color w:val="000000"/>
                <w:sz w:val="22"/>
                <w:szCs w:val="22"/>
              </w:rPr>
              <w:t>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2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Marital Status</w:t>
            </w:r>
            <w:del w:id="24"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B3772C" w:rsidP="00B3772C">
            <w:pPr>
              <w:spacing w:line="276" w:lineRule="auto"/>
              <w:rPr>
                <w:color w:val="000000"/>
                <w:sz w:val="22"/>
                <w:szCs w:val="22"/>
              </w:rPr>
            </w:pPr>
            <w:r>
              <w:rPr>
                <w:color w:val="000000"/>
                <w:sz w:val="22"/>
                <w:szCs w:val="22"/>
              </w:rPr>
              <w:t>Married, Unmarried, Separated, Divorced, Widow(</w:t>
            </w:r>
            <w:proofErr w:type="spellStart"/>
            <w:r>
              <w:rPr>
                <w:color w:val="000000"/>
                <w:sz w:val="22"/>
                <w:szCs w:val="22"/>
              </w:rPr>
              <w:t>er</w:t>
            </w:r>
            <w:proofErr w:type="spellEnd"/>
            <w:r>
              <w:rPr>
                <w:color w:val="000000"/>
                <w:sz w:val="22"/>
                <w:szCs w:val="22"/>
              </w:rPr>
              <w:t>)</w:t>
            </w:r>
          </w:p>
        </w:tc>
      </w:tr>
      <w:tr w:rsidR="00321E46" w:rsidRPr="00B71B6E" w:rsidTr="00EC2E0A">
        <w:trPr>
          <w:trHeight w:val="66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Spouse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3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Relationship with Business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 xml:space="preserve">Proprietor, Partner, Director, Others </w:t>
            </w:r>
          </w:p>
        </w:tc>
      </w:tr>
      <w:tr w:rsidR="00321E46" w:rsidRPr="00B71B6E" w:rsidTr="00EC2E0A">
        <w:trPr>
          <w:trHeight w:val="67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Business Involvement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Full Time, Part Time, None</w:t>
            </w:r>
          </w:p>
        </w:tc>
      </w:tr>
      <w:tr w:rsidR="00321E46" w:rsidRPr="00B71B6E" w:rsidTr="00EC2E0A">
        <w:trPr>
          <w:trHeight w:val="123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Have you ever been a proprietor or partner of any other company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 No</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97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If yes, did the business close?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 No</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11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Month/Year (of business closure)</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MM/YYYY</w:t>
            </w:r>
          </w:p>
        </w:tc>
      </w:tr>
      <w:tr w:rsidR="00321E46" w:rsidRPr="00B71B6E" w:rsidTr="00EC2E0A">
        <w:trPr>
          <w:trHeight w:val="81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Type Of Address</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Permanent, Communication, As per </w:t>
            </w:r>
            <w:r w:rsidR="009A47B2">
              <w:rPr>
                <w:color w:val="000000"/>
                <w:sz w:val="22"/>
                <w:szCs w:val="22"/>
              </w:rPr>
              <w:t>Aadhar</w:t>
            </w:r>
            <w:r w:rsidRPr="00B71B6E">
              <w:rPr>
                <w:color w:val="000000"/>
                <w:sz w:val="22"/>
                <w:szCs w:val="22"/>
              </w:rPr>
              <w:t xml:space="preserve"> card</w:t>
            </w:r>
          </w:p>
        </w:tc>
      </w:tr>
      <w:tr w:rsidR="00321E46" w:rsidRPr="00B71B6E" w:rsidTr="00EC2E0A">
        <w:trPr>
          <w:trHeight w:val="45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Care of</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6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Building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jc w:val="center"/>
              <w:rPr>
                <w:color w:val="000000"/>
                <w:sz w:val="22"/>
                <w:szCs w:val="22"/>
              </w:rPr>
            </w:pPr>
            <w:r w:rsidRPr="00B71B6E">
              <w:rPr>
                <w:color w:val="000000"/>
                <w:sz w:val="22"/>
                <w:szCs w:val="22"/>
              </w:rPr>
              <w:t xml:space="preserve">Alphanumeric, </w:t>
            </w:r>
            <w:r w:rsidR="00321E46">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Street</w:t>
            </w:r>
          </w:p>
        </w:tc>
        <w:tc>
          <w:tcPr>
            <w:tcW w:w="1826" w:type="dxa"/>
            <w:tcBorders>
              <w:top w:val="single" w:sz="6" w:space="0" w:color="auto"/>
              <w:left w:val="single" w:sz="6" w:space="0" w:color="auto"/>
              <w:bottom w:val="single" w:sz="6" w:space="0" w:color="auto"/>
              <w:right w:val="single" w:sz="6" w:space="0" w:color="auto"/>
            </w:tcBorders>
          </w:tcPr>
          <w:p w:rsidR="00321E46" w:rsidRDefault="00321E46" w:rsidP="00321E46">
            <w:pPr>
              <w:jc w:val="center"/>
            </w:pPr>
            <w:r w:rsidRPr="001A2CF1">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321E46" w:rsidRPr="00B71B6E" w:rsidRDefault="00321E46"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Landmark</w:t>
            </w:r>
          </w:p>
        </w:tc>
        <w:tc>
          <w:tcPr>
            <w:tcW w:w="1826" w:type="dxa"/>
            <w:tcBorders>
              <w:top w:val="single" w:sz="6" w:space="0" w:color="auto"/>
              <w:left w:val="single" w:sz="6" w:space="0" w:color="auto"/>
              <w:bottom w:val="single" w:sz="6" w:space="0" w:color="auto"/>
              <w:right w:val="single" w:sz="6" w:space="0" w:color="auto"/>
            </w:tcBorders>
          </w:tcPr>
          <w:p w:rsidR="00321E46" w:rsidRDefault="00321E46" w:rsidP="00321E46">
            <w:pPr>
              <w:jc w:val="center"/>
            </w:pPr>
            <w:r w:rsidRPr="001A2CF1">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321E46" w:rsidRPr="00B71B6E" w:rsidRDefault="00321E46"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Locality</w:t>
            </w:r>
          </w:p>
        </w:tc>
        <w:tc>
          <w:tcPr>
            <w:tcW w:w="1826" w:type="dxa"/>
            <w:tcBorders>
              <w:top w:val="single" w:sz="6" w:space="0" w:color="auto"/>
              <w:left w:val="single" w:sz="6" w:space="0" w:color="auto"/>
              <w:bottom w:val="single" w:sz="6" w:space="0" w:color="auto"/>
              <w:right w:val="single" w:sz="6" w:space="0" w:color="auto"/>
            </w:tcBorders>
          </w:tcPr>
          <w:p w:rsidR="00321E46" w:rsidRDefault="00321E46" w:rsidP="00321E46">
            <w:pPr>
              <w:jc w:val="center"/>
            </w:pPr>
            <w:r w:rsidRPr="001A2CF1">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321E46" w:rsidRPr="00B71B6E" w:rsidRDefault="00321E46" w:rsidP="00A741CD">
            <w:pPr>
              <w:jc w:val="center"/>
              <w:rPr>
                <w:color w:val="000000"/>
                <w:sz w:val="22"/>
                <w:szCs w:val="22"/>
              </w:rPr>
            </w:pPr>
          </w:p>
        </w:tc>
      </w:tr>
      <w:tr w:rsidR="00321E46" w:rsidRPr="00B71B6E" w:rsidTr="00EC2E0A">
        <w:trPr>
          <w:trHeight w:val="47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Village/Town/City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4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3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9452B9">
        <w:trPr>
          <w:trHeight w:val="56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Country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415"/>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321E46" w:rsidP="00EC2E0A">
            <w:pPr>
              <w:ind w:left="113" w:right="113"/>
              <w:rPr>
                <w:sz w:val="28"/>
                <w:szCs w:val="28"/>
              </w:rPr>
            </w:pPr>
            <w:r>
              <w:rPr>
                <w:sz w:val="28"/>
                <w:szCs w:val="28"/>
              </w:rPr>
              <w:t>APPLICANT</w:t>
            </w: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804DCC" w:rsidP="00A741CD">
            <w:pPr>
              <w:jc w:val="center"/>
              <w:rPr>
                <w:color w:val="000000"/>
                <w:sz w:val="22"/>
                <w:szCs w:val="22"/>
              </w:rPr>
            </w:pPr>
            <w:r w:rsidRPr="00B71B6E">
              <w:rPr>
                <w:color w:val="000000"/>
                <w:sz w:val="22"/>
                <w:szCs w:val="22"/>
              </w:rPr>
              <w:t>Location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804DCC" w:rsidP="00A741CD">
            <w:pPr>
              <w:jc w:val="center"/>
              <w:rPr>
                <w:color w:val="000000"/>
                <w:sz w:val="22"/>
                <w:szCs w:val="22"/>
              </w:rPr>
            </w:pPr>
            <w:r w:rsidRPr="00B71B6E">
              <w:rPr>
                <w:color w:val="000000"/>
                <w:sz w:val="22"/>
                <w:szCs w:val="22"/>
              </w:rPr>
              <w:t>GPS Co</w:t>
            </w:r>
            <w:r w:rsidR="00EC2E0A">
              <w:rPr>
                <w:color w:val="000000"/>
                <w:sz w:val="22"/>
                <w:szCs w:val="22"/>
              </w:rPr>
              <w:t>-</w:t>
            </w:r>
            <w:r w:rsidRPr="00B71B6E">
              <w:rPr>
                <w:color w:val="000000"/>
                <w:sz w:val="22"/>
                <w:szCs w:val="22"/>
              </w:rPr>
              <w:t>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EC2E0A"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121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Address same as the </w:t>
            </w:r>
            <w:r w:rsidR="009A47B2">
              <w:rPr>
                <w:color w:val="000000"/>
                <w:sz w:val="22"/>
                <w:szCs w:val="22"/>
              </w:rPr>
              <w:t>Aadhar</w:t>
            </w:r>
            <w:r w:rsidRPr="00B71B6E">
              <w:rPr>
                <w:color w:val="000000"/>
                <w:sz w:val="22"/>
                <w:szCs w:val="22"/>
              </w:rPr>
              <w:t xml:space="preserve"> Card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 No</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9452B9">
        <w:trPr>
          <w:trHeight w:val="6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rPr>
                <w:color w:val="000000"/>
                <w:sz w:val="22"/>
                <w:szCs w:val="22"/>
              </w:rPr>
            </w:pPr>
            <w:r w:rsidRPr="00B71B6E">
              <w:rPr>
                <w:color w:val="000000"/>
                <w:sz w:val="22"/>
                <w:szCs w:val="22"/>
              </w:rPr>
              <w:t>Populate if communication address diff</w:t>
            </w:r>
            <w:r w:rsidR="00321E46">
              <w:rPr>
                <w:color w:val="000000"/>
                <w:sz w:val="22"/>
                <w:szCs w:val="22"/>
              </w:rPr>
              <w:t xml:space="preserve">erent </w:t>
            </w:r>
            <w:r w:rsidRPr="00B71B6E">
              <w:rPr>
                <w:color w:val="000000"/>
                <w:sz w:val="22"/>
                <w:szCs w:val="22"/>
              </w:rPr>
              <w:t xml:space="preserve">from </w:t>
            </w:r>
            <w:r w:rsidR="009A47B2">
              <w:rPr>
                <w:color w:val="000000"/>
                <w:sz w:val="22"/>
                <w:szCs w:val="22"/>
              </w:rPr>
              <w:t>Aadhar</w:t>
            </w:r>
            <w:r w:rsidRPr="00B71B6E">
              <w:rPr>
                <w:color w:val="000000"/>
                <w:sz w:val="22"/>
                <w:szCs w:val="22"/>
              </w:rPr>
              <w:t xml:space="preserve">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Area</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321E46" w:rsidP="00321E46">
            <w:pPr>
              <w:rPr>
                <w:color w:val="000000"/>
                <w:sz w:val="22"/>
                <w:szCs w:val="22"/>
              </w:rPr>
            </w:pPr>
            <w:r>
              <w:rPr>
                <w:color w:val="000000"/>
                <w:sz w:val="22"/>
                <w:szCs w:val="22"/>
              </w:rPr>
              <w:t>A</w:t>
            </w:r>
            <w:r w:rsidR="00A741CD" w:rsidRPr="00B71B6E">
              <w:rPr>
                <w:color w:val="000000"/>
                <w:sz w:val="22"/>
                <w:szCs w:val="22"/>
              </w:rPr>
              <w:t>uto populated based on Pincode; Populate if communication address diff</w:t>
            </w:r>
            <w:r>
              <w:rPr>
                <w:color w:val="000000"/>
                <w:sz w:val="22"/>
                <w:szCs w:val="22"/>
              </w:rPr>
              <w:t>erent</w:t>
            </w:r>
            <w:r w:rsidR="00A741CD" w:rsidRPr="00B71B6E">
              <w:rPr>
                <w:color w:val="000000"/>
                <w:sz w:val="22"/>
                <w:szCs w:val="22"/>
              </w:rPr>
              <w:t xml:space="preserve"> from </w:t>
            </w:r>
            <w:r w:rsidR="009A47B2">
              <w:rPr>
                <w:color w:val="000000"/>
                <w:sz w:val="22"/>
                <w:szCs w:val="22"/>
              </w:rPr>
              <w:t>Aadhar</w:t>
            </w:r>
            <w:r w:rsidR="00A741CD" w:rsidRPr="00B71B6E">
              <w:rPr>
                <w:color w:val="000000"/>
                <w:sz w:val="22"/>
                <w:szCs w:val="22"/>
              </w:rPr>
              <w:t xml:space="preserve">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BD450B">
              <w:rPr>
                <w:color w:val="000000"/>
                <w:sz w:val="22"/>
                <w:szCs w:val="22"/>
              </w:rPr>
              <w:t>Auto populated based on Pincode; 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City/Town/Village</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BD450B">
              <w:rPr>
                <w:color w:val="000000"/>
                <w:sz w:val="22"/>
                <w:szCs w:val="22"/>
              </w:rPr>
              <w:t>Auto populated based on Pincode; Populate if communication address different from Aadhar card</w:t>
            </w:r>
          </w:p>
        </w:tc>
      </w:tr>
      <w:tr w:rsidR="00321E46" w:rsidRPr="00B71B6E" w:rsidTr="00EC2E0A">
        <w:trPr>
          <w:trHeight w:val="4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3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Ownership</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 Rent, Lease</w:t>
            </w:r>
          </w:p>
        </w:tc>
      </w:tr>
      <w:tr w:rsidR="00321E46" w:rsidRPr="00B71B6E" w:rsidTr="00EC2E0A">
        <w:trPr>
          <w:trHeight w:val="111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present Area?</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EC2E0A">
        <w:trPr>
          <w:trHeight w:val="103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current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EC2E0A">
        <w:trPr>
          <w:trHeight w:val="109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w:t>
            </w:r>
            <w:proofErr w:type="gramStart"/>
            <w:r w:rsidRPr="00B71B6E">
              <w:rPr>
                <w:color w:val="000000"/>
                <w:sz w:val="22"/>
                <w:szCs w:val="22"/>
              </w:rPr>
              <w:t>Address</w:t>
            </w:r>
            <w:proofErr w:type="gramEnd"/>
            <w:r w:rsidRPr="00B71B6E">
              <w:rPr>
                <w:color w:val="000000"/>
                <w:sz w:val="22"/>
                <w:szCs w:val="22"/>
              </w:rPr>
              <w:t xml:space="preserve"> same as Permanent Address?</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804DCC"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 If no, populate same fields to capture permanent Address</w:t>
            </w:r>
          </w:p>
        </w:tc>
      </w:tr>
      <w:tr w:rsidR="00321E46" w:rsidRPr="00B71B6E" w:rsidTr="00EC2E0A">
        <w:trPr>
          <w:trHeight w:val="6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Liabilities</w:t>
            </w:r>
          </w:p>
        </w:tc>
        <w:tc>
          <w:tcPr>
            <w:tcW w:w="2126"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Debt Source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FF0000"/>
                <w:sz w:val="22"/>
                <w:szCs w:val="22"/>
              </w:rPr>
              <w:t>refer to screening dropdown sheet (required)</w:t>
            </w:r>
            <w:r w:rsidRPr="00B71B6E">
              <w:rPr>
                <w:color w:val="000000"/>
                <w:sz w:val="22"/>
                <w:szCs w:val="22"/>
              </w:rPr>
              <w:t>, If it is CC it should be auto populated from Bank statement</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Creditor's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Loan Outstanding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Loan term</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Monthly Installment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No. Of instalment Paid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80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Machine Refinance, Asset Purchase, Debt Consolidation, Working Capital, Line Of Credit, Business Development</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EC2E0A">
            <w:pPr>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In case there are more than one liability</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Bank Statement Details</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Bank Name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Branch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IFSC 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A/C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A/C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Current, Saving,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A/C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Banking since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Net banking available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Sanctioned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804DCC" w:rsidP="00EC2E0A">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(If A/C type is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Start Month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MM/YYYY</w:t>
            </w:r>
          </w:p>
        </w:tc>
      </w:tr>
      <w:tr w:rsidR="00321E46" w:rsidRPr="00B71B6E" w:rsidTr="00EC2E0A">
        <w:trPr>
          <w:trHeight w:val="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Total Deposits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5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Total Withdrawals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8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Balance as on 15th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No of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Bank Statement Photo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Photo Capture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5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shd w:val="clear" w:color="auto" w:fill="B8CCE4" w:themeFill="accent1" w:themeFillTint="66"/>
            <w:vAlign w:val="center"/>
          </w:tcPr>
          <w:p w:rsidR="00A741CD" w:rsidRPr="00B71B6E" w:rsidRDefault="00A741CD" w:rsidP="00EC2E0A">
            <w:pPr>
              <w:jc w:val="center"/>
              <w:rPr>
                <w:b/>
                <w:bCs/>
                <w:color w:val="000000"/>
                <w:sz w:val="22"/>
                <w:szCs w:val="22"/>
              </w:rPr>
            </w:pPr>
            <w:r w:rsidRPr="00B71B6E">
              <w:rPr>
                <w:b/>
                <w:bCs/>
                <w:color w:val="000000"/>
                <w:sz w:val="22"/>
                <w:szCs w:val="22"/>
              </w:rPr>
              <w:t>Button to add account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In case applicant</w:t>
            </w:r>
            <w:r w:rsidR="00A70CC6">
              <w:rPr>
                <w:color w:val="000000"/>
                <w:sz w:val="22"/>
                <w:szCs w:val="22"/>
              </w:rPr>
              <w:t xml:space="preserve"> has more than one bank account</w:t>
            </w:r>
          </w:p>
        </w:tc>
      </w:tr>
      <w:tr w:rsidR="00321E46" w:rsidRPr="00B71B6E" w:rsidTr="00EC2E0A">
        <w:trPr>
          <w:trHeight w:val="1168"/>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lastRenderedPageBreak/>
              <w:t>CO-APPLICANT</w:t>
            </w: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Co-Applicant Profile</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KYC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9A47B2" w:rsidP="00EC2E0A">
            <w:pPr>
              <w:spacing w:line="480" w:lineRule="auto"/>
              <w:jc w:val="center"/>
              <w:rPr>
                <w:color w:val="000000"/>
                <w:sz w:val="22"/>
                <w:szCs w:val="22"/>
              </w:rPr>
            </w:pPr>
            <w:r>
              <w:rPr>
                <w:color w:val="000000"/>
                <w:sz w:val="22"/>
                <w:szCs w:val="22"/>
              </w:rPr>
              <w:t>Aadhar</w:t>
            </w:r>
            <w:r w:rsidR="00A741CD" w:rsidRPr="00B71B6E">
              <w:rPr>
                <w:color w:val="000000"/>
                <w:sz w:val="22"/>
                <w:szCs w:val="22"/>
              </w:rPr>
              <w:t xml:space="preserve"> No</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EC2E0A">
            <w:pPr>
              <w:spacing w:line="480" w:lineRule="auto"/>
              <w:jc w:val="center"/>
              <w:rPr>
                <w:color w:val="000000"/>
                <w:sz w:val="22"/>
                <w:szCs w:val="22"/>
              </w:rPr>
            </w:pPr>
            <w:r>
              <w:rPr>
                <w:color w:val="000000"/>
                <w:sz w:val="22"/>
                <w:szCs w:val="22"/>
              </w:rPr>
              <w:t>Aadhar</w:t>
            </w:r>
            <w:r w:rsidR="00A741CD" w:rsidRPr="00B71B6E">
              <w:rPr>
                <w:color w:val="000000"/>
                <w:sz w:val="22"/>
                <w:szCs w:val="22"/>
              </w:rPr>
              <w:t xml:space="preserve"> -QR Code Scan (Auto fill Profile &amp; Address data)</w:t>
            </w:r>
          </w:p>
        </w:tc>
      </w:tr>
      <w:tr w:rsidR="00321E46" w:rsidRPr="00B71B6E" w:rsidTr="00EC2E0A">
        <w:trPr>
          <w:trHeight w:val="82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p>
        </w:tc>
      </w:tr>
      <w:tr w:rsidR="00321E46" w:rsidRPr="00B71B6E" w:rsidTr="00EC2E0A">
        <w:trPr>
          <w:trHeight w:val="8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Pan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p>
        </w:tc>
      </w:tr>
      <w:tr w:rsidR="00321E46" w:rsidRPr="00B71B6E" w:rsidTr="00EC2E0A">
        <w:trPr>
          <w:trHeight w:val="82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ID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Ration Card, V</w:t>
            </w:r>
            <w:r w:rsidR="00EC2E0A">
              <w:rPr>
                <w:color w:val="000000"/>
                <w:sz w:val="22"/>
                <w:szCs w:val="22"/>
              </w:rPr>
              <w:t xml:space="preserve">oter Card, Passport, Pan Card, </w:t>
            </w:r>
            <w:r w:rsidR="009A47B2">
              <w:rPr>
                <w:color w:val="000000"/>
                <w:sz w:val="22"/>
                <w:szCs w:val="22"/>
              </w:rPr>
              <w:t>Aadhar</w:t>
            </w:r>
            <w:r w:rsidRPr="00B71B6E">
              <w:rPr>
                <w:color w:val="000000"/>
                <w:sz w:val="22"/>
                <w:szCs w:val="22"/>
              </w:rPr>
              <w:t xml:space="preserve"> card, Driving License</w:t>
            </w:r>
          </w:p>
        </w:tc>
      </w:tr>
      <w:tr w:rsidR="00321E46" w:rsidRPr="00B71B6E" w:rsidTr="00EC2E0A">
        <w:trPr>
          <w:trHeight w:val="83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ID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If ID type selected</w:t>
            </w:r>
          </w:p>
        </w:tc>
      </w:tr>
      <w:tr w:rsidR="00321E46" w:rsidRPr="00B71B6E" w:rsidTr="00EC2E0A">
        <w:trPr>
          <w:trHeight w:val="71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 xml:space="preserve">Valid </w:t>
            </w:r>
            <w:r w:rsidR="00EC2E0A"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If ID type selected</w:t>
            </w:r>
          </w:p>
        </w:tc>
      </w:tr>
      <w:tr w:rsidR="00321E46" w:rsidRPr="00B71B6E" w:rsidTr="00EC2E0A">
        <w:trPr>
          <w:trHeight w:val="74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If ID type selected</w:t>
            </w:r>
          </w:p>
        </w:tc>
      </w:tr>
      <w:tr w:rsidR="00321E46" w:rsidRPr="00B71B6E" w:rsidTr="00EC2E0A">
        <w:trPr>
          <w:trHeight w:val="113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EC2E0A">
            <w:pPr>
              <w:spacing w:line="480" w:lineRule="auto"/>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In case more than one KYC details to be captured</w:t>
            </w:r>
          </w:p>
        </w:tc>
      </w:tr>
      <w:tr w:rsidR="00321E46" w:rsidRPr="00B71B6E" w:rsidTr="00EC2E0A">
        <w:trPr>
          <w:trHeight w:val="6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Co-Applicant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Title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68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67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Gender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Date Of birth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5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Father's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Educational Level</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Below SSLC, SSLC, HSC, Graduate/Diploma/ITI, Professional Degree, Others</w:t>
            </w:r>
          </w:p>
        </w:tc>
      </w:tr>
      <w:tr w:rsidR="00321E46" w:rsidRPr="00B71B6E" w:rsidTr="00EC2E0A">
        <w:trPr>
          <w:trHeight w:val="5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Religion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Hindu, Muslim, Jain, Christian, Buddhism, Others</w:t>
            </w:r>
          </w:p>
        </w:tc>
      </w:tr>
      <w:tr w:rsidR="00321E46" w:rsidRPr="00B71B6E" w:rsidTr="00EC2E0A">
        <w:trPr>
          <w:trHeight w:val="6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from lead</w:t>
            </w:r>
          </w:p>
        </w:tc>
      </w:tr>
      <w:tr w:rsidR="00321E46" w:rsidRPr="00B71B6E" w:rsidTr="00EC2E0A">
        <w:trPr>
          <w:trHeight w:val="54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Alternative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67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WhatsApp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81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Email 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 xml:space="preserve">Alphanumeric, </w:t>
            </w:r>
            <w:r w:rsidR="00EC2E0A">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11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Pref</w:t>
            </w:r>
            <w:r w:rsidR="004316A7">
              <w:rPr>
                <w:color w:val="000000"/>
                <w:sz w:val="22"/>
                <w:szCs w:val="22"/>
              </w:rPr>
              <w:t>erred language of communication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Hindi, English, Kannada, Malayalam, Gujarati, Marathi, Tamil, Bengali, </w:t>
            </w:r>
            <w:r w:rsidR="00EC2E0A" w:rsidRPr="00B71B6E">
              <w:rPr>
                <w:color w:val="000000"/>
                <w:sz w:val="22"/>
                <w:szCs w:val="22"/>
              </w:rPr>
              <w:t>Odia</w:t>
            </w:r>
            <w:r w:rsidRPr="00B71B6E">
              <w:rPr>
                <w:color w:val="000000"/>
                <w:sz w:val="22"/>
                <w:szCs w:val="22"/>
              </w:rPr>
              <w:t>, Punjabi, Marwari</w:t>
            </w:r>
          </w:p>
        </w:tc>
      </w:tr>
      <w:tr w:rsidR="00321E46" w:rsidRPr="00B71B6E" w:rsidTr="00EC2E0A">
        <w:trPr>
          <w:trHeight w:val="84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6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Marital Status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B3772C" w:rsidP="00A741CD">
            <w:pPr>
              <w:jc w:val="center"/>
              <w:rPr>
                <w:color w:val="000000"/>
                <w:sz w:val="22"/>
                <w:szCs w:val="22"/>
              </w:rPr>
            </w:pPr>
            <w:r>
              <w:rPr>
                <w:color w:val="000000"/>
                <w:sz w:val="22"/>
                <w:szCs w:val="22"/>
              </w:rPr>
              <w:t>Married, Unmarried, Separated, Divorced, Widow(</w:t>
            </w:r>
            <w:proofErr w:type="spellStart"/>
            <w:r>
              <w:rPr>
                <w:color w:val="000000"/>
                <w:sz w:val="22"/>
                <w:szCs w:val="22"/>
              </w:rPr>
              <w:t>er</w:t>
            </w:r>
            <w:proofErr w:type="spellEnd"/>
            <w:r>
              <w:rPr>
                <w:color w:val="000000"/>
                <w:sz w:val="22"/>
                <w:szCs w:val="22"/>
              </w:rPr>
              <w:t>)</w:t>
            </w:r>
          </w:p>
        </w:tc>
      </w:tr>
      <w:tr w:rsidR="00321E46" w:rsidRPr="00B71B6E" w:rsidTr="00EC2E0A">
        <w:trPr>
          <w:trHeight w:val="55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Spouse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817"/>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C2E0A" w:rsidP="00B71B6E">
            <w:pPr>
              <w:ind w:left="113" w:right="113"/>
              <w:jc w:val="center"/>
              <w:rPr>
                <w:sz w:val="28"/>
                <w:szCs w:val="28"/>
              </w:rPr>
            </w:pPr>
            <w:r>
              <w:rPr>
                <w:sz w:val="28"/>
                <w:szCs w:val="28"/>
              </w:rPr>
              <w:t>CO-APPLICANT</w:t>
            </w: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Relationship with Applicant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To be populated for co-applicant &amp; guarantor only</w:t>
            </w:r>
          </w:p>
        </w:tc>
      </w:tr>
      <w:tr w:rsidR="00321E46" w:rsidRPr="00B71B6E" w:rsidTr="00EC2E0A">
        <w:trPr>
          <w:trHeight w:val="6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C2E0A" w:rsidP="00E23A11">
            <w:pPr>
              <w:ind w:left="113" w:right="113"/>
              <w:jc w:val="center"/>
              <w:rPr>
                <w:sz w:val="22"/>
                <w:szCs w:val="22"/>
              </w:rPr>
            </w:pPr>
            <w:r>
              <w:rPr>
                <w:sz w:val="22"/>
                <w:szCs w:val="22"/>
              </w:rPr>
              <w:t>Co-Applicant Profile</w:t>
            </w: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Relationship with Business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Proprietor, Partner, Director, Others </w:t>
            </w:r>
          </w:p>
          <w:p w:rsidR="00A741CD" w:rsidRPr="00B71B6E" w:rsidRDefault="00A741CD" w:rsidP="00A741CD">
            <w:pPr>
              <w:jc w:val="center"/>
              <w:rPr>
                <w:color w:val="000000"/>
                <w:sz w:val="22"/>
                <w:szCs w:val="22"/>
              </w:rPr>
            </w:pPr>
            <w:r w:rsidRPr="00B71B6E">
              <w:rPr>
                <w:color w:val="000000"/>
                <w:sz w:val="22"/>
                <w:szCs w:val="22"/>
              </w:rPr>
              <w:t>(not to be populated for guarantor)</w:t>
            </w:r>
          </w:p>
        </w:tc>
      </w:tr>
      <w:tr w:rsidR="00321E46" w:rsidRPr="00B71B6E" w:rsidTr="00EC2E0A">
        <w:trPr>
          <w:trHeight w:val="65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Business Involvement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Part Time, Full Time, None</w:t>
            </w:r>
          </w:p>
        </w:tc>
      </w:tr>
      <w:tr w:rsidR="00321E46" w:rsidRPr="00B71B6E" w:rsidTr="00EC2E0A">
        <w:trPr>
          <w:trHeight w:val="124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Have you ever been a proprietor or partner of any other company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trHeight w:val="96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yes, did the business close?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trHeight w:val="95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Month/Year (of business closure)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Type of Address</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Permanent, Communication, As per </w:t>
            </w:r>
            <w:r w:rsidR="009A47B2">
              <w:rPr>
                <w:color w:val="000000"/>
                <w:sz w:val="22"/>
                <w:szCs w:val="22"/>
              </w:rPr>
              <w:t>Aadhar</w:t>
            </w:r>
            <w:r w:rsidRPr="00B71B6E">
              <w:rPr>
                <w:color w:val="000000"/>
                <w:sz w:val="22"/>
                <w:szCs w:val="22"/>
              </w:rPr>
              <w:t xml:space="preserve"> card</w:t>
            </w:r>
          </w:p>
        </w:tc>
      </w:tr>
      <w:tr w:rsidR="00321E46" w:rsidRPr="00B71B6E" w:rsidTr="000661BB">
        <w:trPr>
          <w:trHeight w:val="4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Care of</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Building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 xml:space="preserve">Alphanumeric, </w:t>
            </w:r>
            <w:r w:rsidR="00EC2E0A">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EC2E0A"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EC2E0A" w:rsidRPr="00B71B6E" w:rsidRDefault="00EC2E0A"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r w:rsidRPr="00B71B6E">
              <w:rPr>
                <w:color w:val="000000"/>
                <w:sz w:val="22"/>
                <w:szCs w:val="22"/>
              </w:rPr>
              <w:t>Street</w:t>
            </w:r>
          </w:p>
        </w:tc>
        <w:tc>
          <w:tcPr>
            <w:tcW w:w="1826" w:type="dxa"/>
            <w:tcBorders>
              <w:top w:val="single" w:sz="6" w:space="0" w:color="auto"/>
              <w:left w:val="single" w:sz="6" w:space="0" w:color="auto"/>
              <w:bottom w:val="single" w:sz="6" w:space="0" w:color="auto"/>
              <w:right w:val="single" w:sz="6" w:space="0" w:color="auto"/>
            </w:tcBorders>
          </w:tcPr>
          <w:p w:rsidR="00EC2E0A" w:rsidRDefault="00EC2E0A" w:rsidP="00EC2E0A">
            <w:pPr>
              <w:jc w:val="center"/>
            </w:pPr>
            <w:r w:rsidRPr="00AA3EEC">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EC2E0A" w:rsidRPr="00B71B6E" w:rsidRDefault="00EC2E0A" w:rsidP="00A741CD">
            <w:pPr>
              <w:jc w:val="center"/>
              <w:rPr>
                <w:color w:val="000000"/>
                <w:sz w:val="22"/>
                <w:szCs w:val="22"/>
              </w:rPr>
            </w:pPr>
          </w:p>
        </w:tc>
      </w:tr>
      <w:tr w:rsidR="00EC2E0A"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EC2E0A" w:rsidRPr="00B71B6E" w:rsidRDefault="00EC2E0A"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r w:rsidRPr="00B71B6E">
              <w:rPr>
                <w:color w:val="000000"/>
                <w:sz w:val="22"/>
                <w:szCs w:val="22"/>
              </w:rPr>
              <w:t>Landmark</w:t>
            </w:r>
          </w:p>
        </w:tc>
        <w:tc>
          <w:tcPr>
            <w:tcW w:w="1826" w:type="dxa"/>
            <w:tcBorders>
              <w:top w:val="single" w:sz="6" w:space="0" w:color="auto"/>
              <w:left w:val="single" w:sz="6" w:space="0" w:color="auto"/>
              <w:bottom w:val="single" w:sz="6" w:space="0" w:color="auto"/>
              <w:right w:val="single" w:sz="6" w:space="0" w:color="auto"/>
            </w:tcBorders>
          </w:tcPr>
          <w:p w:rsidR="00EC2E0A" w:rsidRDefault="00EC2E0A" w:rsidP="00EC2E0A">
            <w:pPr>
              <w:jc w:val="center"/>
            </w:pPr>
            <w:r w:rsidRPr="00AA3EEC">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EC2E0A" w:rsidRPr="00B71B6E" w:rsidRDefault="00EC2E0A" w:rsidP="00A741CD">
            <w:pPr>
              <w:jc w:val="center"/>
              <w:rPr>
                <w:color w:val="000000"/>
                <w:sz w:val="22"/>
                <w:szCs w:val="22"/>
              </w:rPr>
            </w:pPr>
          </w:p>
        </w:tc>
      </w:tr>
      <w:tr w:rsidR="00EC2E0A"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EC2E0A" w:rsidRPr="00B71B6E" w:rsidRDefault="00EC2E0A"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r w:rsidRPr="00B71B6E">
              <w:rPr>
                <w:color w:val="000000"/>
                <w:sz w:val="22"/>
                <w:szCs w:val="22"/>
              </w:rPr>
              <w:t>Locality</w:t>
            </w:r>
          </w:p>
        </w:tc>
        <w:tc>
          <w:tcPr>
            <w:tcW w:w="1826" w:type="dxa"/>
            <w:tcBorders>
              <w:top w:val="single" w:sz="6" w:space="0" w:color="auto"/>
              <w:left w:val="single" w:sz="6" w:space="0" w:color="auto"/>
              <w:bottom w:val="single" w:sz="6" w:space="0" w:color="auto"/>
              <w:right w:val="single" w:sz="6" w:space="0" w:color="auto"/>
            </w:tcBorders>
          </w:tcPr>
          <w:p w:rsidR="00EC2E0A" w:rsidRDefault="00EC2E0A" w:rsidP="00EC2E0A">
            <w:pPr>
              <w:jc w:val="center"/>
            </w:pPr>
            <w:r w:rsidRPr="00AA3EEC">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EC2E0A" w:rsidRPr="00B71B6E" w:rsidRDefault="00EC2E0A" w:rsidP="00A741CD">
            <w:pPr>
              <w:jc w:val="center"/>
              <w:rPr>
                <w:color w:val="000000"/>
                <w:sz w:val="22"/>
                <w:szCs w:val="22"/>
              </w:rPr>
            </w:pPr>
          </w:p>
        </w:tc>
      </w:tr>
      <w:tr w:rsidR="00321E46" w:rsidRPr="00B71B6E" w:rsidTr="000661BB">
        <w:trPr>
          <w:trHeight w:val="37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Village/Town/City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2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41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Country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40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Location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GPS Co-ordinates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EC2E0A"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9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Address same as the </w:t>
            </w:r>
            <w:r w:rsidR="009A47B2">
              <w:rPr>
                <w:color w:val="000000"/>
                <w:sz w:val="22"/>
                <w:szCs w:val="22"/>
              </w:rPr>
              <w:t>Aadhar</w:t>
            </w:r>
            <w:r w:rsidRPr="00B71B6E">
              <w:rPr>
                <w:color w:val="000000"/>
                <w:sz w:val="22"/>
                <w:szCs w:val="22"/>
              </w:rPr>
              <w:t xml:space="preserve"> Card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Populate if communication address diff</w:t>
            </w:r>
            <w:r w:rsidR="000661BB">
              <w:rPr>
                <w:color w:val="000000"/>
                <w:sz w:val="22"/>
                <w:szCs w:val="22"/>
              </w:rPr>
              <w:t>erent</w:t>
            </w:r>
            <w:r w:rsidRPr="00B71B6E">
              <w:rPr>
                <w:color w:val="000000"/>
                <w:sz w:val="22"/>
                <w:szCs w:val="22"/>
              </w:rPr>
              <w:t xml:space="preserve"> from </w:t>
            </w:r>
            <w:r w:rsidR="009A47B2">
              <w:rPr>
                <w:color w:val="000000"/>
                <w:sz w:val="22"/>
                <w:szCs w:val="22"/>
              </w:rPr>
              <w:t>Aadhar</w:t>
            </w:r>
            <w:r w:rsidRPr="00B71B6E">
              <w:rPr>
                <w:color w:val="000000"/>
                <w:sz w:val="22"/>
                <w:szCs w:val="22"/>
              </w:rPr>
              <w:t xml:space="preserve"> card</w:t>
            </w:r>
          </w:p>
        </w:tc>
      </w:tr>
      <w:tr w:rsidR="000661BB"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0661BB" w:rsidRPr="00B71B6E" w:rsidTr="000661BB">
        <w:trPr>
          <w:trHeight w:val="7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Area</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0661BB" w:rsidRPr="00B71B6E" w:rsidTr="000661BB">
        <w:trPr>
          <w:trHeight w:val="63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0661BB" w:rsidRPr="00B71B6E" w:rsidTr="008C2578">
        <w:trPr>
          <w:trHeight w:val="7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0661BB" w:rsidP="00A741CD">
            <w:pPr>
              <w:jc w:val="center"/>
              <w:rPr>
                <w:color w:val="000000"/>
                <w:sz w:val="22"/>
                <w:szCs w:val="22"/>
              </w:rPr>
            </w:pPr>
            <w:r>
              <w:rPr>
                <w:color w:val="000000"/>
                <w:sz w:val="22"/>
                <w:szCs w:val="22"/>
              </w:rPr>
              <w:t>A</w:t>
            </w:r>
            <w:r w:rsidR="00A741CD" w:rsidRPr="00B71B6E">
              <w:rPr>
                <w:color w:val="000000"/>
                <w:sz w:val="22"/>
                <w:szCs w:val="22"/>
              </w:rPr>
              <w:t>uto populated based on Pincode; Populate if communication address diff</w:t>
            </w:r>
            <w:r>
              <w:rPr>
                <w:color w:val="000000"/>
                <w:sz w:val="22"/>
                <w:szCs w:val="22"/>
              </w:rPr>
              <w:t>erent</w:t>
            </w:r>
            <w:r w:rsidR="00A741CD" w:rsidRPr="00B71B6E">
              <w:rPr>
                <w:color w:val="000000"/>
                <w:sz w:val="22"/>
                <w:szCs w:val="22"/>
              </w:rPr>
              <w:t xml:space="preserve"> from </w:t>
            </w:r>
            <w:r w:rsidR="009A47B2">
              <w:rPr>
                <w:color w:val="000000"/>
                <w:sz w:val="22"/>
                <w:szCs w:val="22"/>
              </w:rPr>
              <w:t>Aadhar</w:t>
            </w:r>
            <w:r w:rsidR="00A741CD" w:rsidRPr="00B71B6E">
              <w:rPr>
                <w:color w:val="000000"/>
                <w:sz w:val="22"/>
                <w:szCs w:val="22"/>
              </w:rPr>
              <w:t xml:space="preserve"> card</w:t>
            </w:r>
          </w:p>
        </w:tc>
      </w:tr>
      <w:tr w:rsidR="000661BB" w:rsidRPr="00B71B6E" w:rsidTr="008C2578">
        <w:trPr>
          <w:trHeight w:val="10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AA70AF">
              <w:rPr>
                <w:color w:val="000000"/>
                <w:sz w:val="22"/>
                <w:szCs w:val="22"/>
              </w:rPr>
              <w:t>Auto populated based on Pincode; Populate if communication address different from Aadhar card</w:t>
            </w:r>
          </w:p>
        </w:tc>
      </w:tr>
      <w:tr w:rsidR="000661BB" w:rsidRPr="00B71B6E" w:rsidTr="008C2578">
        <w:trPr>
          <w:trHeight w:val="96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City/Town/Village</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AA70AF">
              <w:rPr>
                <w:color w:val="000000"/>
                <w:sz w:val="22"/>
                <w:szCs w:val="22"/>
              </w:rPr>
              <w:t>Auto populated based on Pincode; Populate if communication address different from Aadhar card</w:t>
            </w:r>
          </w:p>
        </w:tc>
      </w:tr>
      <w:tr w:rsidR="00321E46" w:rsidRPr="00B71B6E" w:rsidTr="000661BB">
        <w:trPr>
          <w:trHeight w:val="68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76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Ownership</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Owned, Rented, Lease</w:t>
            </w:r>
          </w:p>
        </w:tc>
      </w:tr>
      <w:tr w:rsidR="00321E46" w:rsidRPr="00B71B6E" w:rsidTr="006216EE">
        <w:trPr>
          <w:trHeight w:val="88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present Area?</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6216EE">
        <w:trPr>
          <w:trHeight w:val="10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current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6216EE">
        <w:trPr>
          <w:trHeight w:val="100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w:t>
            </w:r>
            <w:proofErr w:type="gramStart"/>
            <w:r w:rsidRPr="00B71B6E">
              <w:rPr>
                <w:color w:val="000000"/>
                <w:sz w:val="22"/>
                <w:szCs w:val="22"/>
              </w:rPr>
              <w:t>Address</w:t>
            </w:r>
            <w:proofErr w:type="gramEnd"/>
            <w:r w:rsidRPr="00B71B6E">
              <w:rPr>
                <w:color w:val="000000"/>
                <w:sz w:val="22"/>
                <w:szCs w:val="22"/>
              </w:rPr>
              <w:t xml:space="preserve"> same as Permanent Address?</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 If no, populate same fields to capture permanent Address</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Liabilities</w:t>
            </w:r>
          </w:p>
        </w:tc>
        <w:tc>
          <w:tcPr>
            <w:tcW w:w="2126" w:type="dxa"/>
            <w:vMerge w:val="restart"/>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Debt Source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FF0000"/>
                <w:sz w:val="22"/>
                <w:szCs w:val="22"/>
              </w:rPr>
              <w:t>refer to screening dropdown sheet (required),</w:t>
            </w:r>
            <w:r w:rsidRPr="00B71B6E">
              <w:rPr>
                <w:color w:val="000000"/>
                <w:sz w:val="22"/>
                <w:szCs w:val="22"/>
              </w:rPr>
              <w:t xml:space="preserve"> If it is CC it should be auto populated from Bank statement</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Creditor's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Outstanding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term</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Monthly Installment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No. Of instalment Paid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66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0661BB" w:rsidRDefault="00A741CD" w:rsidP="00A741CD">
            <w:pPr>
              <w:jc w:val="center"/>
              <w:rPr>
                <w:color w:val="000000"/>
                <w:szCs w:val="22"/>
              </w:rPr>
            </w:pPr>
            <w:r w:rsidRPr="000661BB">
              <w:rPr>
                <w:color w:val="000000"/>
                <w:szCs w:val="22"/>
              </w:rPr>
              <w:t>Machine Refinance, Asset Purchase, Debt Consolidation, Working Capital, Line Of Credit, Business Development</w:t>
            </w:r>
          </w:p>
        </w:tc>
      </w:tr>
      <w:tr w:rsidR="00321E46" w:rsidRPr="00B71B6E" w:rsidTr="000661BB">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0661BB" w:rsidRDefault="00A741CD" w:rsidP="00A741CD">
            <w:pPr>
              <w:jc w:val="center"/>
              <w:rPr>
                <w:color w:val="000000"/>
                <w:szCs w:val="22"/>
              </w:rPr>
            </w:pPr>
            <w:r w:rsidRPr="000661BB">
              <w:rPr>
                <w:color w:val="000000"/>
                <w:szCs w:val="22"/>
              </w:rPr>
              <w:t>In case Co-Applicant has more than one  liability</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Bank Statement Details</w:t>
            </w:r>
          </w:p>
        </w:tc>
        <w:tc>
          <w:tcPr>
            <w:tcW w:w="2126"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 Name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Branch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IFSC 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Current, Saving,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Banking since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B646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Net banking available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Sanctioned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A/C type is OD, CC)</w:t>
            </w:r>
          </w:p>
        </w:tc>
      </w:tr>
      <w:tr w:rsidR="00321E46" w:rsidRPr="00B71B6E" w:rsidTr="000661BB">
        <w:trPr>
          <w:trHeight w:val="30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Start Month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0661BB">
        <w:trPr>
          <w:trHeight w:val="3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Deposits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Withdrawals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Balance as on 15th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No of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bCs/>
                <w:color w:val="000000"/>
                <w:sz w:val="22"/>
                <w:szCs w:val="22"/>
              </w:rPr>
            </w:pPr>
            <w:r w:rsidRPr="00B71B6E">
              <w:rPr>
                <w:b/>
                <w:bCs/>
                <w:color w:val="000000"/>
                <w:sz w:val="22"/>
                <w:szCs w:val="22"/>
              </w:rPr>
              <w:t>Button to add account</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0661BB">
        <w:trPr>
          <w:cantSplit/>
          <w:trHeight w:val="446"/>
          <w:jc w:val="center"/>
        </w:trPr>
        <w:tc>
          <w:tcPr>
            <w:tcW w:w="14173" w:type="dxa"/>
            <w:gridSpan w:val="8"/>
            <w:tcBorders>
              <w:top w:val="nil"/>
              <w:left w:val="single" w:sz="12" w:space="0" w:color="auto"/>
              <w:bottom w:val="single" w:sz="12" w:space="0" w:color="auto"/>
              <w:right w:val="single" w:sz="12" w:space="0" w:color="auto"/>
            </w:tcBorders>
            <w:vAlign w:val="center"/>
          </w:tcPr>
          <w:p w:rsidR="00A741CD" w:rsidRPr="00E23A11" w:rsidRDefault="000661BB" w:rsidP="000661BB">
            <w:pPr>
              <w:jc w:val="center"/>
              <w:rPr>
                <w:b/>
                <w:color w:val="000000"/>
                <w:sz w:val="22"/>
                <w:szCs w:val="22"/>
              </w:rPr>
            </w:pPr>
            <w:r w:rsidRPr="00E23A11">
              <w:rPr>
                <w:b/>
                <w:color w:val="000000"/>
                <w:sz w:val="22"/>
                <w:szCs w:val="22"/>
              </w:rPr>
              <w:t>Add button- in case there are more than one co-applicant</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lastRenderedPageBreak/>
              <w:t>GUARANTOR</w:t>
            </w:r>
          </w:p>
        </w:tc>
        <w:tc>
          <w:tcPr>
            <w:tcW w:w="992" w:type="dxa"/>
            <w:vMerge w:val="restart"/>
            <w:tcBorders>
              <w:top w:val="single" w:sz="12" w:space="0" w:color="auto"/>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Guarantor Profile</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KYC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A</w:t>
            </w:r>
            <w:r w:rsidR="009A47B2">
              <w:rPr>
                <w:color w:val="000000"/>
                <w:sz w:val="22"/>
                <w:szCs w:val="22"/>
              </w:rPr>
              <w:t>adhar</w:t>
            </w:r>
            <w:r w:rsidRPr="00B71B6E">
              <w:rPr>
                <w:color w:val="000000"/>
                <w:sz w:val="22"/>
                <w:szCs w:val="22"/>
              </w:rPr>
              <w:t xml:space="preserve"> No</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CB71D4">
            <w:pPr>
              <w:spacing w:line="480" w:lineRule="auto"/>
              <w:jc w:val="center"/>
              <w:rPr>
                <w:color w:val="000000"/>
                <w:sz w:val="22"/>
                <w:szCs w:val="22"/>
              </w:rPr>
            </w:pPr>
            <w:r>
              <w:rPr>
                <w:color w:val="000000"/>
                <w:sz w:val="22"/>
                <w:szCs w:val="22"/>
              </w:rPr>
              <w:t>Aadhar</w:t>
            </w:r>
            <w:r w:rsidR="00A741CD" w:rsidRPr="00B71B6E">
              <w:rPr>
                <w:color w:val="000000"/>
                <w:sz w:val="22"/>
                <w:szCs w:val="22"/>
              </w:rPr>
              <w:t xml:space="preserve"> -QR Code Scan (Auto fill Profile &amp; Address data)</w:t>
            </w:r>
          </w:p>
        </w:tc>
      </w:tr>
      <w:tr w:rsidR="00321E46" w:rsidRPr="00B71B6E" w:rsidTr="00CB71D4">
        <w:trPr>
          <w:trHeight w:val="68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p>
        </w:tc>
      </w:tr>
      <w:tr w:rsidR="00321E46" w:rsidRPr="00B71B6E" w:rsidTr="00CB71D4">
        <w:trPr>
          <w:trHeight w:val="6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Pan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p>
        </w:tc>
      </w:tr>
      <w:tr w:rsidR="00321E46" w:rsidRPr="00B71B6E" w:rsidTr="00CB71D4">
        <w:trPr>
          <w:trHeight w:val="67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p>
        </w:tc>
      </w:tr>
      <w:tr w:rsidR="00321E46" w:rsidRPr="00B71B6E" w:rsidTr="00CB71D4">
        <w:trPr>
          <w:trHeight w:val="182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ID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Ration Card, V</w:t>
            </w:r>
            <w:r w:rsidR="00CB71D4">
              <w:rPr>
                <w:color w:val="000000"/>
                <w:sz w:val="22"/>
                <w:szCs w:val="22"/>
              </w:rPr>
              <w:t xml:space="preserve">oter Card, Passport, Pan Card, </w:t>
            </w:r>
            <w:r w:rsidR="009A47B2">
              <w:rPr>
                <w:color w:val="000000"/>
                <w:sz w:val="22"/>
                <w:szCs w:val="22"/>
              </w:rPr>
              <w:t>Aadhar</w:t>
            </w:r>
            <w:r w:rsidRPr="00B71B6E">
              <w:rPr>
                <w:color w:val="000000"/>
                <w:sz w:val="22"/>
                <w:szCs w:val="22"/>
              </w:rPr>
              <w:t xml:space="preserve"> card, Driving License</w:t>
            </w:r>
          </w:p>
        </w:tc>
      </w:tr>
      <w:tr w:rsidR="00321E46" w:rsidRPr="00B71B6E" w:rsidTr="00CB71D4">
        <w:trPr>
          <w:trHeight w:val="67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ID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If ID type selected</w:t>
            </w:r>
          </w:p>
        </w:tc>
      </w:tr>
      <w:tr w:rsidR="00321E46" w:rsidRPr="00B71B6E" w:rsidTr="00CB71D4">
        <w:trPr>
          <w:trHeight w:val="6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 xml:space="preserve">Valid </w:t>
            </w:r>
            <w:r w:rsidR="00CB71D4"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If ID type selected</w:t>
            </w:r>
          </w:p>
        </w:tc>
      </w:tr>
      <w:tr w:rsidR="00321E46" w:rsidRPr="00B71B6E" w:rsidTr="00CB71D4">
        <w:trPr>
          <w:trHeight w:val="82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If ID type selected</w:t>
            </w:r>
          </w:p>
        </w:tc>
      </w:tr>
      <w:tr w:rsidR="00321E46" w:rsidRPr="00B71B6E" w:rsidTr="00CB71D4">
        <w:trPr>
          <w:trHeight w:val="125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CB71D4">
            <w:pPr>
              <w:spacing w:line="480" w:lineRule="auto"/>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In case more than one KYC Detail to enter</w:t>
            </w:r>
          </w:p>
        </w:tc>
      </w:tr>
      <w:tr w:rsidR="00321E46" w:rsidRPr="00B71B6E" w:rsidTr="00CB71D4">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Guarantor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Title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68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71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Gender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73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Date Of birth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62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Father's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86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Educational Level</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Below SSLC, SSLC, HSC, Graduate/Diploma/ITI, Professional Degree, Others</w:t>
            </w:r>
          </w:p>
        </w:tc>
      </w:tr>
      <w:tr w:rsidR="00321E46" w:rsidRPr="00B71B6E" w:rsidTr="00CB71D4">
        <w:trPr>
          <w:trHeight w:val="63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Religion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Hindu, Muslim, Christian, Jain, Buddhism, Others</w:t>
            </w:r>
          </w:p>
        </w:tc>
      </w:tr>
      <w:tr w:rsidR="00321E46" w:rsidRPr="00B71B6E" w:rsidTr="00CB71D4">
        <w:trPr>
          <w:trHeight w:val="80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from lead</w:t>
            </w:r>
          </w:p>
        </w:tc>
      </w:tr>
      <w:tr w:rsidR="00321E46" w:rsidRPr="00B71B6E" w:rsidTr="00CB71D4">
        <w:trPr>
          <w:trHeight w:val="53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Alternative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6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WhatsApp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7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Email 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jc w:val="center"/>
              <w:rPr>
                <w:color w:val="000000"/>
                <w:sz w:val="22"/>
                <w:szCs w:val="22"/>
              </w:rPr>
            </w:pPr>
            <w:r w:rsidRPr="00B71B6E">
              <w:rPr>
                <w:color w:val="000000"/>
                <w:sz w:val="22"/>
                <w:szCs w:val="22"/>
              </w:rPr>
              <w:t xml:space="preserve">Alphanumeric, </w:t>
            </w:r>
            <w:r w:rsidR="00CB71D4">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127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Pref</w:t>
            </w:r>
            <w:r w:rsidR="004316A7">
              <w:rPr>
                <w:color w:val="000000"/>
                <w:sz w:val="22"/>
                <w:szCs w:val="22"/>
              </w:rPr>
              <w:t>erred language of communication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Hindi, English, Kannada, Malayalam, Gujarati, Marathi, Tamil, Bengali, </w:t>
            </w:r>
            <w:r w:rsidR="00CB71D4" w:rsidRPr="00B71B6E">
              <w:rPr>
                <w:color w:val="000000"/>
                <w:sz w:val="22"/>
                <w:szCs w:val="22"/>
              </w:rPr>
              <w:t>Odia</w:t>
            </w:r>
            <w:r w:rsidRPr="00B71B6E">
              <w:rPr>
                <w:color w:val="000000"/>
                <w:sz w:val="22"/>
                <w:szCs w:val="22"/>
              </w:rPr>
              <w:t>, Punjabi, Marwari</w:t>
            </w:r>
          </w:p>
        </w:tc>
      </w:tr>
      <w:tr w:rsidR="00321E46" w:rsidRPr="00B71B6E" w:rsidTr="00CB71D4">
        <w:trPr>
          <w:trHeight w:val="71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84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Marital Status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B3772C" w:rsidP="00A741CD">
            <w:pPr>
              <w:jc w:val="center"/>
              <w:rPr>
                <w:color w:val="000000"/>
                <w:sz w:val="22"/>
                <w:szCs w:val="22"/>
              </w:rPr>
            </w:pPr>
            <w:r>
              <w:rPr>
                <w:color w:val="000000"/>
                <w:sz w:val="22"/>
                <w:szCs w:val="22"/>
              </w:rPr>
              <w:t>Married, Unmarried, Separated, Divorced, Widow(</w:t>
            </w:r>
            <w:proofErr w:type="spellStart"/>
            <w:r>
              <w:rPr>
                <w:color w:val="000000"/>
                <w:sz w:val="22"/>
                <w:szCs w:val="22"/>
              </w:rPr>
              <w:t>er</w:t>
            </w:r>
            <w:proofErr w:type="spellEnd"/>
            <w:r>
              <w:rPr>
                <w:color w:val="000000"/>
                <w:sz w:val="22"/>
                <w:szCs w:val="22"/>
              </w:rPr>
              <w:t>)</w:t>
            </w:r>
          </w:p>
        </w:tc>
      </w:tr>
      <w:tr w:rsidR="00321E46" w:rsidRPr="00B71B6E" w:rsidTr="00CB71D4">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Spouse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90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Relationship with Applicant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To be populated for co-applicant &amp; guarantor only</w:t>
            </w:r>
          </w:p>
        </w:tc>
      </w:tr>
      <w:tr w:rsidR="00321E46" w:rsidRPr="00B71B6E" w:rsidTr="00CB71D4">
        <w:trPr>
          <w:trHeight w:val="6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Business Involvement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Full Time, Part Time, None</w:t>
            </w:r>
          </w:p>
        </w:tc>
      </w:tr>
      <w:tr w:rsidR="00321E46" w:rsidRPr="00B71B6E" w:rsidTr="00CB71D4">
        <w:trPr>
          <w:trHeight w:val="12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Have you ever been a proprietor or partner of any other company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CB71D4">
        <w:trPr>
          <w:trHeight w:val="95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yes, did the business close?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CB71D4">
        <w:trPr>
          <w:trHeight w:val="107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Month/Year (of business closure)</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CB71D4">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Type Of Address</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Permanent, Communication, As per </w:t>
            </w:r>
            <w:r w:rsidR="009A47B2">
              <w:rPr>
                <w:color w:val="000000"/>
                <w:sz w:val="22"/>
                <w:szCs w:val="22"/>
              </w:rPr>
              <w:t>Aadhar</w:t>
            </w:r>
            <w:r w:rsidRPr="00B71B6E">
              <w:rPr>
                <w:color w:val="000000"/>
                <w:sz w:val="22"/>
                <w:szCs w:val="22"/>
              </w:rPr>
              <w:t xml:space="preserve"> card</w:t>
            </w:r>
          </w:p>
        </w:tc>
      </w:tr>
      <w:tr w:rsidR="00321E46" w:rsidRPr="00B71B6E" w:rsidTr="00CB71D4">
        <w:trPr>
          <w:trHeight w:val="6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Care of</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T</w:t>
            </w:r>
            <w:r w:rsidR="00A741CD" w:rsidRPr="00B71B6E">
              <w:rPr>
                <w:color w:val="000000"/>
                <w:sz w:val="22"/>
                <w:szCs w:val="22"/>
              </w:rPr>
              <w: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8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Building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jc w:val="center"/>
              <w:rPr>
                <w:color w:val="000000"/>
                <w:sz w:val="22"/>
                <w:szCs w:val="22"/>
              </w:rPr>
            </w:pPr>
            <w:r w:rsidRPr="00B71B6E">
              <w:rPr>
                <w:color w:val="000000"/>
                <w:sz w:val="22"/>
                <w:szCs w:val="22"/>
              </w:rPr>
              <w:t xml:space="preserve">Alphanumeric, </w:t>
            </w:r>
            <w:r w:rsidR="00CB71D4">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CB71D4" w:rsidRPr="00B71B6E" w:rsidTr="00CB71D4">
        <w:trPr>
          <w:trHeight w:val="67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Street</w:t>
            </w:r>
          </w:p>
        </w:tc>
        <w:tc>
          <w:tcPr>
            <w:tcW w:w="1826"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F446DA">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CB71D4">
        <w:trPr>
          <w:trHeight w:val="67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Landmark</w:t>
            </w:r>
          </w:p>
        </w:tc>
        <w:tc>
          <w:tcPr>
            <w:tcW w:w="1826"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F446DA">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CB71D4">
        <w:trPr>
          <w:trHeight w:val="68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Locality</w:t>
            </w:r>
          </w:p>
        </w:tc>
        <w:tc>
          <w:tcPr>
            <w:tcW w:w="1826"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F446DA">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321E46" w:rsidRPr="00B71B6E" w:rsidTr="00CB71D4">
        <w:trPr>
          <w:trHeight w:val="39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Village/Town/City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CB71D4" w:rsidP="00A741CD">
            <w:pPr>
              <w:jc w:val="center"/>
              <w:rPr>
                <w:color w:val="000000"/>
                <w:sz w:val="22"/>
                <w:szCs w:val="22"/>
              </w:rPr>
            </w:pPr>
            <w:r>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CB71D4" w:rsidRPr="00B71B6E" w:rsidTr="008C2578">
        <w:trPr>
          <w:trHeight w:val="39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8C2578">
        <w:trPr>
          <w:trHeight w:val="39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8C2578">
        <w:trPr>
          <w:trHeight w:val="3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8C2578">
        <w:trPr>
          <w:trHeight w:val="40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Country</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321E46" w:rsidRPr="00B71B6E" w:rsidTr="00CB71D4">
        <w:trPr>
          <w:trHeight w:val="39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Location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GPS Coordinates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CB71D4"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95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Address same as the </w:t>
            </w:r>
            <w:r w:rsidR="009A47B2">
              <w:rPr>
                <w:color w:val="000000"/>
                <w:sz w:val="22"/>
                <w:szCs w:val="22"/>
              </w:rPr>
              <w:t>Aadhar</w:t>
            </w:r>
            <w:r w:rsidRPr="00B71B6E">
              <w:rPr>
                <w:color w:val="000000"/>
                <w:sz w:val="22"/>
                <w:szCs w:val="22"/>
              </w:rPr>
              <w:t xml:space="preserve"> Card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CB71D4">
        <w:trPr>
          <w:trHeight w:val="8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jc w:val="center"/>
              <w:rPr>
                <w:color w:val="000000"/>
                <w:sz w:val="22"/>
                <w:szCs w:val="22"/>
              </w:rPr>
            </w:pPr>
            <w:r w:rsidRPr="00B71B6E">
              <w:rPr>
                <w:color w:val="000000"/>
                <w:sz w:val="22"/>
                <w:szCs w:val="22"/>
              </w:rPr>
              <w:t>Populate if communication address dif</w:t>
            </w:r>
            <w:r w:rsidR="00CB71D4">
              <w:rPr>
                <w:color w:val="000000"/>
                <w:sz w:val="22"/>
                <w:szCs w:val="22"/>
              </w:rPr>
              <w:t>ferent</w:t>
            </w:r>
            <w:r w:rsidRPr="00B71B6E">
              <w:rPr>
                <w:color w:val="000000"/>
                <w:sz w:val="22"/>
                <w:szCs w:val="22"/>
              </w:rPr>
              <w:t xml:space="preserve"> from </w:t>
            </w:r>
            <w:r w:rsidR="009A47B2">
              <w:rPr>
                <w:color w:val="000000"/>
                <w:sz w:val="22"/>
                <w:szCs w:val="22"/>
              </w:rPr>
              <w:t>Aadhar</w:t>
            </w:r>
            <w:r w:rsidRPr="00B71B6E">
              <w:rPr>
                <w:color w:val="000000"/>
                <w:sz w:val="22"/>
                <w:szCs w:val="22"/>
              </w:rPr>
              <w:t xml:space="preserve"> card</w:t>
            </w:r>
          </w:p>
        </w:tc>
      </w:tr>
      <w:tr w:rsidR="00CB71D4" w:rsidRPr="00B71B6E" w:rsidTr="008C2578">
        <w:trPr>
          <w:trHeight w:val="4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CB71D4" w:rsidRPr="00B71B6E" w:rsidTr="008C2578">
        <w:trPr>
          <w:trHeight w:val="41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Area</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CB71D4" w:rsidRPr="00B71B6E" w:rsidTr="008C2578">
        <w:trPr>
          <w:trHeight w:val="67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CB71D4" w:rsidRPr="00B71B6E" w:rsidTr="008C2578">
        <w:trPr>
          <w:trHeight w:val="6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321E46" w:rsidRPr="00B71B6E" w:rsidTr="00CB71D4">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nil"/>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CB71D4" w:rsidP="00A741CD">
            <w:pPr>
              <w:jc w:val="center"/>
              <w:rPr>
                <w:color w:val="000000"/>
                <w:sz w:val="22"/>
                <w:szCs w:val="22"/>
              </w:rPr>
            </w:pPr>
            <w:r>
              <w:rPr>
                <w:color w:val="000000"/>
                <w:sz w:val="22"/>
                <w:szCs w:val="22"/>
              </w:rPr>
              <w:t>A</w:t>
            </w:r>
            <w:r w:rsidR="00A741CD" w:rsidRPr="00B71B6E">
              <w:rPr>
                <w:color w:val="000000"/>
                <w:sz w:val="22"/>
                <w:szCs w:val="22"/>
              </w:rPr>
              <w:t>uto populated based on Pincode; Populate if communication address diff</w:t>
            </w:r>
            <w:r>
              <w:rPr>
                <w:color w:val="000000"/>
                <w:sz w:val="22"/>
                <w:szCs w:val="22"/>
              </w:rPr>
              <w:t>erent</w:t>
            </w:r>
            <w:r w:rsidR="00A741CD" w:rsidRPr="00B71B6E">
              <w:rPr>
                <w:color w:val="000000"/>
                <w:sz w:val="22"/>
                <w:szCs w:val="22"/>
              </w:rPr>
              <w:t xml:space="preserve"> from </w:t>
            </w:r>
            <w:r w:rsidR="009A47B2">
              <w:rPr>
                <w:color w:val="000000"/>
                <w:sz w:val="22"/>
                <w:szCs w:val="22"/>
              </w:rPr>
              <w:t>Aadhar</w:t>
            </w:r>
            <w:r w:rsidR="00A741CD" w:rsidRPr="00B71B6E">
              <w:rPr>
                <w:color w:val="000000"/>
                <w:sz w:val="22"/>
                <w:szCs w:val="22"/>
              </w:rPr>
              <w:t xml:space="preserve"> card</w:t>
            </w:r>
          </w:p>
        </w:tc>
      </w:tr>
      <w:tr w:rsidR="00CB71D4"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val="restart"/>
            <w:tcBorders>
              <w:top w:val="nil"/>
              <w:left w:val="single" w:sz="4" w:space="0" w:color="auto"/>
              <w:bottom w:val="single" w:sz="4" w:space="0" w:color="auto"/>
              <w:right w:val="single" w:sz="4"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64003E">
              <w:rPr>
                <w:color w:val="000000"/>
                <w:sz w:val="22"/>
                <w:szCs w:val="22"/>
              </w:rPr>
              <w:t>Auto populated based on Pincode; Populate if communication address different from Aadhar card</w:t>
            </w:r>
          </w:p>
        </w:tc>
      </w:tr>
      <w:tr w:rsidR="00CB71D4"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City/Town/Village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64003E">
              <w:rPr>
                <w:color w:val="000000"/>
                <w:sz w:val="22"/>
                <w:szCs w:val="22"/>
              </w:rPr>
              <w:t>Auto populated based on Pincode; Populate if communication address different from Aadhar card</w:t>
            </w:r>
          </w:p>
        </w:tc>
      </w:tr>
      <w:tr w:rsidR="00321E46" w:rsidRPr="00B71B6E" w:rsidTr="008C2578">
        <w:trPr>
          <w:trHeight w:val="72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trHeight w:val="3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Ownership</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Owned, rented, Lease</w:t>
            </w:r>
          </w:p>
        </w:tc>
      </w:tr>
      <w:tr w:rsidR="00321E46" w:rsidRPr="00B71B6E" w:rsidTr="008C2578">
        <w:trPr>
          <w:trHeight w:val="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present Area?</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trHeight w:val="7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current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trHeight w:val="7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bottom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w:t>
            </w:r>
            <w:proofErr w:type="gramStart"/>
            <w:r w:rsidRPr="00B71B6E">
              <w:rPr>
                <w:color w:val="000000"/>
                <w:sz w:val="22"/>
                <w:szCs w:val="22"/>
              </w:rPr>
              <w:t>Address</w:t>
            </w:r>
            <w:proofErr w:type="gramEnd"/>
            <w:r w:rsidRPr="00B71B6E">
              <w:rPr>
                <w:color w:val="000000"/>
                <w:sz w:val="22"/>
                <w:szCs w:val="22"/>
              </w:rPr>
              <w:t xml:space="preserve"> same as Permanent Address?</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 If no, populate same fields to capture permanent Address</w:t>
            </w:r>
          </w:p>
        </w:tc>
      </w:tr>
      <w:tr w:rsidR="008C2578" w:rsidRPr="00B71B6E" w:rsidTr="008C2578">
        <w:trPr>
          <w:trHeight w:val="544"/>
          <w:jc w:val="center"/>
        </w:trPr>
        <w:tc>
          <w:tcPr>
            <w:tcW w:w="14173" w:type="dxa"/>
            <w:gridSpan w:val="8"/>
            <w:tcBorders>
              <w:top w:val="nil"/>
              <w:left w:val="single" w:sz="12" w:space="0" w:color="auto"/>
              <w:bottom w:val="single" w:sz="12" w:space="0" w:color="auto"/>
              <w:right w:val="single" w:sz="12" w:space="0" w:color="auto"/>
            </w:tcBorders>
            <w:vAlign w:val="center"/>
          </w:tcPr>
          <w:p w:rsidR="008C2578" w:rsidRPr="00B71B6E" w:rsidRDefault="008C2578" w:rsidP="008C2578">
            <w:pPr>
              <w:jc w:val="center"/>
              <w:rPr>
                <w:color w:val="000000"/>
                <w:sz w:val="22"/>
                <w:szCs w:val="22"/>
              </w:rPr>
            </w:pPr>
            <w:r w:rsidRPr="00E23A11">
              <w:rPr>
                <w:b/>
                <w:color w:val="000000"/>
                <w:sz w:val="22"/>
                <w:szCs w:val="22"/>
              </w:rPr>
              <w:t xml:space="preserve">Add button- in </w:t>
            </w:r>
            <w:r>
              <w:rPr>
                <w:b/>
                <w:color w:val="000000"/>
                <w:sz w:val="22"/>
                <w:szCs w:val="22"/>
              </w:rPr>
              <w:t>case there are more than one guarantor</w:t>
            </w:r>
          </w:p>
        </w:tc>
      </w:tr>
      <w:tr w:rsidR="00321E46" w:rsidRPr="00B71B6E" w:rsidTr="008C2578">
        <w:trPr>
          <w:trHeight w:val="318"/>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lastRenderedPageBreak/>
              <w:t>BUSINESS</w:t>
            </w:r>
          </w:p>
        </w:tc>
        <w:tc>
          <w:tcPr>
            <w:tcW w:w="992" w:type="dxa"/>
            <w:vMerge w:val="restart"/>
            <w:tcBorders>
              <w:top w:val="single" w:sz="12" w:space="0" w:color="auto"/>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Business Profile</w:t>
            </w:r>
          </w:p>
        </w:tc>
        <w:tc>
          <w:tcPr>
            <w:tcW w:w="2126" w:type="dxa"/>
            <w:vMerge w:val="restart"/>
            <w:tcBorders>
              <w:top w:val="single" w:sz="4"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r w:rsidRPr="00B71B6E">
              <w:rPr>
                <w:sz w:val="22"/>
                <w:szCs w:val="22"/>
              </w:rPr>
              <w:t>Business Details</w:t>
            </w:r>
          </w:p>
        </w:tc>
        <w:tc>
          <w:tcPr>
            <w:tcW w:w="2568" w:type="dxa"/>
            <w:tcBorders>
              <w:top w:val="single" w:sz="12"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Referred by</w:t>
            </w:r>
          </w:p>
        </w:tc>
        <w:tc>
          <w:tcPr>
            <w:tcW w:w="1826" w:type="dxa"/>
            <w:tcBorders>
              <w:top w:val="single" w:sz="12"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Cold Call, Existing Customer Reference, Referral Partner</w:t>
            </w:r>
          </w:p>
        </w:tc>
      </w:tr>
      <w:tr w:rsidR="00321E46" w:rsidRPr="00B71B6E" w:rsidTr="008C2578">
        <w:trPr>
          <w:trHeight w:val="5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Referred Name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CB71D4" w:rsidRDefault="00CB71D4" w:rsidP="008C2578">
            <w:pPr>
              <w:spacing w:line="276" w:lineRule="auto"/>
              <w:jc w:val="center"/>
              <w:rPr>
                <w:color w:val="000000"/>
                <w:sz w:val="22"/>
                <w:szCs w:val="22"/>
              </w:rPr>
            </w:pPr>
            <w:r>
              <w:rPr>
                <w:color w:val="000000"/>
                <w:sz w:val="22"/>
                <w:szCs w:val="22"/>
              </w:rPr>
              <w:t xml:space="preserve">Yes </w:t>
            </w:r>
          </w:p>
          <w:p w:rsidR="00A741CD" w:rsidRPr="00B71B6E" w:rsidRDefault="00CB71D4" w:rsidP="008C2578">
            <w:pPr>
              <w:spacing w:line="276" w:lineRule="auto"/>
              <w:jc w:val="center"/>
              <w:rPr>
                <w:color w:val="000000"/>
                <w:sz w:val="22"/>
                <w:szCs w:val="22"/>
              </w:rPr>
            </w:pPr>
            <w:r>
              <w:rPr>
                <w:color w:val="000000"/>
                <w:sz w:val="22"/>
                <w:szCs w:val="22"/>
              </w:rPr>
              <w:t xml:space="preserve">(Based on </w:t>
            </w:r>
            <w:r w:rsidR="00A741CD" w:rsidRPr="00B71B6E">
              <w:rPr>
                <w:color w:val="000000"/>
                <w:sz w:val="22"/>
                <w:szCs w:val="22"/>
              </w:rPr>
              <w:t>dropdown)</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it is cold call then referred name column should not show</w:t>
            </w:r>
          </w:p>
        </w:tc>
      </w:tr>
      <w:tr w:rsidR="00321E46" w:rsidRPr="00B71B6E" w:rsidTr="008C2578">
        <w:trPr>
          <w:trHeight w:val="30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Name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Auto populated &amp; Editable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auto populated from lead - but editable</w:t>
            </w:r>
          </w:p>
        </w:tc>
      </w:tr>
      <w:tr w:rsidR="00321E46" w:rsidRPr="00B71B6E" w:rsidTr="008C2578">
        <w:trPr>
          <w:trHeight w:val="46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type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Manufacturing, Trading, Services</w:t>
            </w: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Activity</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Job Work, Sales, Retail, Wholesale, B2B, B2C</w:t>
            </w:r>
          </w:p>
        </w:tc>
      </w:tr>
      <w:tr w:rsidR="00321E46" w:rsidRPr="00B71B6E" w:rsidTr="008C2578">
        <w:trPr>
          <w:trHeight w:val="62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Sector</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Refer to another table attached below</w:t>
            </w:r>
          </w:p>
        </w:tc>
      </w:tr>
      <w:tr w:rsidR="00321E46" w:rsidRPr="00B71B6E" w:rsidTr="008C2578">
        <w:trPr>
          <w:trHeight w:val="54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Sub sector</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Refer to another table attached below</w:t>
            </w:r>
          </w:p>
        </w:tc>
      </w:tr>
      <w:tr w:rsidR="00321E46" w:rsidRPr="00B71B6E" w:rsidTr="008C2578">
        <w:trPr>
          <w:trHeight w:val="55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 xml:space="preserve">ITR </w:t>
            </w:r>
            <w:r w:rsidR="008C2578" w:rsidRPr="00B71B6E">
              <w:rPr>
                <w:color w:val="000000"/>
                <w:sz w:val="22"/>
                <w:szCs w:val="22"/>
              </w:rPr>
              <w:t>available?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 xml:space="preserve">Radio Buttons </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Yes/No</w:t>
            </w:r>
          </w:p>
        </w:tc>
      </w:tr>
      <w:tr w:rsidR="00321E46" w:rsidRPr="00B71B6E" w:rsidTr="008C2578">
        <w:trPr>
          <w:trHeight w:val="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Operating since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MM/YYYY</w:t>
            </w:r>
          </w:p>
        </w:tc>
      </w:tr>
      <w:tr w:rsidR="00321E46" w:rsidRPr="00B71B6E" w:rsidTr="008C2578">
        <w:trPr>
          <w:trHeight w:val="81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Is the Business Registered?</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Yes/No</w:t>
            </w:r>
          </w:p>
        </w:tc>
      </w:tr>
      <w:tr w:rsidR="00321E46" w:rsidRPr="00B71B6E" w:rsidTr="008C2578">
        <w:trPr>
          <w:trHeight w:val="1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Registration Type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 xml:space="preserve">Tin, SSL No, VAT No, Business Pan Card No, Service Tax No, DIC, MSME, S&amp;E, PAN (Mandatory if PVT LTD) </w:t>
            </w:r>
          </w:p>
          <w:p w:rsidR="00A741CD" w:rsidRPr="008C2578" w:rsidRDefault="00A741CD" w:rsidP="008C2578">
            <w:pPr>
              <w:spacing w:line="276" w:lineRule="auto"/>
              <w:jc w:val="center"/>
              <w:rPr>
                <w:color w:val="000000"/>
                <w:sz w:val="22"/>
                <w:szCs w:val="22"/>
              </w:rPr>
            </w:pPr>
            <w:r w:rsidRPr="008C2578">
              <w:rPr>
                <w:color w:val="000000"/>
                <w:sz w:val="22"/>
                <w:szCs w:val="22"/>
              </w:rPr>
              <w:t xml:space="preserve"> (If business registered is yes)</w:t>
            </w:r>
          </w:p>
        </w:tc>
      </w:tr>
      <w:tr w:rsidR="00321E46" w:rsidRPr="00B71B6E" w:rsidTr="008C2578">
        <w:trPr>
          <w:trHeight w:val="82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Registration Proof No</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CB71D4" w:rsidP="008C2578">
            <w:pPr>
              <w:spacing w:line="276" w:lineRule="auto"/>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business registered is yes)</w:t>
            </w:r>
          </w:p>
        </w:tc>
      </w:tr>
      <w:tr w:rsidR="00321E46" w:rsidRPr="00B71B6E" w:rsidTr="008C2578">
        <w:trPr>
          <w:trHeight w:val="75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Registration Date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business registered is yes)</w:t>
            </w:r>
          </w:p>
        </w:tc>
      </w:tr>
      <w:tr w:rsidR="00321E46" w:rsidRPr="00B71B6E" w:rsidTr="008C2578">
        <w:trPr>
          <w:trHeight w:val="82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 xml:space="preserve">Valid </w:t>
            </w:r>
            <w:r w:rsidR="00CB71D4"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Depending on the ID type ((If business registered is yes))</w:t>
            </w:r>
          </w:p>
        </w:tc>
      </w:tr>
      <w:tr w:rsidR="00321E46" w:rsidRPr="00B71B6E" w:rsidTr="008C2578">
        <w:trPr>
          <w:trHeight w:val="53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business registered is yes)</w:t>
            </w:r>
          </w:p>
        </w:tc>
      </w:tr>
      <w:tr w:rsidR="00321E46" w:rsidRPr="00B71B6E" w:rsidTr="008C2578">
        <w:trPr>
          <w:trHeight w:val="13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b/>
                <w:bCs/>
                <w:color w:val="000000"/>
                <w:sz w:val="22"/>
                <w:szCs w:val="22"/>
              </w:rPr>
            </w:pPr>
            <w:r w:rsidRPr="00B71B6E">
              <w:rPr>
                <w:b/>
                <w:bCs/>
                <w:color w:val="000000"/>
                <w:sz w:val="22"/>
                <w:szCs w:val="22"/>
              </w:rPr>
              <w:t>Add Business Reg</w:t>
            </w:r>
            <w:r w:rsidR="008C2578">
              <w:rPr>
                <w:b/>
                <w:bCs/>
                <w:color w:val="000000"/>
                <w:sz w:val="22"/>
                <w:szCs w:val="22"/>
              </w:rPr>
              <w:t>istratio</w:t>
            </w:r>
            <w:r w:rsidRPr="00B71B6E">
              <w:rPr>
                <w:b/>
                <w:bCs/>
                <w:color w:val="000000"/>
                <w:sz w:val="22"/>
                <w:szCs w:val="22"/>
              </w:rPr>
              <w:t>n Type button</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 xml:space="preserve">On click show Business Registration Type, Business registration Proof No, Business Registration Date, Valid </w:t>
            </w:r>
            <w:r w:rsidR="00CB71D4" w:rsidRPr="008C2578">
              <w:rPr>
                <w:color w:val="000000"/>
                <w:sz w:val="22"/>
                <w:szCs w:val="22"/>
              </w:rPr>
              <w:t>up to</w:t>
            </w:r>
            <w:r w:rsidRPr="008C2578">
              <w:rPr>
                <w:color w:val="000000"/>
                <w:sz w:val="22"/>
                <w:szCs w:val="22"/>
              </w:rPr>
              <w:t xml:space="preserve"> and Document Capture again</w:t>
            </w:r>
          </w:p>
        </w:tc>
      </w:tr>
      <w:tr w:rsidR="00321E46" w:rsidRPr="00B71B6E" w:rsidTr="008C2578">
        <w:trPr>
          <w:trHeight w:val="76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Constitution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Proprietorship, Partnership, Private LTD</w:t>
            </w:r>
          </w:p>
        </w:tc>
      </w:tr>
      <w:tr w:rsidR="00321E46" w:rsidRPr="00B71B6E" w:rsidTr="008C2578">
        <w:trPr>
          <w:trHeight w:val="10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If partnership, how many total partners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2; 3; 4; &gt;4 (populate only for partnership)</w:t>
            </w:r>
          </w:p>
        </w:tc>
      </w:tr>
      <w:tr w:rsidR="00321E46" w:rsidRPr="00B71B6E" w:rsidTr="008C2578">
        <w:trPr>
          <w:trHeight w:val="131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Has anyone else been a partner of your present business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Yes/No</w:t>
            </w:r>
          </w:p>
        </w:tc>
      </w:tr>
      <w:tr w:rsidR="00321E46" w:rsidRPr="00B71B6E" w:rsidTr="008C2578">
        <w:trPr>
          <w:trHeight w:val="114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bottom w:val="single" w:sz="4"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If yes, when was that partnership dissolved?</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Dissolution Agreement required</w:t>
            </w: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p>
        </w:tc>
      </w:tr>
      <w:tr w:rsidR="00321E46" w:rsidRPr="00B71B6E" w:rsidTr="008C2578">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4"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from lead - but editable</w:t>
            </w:r>
          </w:p>
        </w:tc>
      </w:tr>
      <w:tr w:rsidR="00321E46" w:rsidRPr="00B71B6E" w:rsidTr="008C2578">
        <w:trPr>
          <w:trHeight w:val="82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from lead - but editable</w:t>
            </w:r>
          </w:p>
        </w:tc>
      </w:tr>
      <w:tr w:rsidR="00321E46" w:rsidRPr="00B71B6E" w:rsidTr="008C2578">
        <w:trPr>
          <w:trHeight w:val="66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Pin Code (Search Option)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based on Pincode</w:t>
            </w:r>
          </w:p>
        </w:tc>
      </w:tr>
      <w:tr w:rsidR="00321E46" w:rsidRPr="00B71B6E" w:rsidTr="008C2578">
        <w:trPr>
          <w:trHeight w:val="54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based on Pincode</w:t>
            </w:r>
          </w:p>
        </w:tc>
      </w:tr>
      <w:tr w:rsidR="00321E46" w:rsidRPr="00B71B6E" w:rsidTr="008C2578">
        <w:trPr>
          <w:trHeight w:val="52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 (Auto populate)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based on Pincode</w:t>
            </w:r>
          </w:p>
        </w:tc>
      </w:tr>
      <w:tr w:rsidR="00321E46" w:rsidRPr="00B71B6E" w:rsidTr="008C2578">
        <w:trPr>
          <w:trHeight w:val="6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District(Auto populate)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from lead - but editable</w:t>
            </w:r>
          </w:p>
        </w:tc>
      </w:tr>
      <w:tr w:rsidR="00321E46" w:rsidRPr="00B71B6E" w:rsidTr="008C2578">
        <w:trPr>
          <w:trHeight w:val="81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City/Village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 from lead - but editable</w:t>
            </w:r>
          </w:p>
        </w:tc>
      </w:tr>
      <w:tr w:rsidR="00321E46" w:rsidRPr="00B71B6E" w:rsidTr="008C2578">
        <w:trPr>
          <w:trHeight w:val="53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Location (GPS)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GPS co-ordinates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EC2E0A"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trHeight w:val="54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Phone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trHeight w:val="5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Ownership </w:t>
            </w:r>
          </w:p>
        </w:tc>
        <w:tc>
          <w:tcPr>
            <w:tcW w:w="1826" w:type="dxa"/>
            <w:tcBorders>
              <w:top w:val="single" w:sz="6" w:space="0" w:color="auto"/>
              <w:left w:val="single" w:sz="6" w:space="0" w:color="auto"/>
              <w:bottom w:val="single" w:sz="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2"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Owned/Rent/Lease</w:t>
            </w:r>
          </w:p>
        </w:tc>
      </w:tr>
      <w:tr w:rsidR="00321E46" w:rsidRPr="00B71B6E" w:rsidTr="008C2578">
        <w:trPr>
          <w:trHeight w:val="94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bottom w:val="nil"/>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2" w:space="0" w:color="auto"/>
            </w:tcBorders>
            <w:vAlign w:val="center"/>
          </w:tcPr>
          <w:p w:rsidR="00A741CD" w:rsidRPr="00B71B6E" w:rsidRDefault="00A741CD" w:rsidP="00A741CD">
            <w:pPr>
              <w:jc w:val="center"/>
              <w:rPr>
                <w:sz w:val="22"/>
                <w:szCs w:val="22"/>
              </w:rPr>
            </w:pPr>
          </w:p>
        </w:tc>
        <w:tc>
          <w:tcPr>
            <w:tcW w:w="2568"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How many years business in present </w:t>
            </w:r>
            <w:r w:rsidR="008C2578" w:rsidRPr="00B71B6E">
              <w:rPr>
                <w:color w:val="000000"/>
                <w:sz w:val="22"/>
                <w:szCs w:val="22"/>
              </w:rPr>
              <w:t>Area?</w:t>
            </w:r>
          </w:p>
        </w:tc>
        <w:tc>
          <w:tcPr>
            <w:tcW w:w="1826"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2" w:space="0" w:color="auto"/>
              <w:left w:val="single" w:sz="2" w:space="0" w:color="auto"/>
              <w:bottom w:val="single" w:sz="2" w:space="0" w:color="auto"/>
              <w:right w:val="single" w:sz="2"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p>
        </w:tc>
        <w:tc>
          <w:tcPr>
            <w:tcW w:w="3570"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cantSplit/>
          <w:trHeight w:val="12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2" w:space="0" w:color="auto"/>
            </w:tcBorders>
            <w:vAlign w:val="center"/>
          </w:tcPr>
          <w:p w:rsidR="00A741CD" w:rsidRPr="00B71B6E" w:rsidRDefault="00A741CD" w:rsidP="00A741CD">
            <w:pPr>
              <w:jc w:val="center"/>
              <w:rPr>
                <w:sz w:val="22"/>
                <w:szCs w:val="22"/>
              </w:rPr>
            </w:pPr>
          </w:p>
        </w:tc>
        <w:tc>
          <w:tcPr>
            <w:tcW w:w="2568"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business in current address?</w:t>
            </w:r>
          </w:p>
        </w:tc>
        <w:tc>
          <w:tcPr>
            <w:tcW w:w="1826"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2" w:space="0" w:color="auto"/>
              <w:left w:val="single" w:sz="2" w:space="0" w:color="auto"/>
              <w:bottom w:val="single" w:sz="2" w:space="0" w:color="auto"/>
              <w:right w:val="single" w:sz="2"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p>
        </w:tc>
        <w:tc>
          <w:tcPr>
            <w:tcW w:w="3570"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Liabilities</w:t>
            </w:r>
          </w:p>
        </w:tc>
        <w:tc>
          <w:tcPr>
            <w:tcW w:w="2126"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Debt Source</w:t>
            </w:r>
          </w:p>
        </w:tc>
        <w:tc>
          <w:tcPr>
            <w:tcW w:w="1826"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FF0000"/>
                <w:sz w:val="22"/>
                <w:szCs w:val="22"/>
              </w:rPr>
              <w:t>refer to screening dropdown sheet (required),</w:t>
            </w:r>
            <w:r w:rsidRPr="00B71B6E">
              <w:rPr>
                <w:color w:val="000000"/>
                <w:sz w:val="22"/>
                <w:szCs w:val="22"/>
              </w:rPr>
              <w:t xml:space="preserve"> If it is CC it should be auto populated from Bank statement</w:t>
            </w:r>
          </w:p>
        </w:tc>
      </w:tr>
      <w:tr w:rsidR="00321E46" w:rsidRPr="00B71B6E" w:rsidTr="008C2578">
        <w:trPr>
          <w:trHeight w:val="31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Creditor's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Outstanding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term</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Monthly Installment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No. Of instalment Paid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Machine Refinance, Asset Purchase, Debt Consolidation, Working Capital, Line Of Credit, Business Development</w:t>
            </w: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In case there are more than one liability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Bank Statement</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 Name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Branch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IFSC 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Current, Saving,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Banking since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Net banking available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Sanctioned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A/C type is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Start Month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Deposits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Withdrawals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Balance as on 15th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No of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No of EMI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bCs/>
                <w:color w:val="000000"/>
                <w:sz w:val="22"/>
                <w:szCs w:val="22"/>
              </w:rPr>
            </w:pPr>
            <w:r w:rsidRPr="00B71B6E">
              <w:rPr>
                <w:b/>
                <w:bCs/>
                <w:color w:val="000000"/>
                <w:sz w:val="22"/>
                <w:szCs w:val="22"/>
              </w:rPr>
              <w:t>Button to add account</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p>
        </w:tc>
      </w:tr>
      <w:tr w:rsidR="008C2578" w:rsidRPr="00B71B6E" w:rsidTr="008C2578">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8C2578" w:rsidRPr="00E23A11" w:rsidRDefault="008C2578"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8C2578" w:rsidRPr="00E23A11" w:rsidRDefault="008C2578" w:rsidP="00E23A11">
            <w:pPr>
              <w:ind w:left="113" w:right="113"/>
              <w:jc w:val="center"/>
              <w:rPr>
                <w:sz w:val="22"/>
                <w:szCs w:val="22"/>
              </w:rPr>
            </w:pPr>
            <w:r w:rsidRPr="00E23A11">
              <w:rPr>
                <w:sz w:val="22"/>
                <w:szCs w:val="22"/>
              </w:rPr>
              <w:t>Business Financials</w:t>
            </w:r>
          </w:p>
        </w:tc>
        <w:tc>
          <w:tcPr>
            <w:tcW w:w="2126" w:type="dxa"/>
            <w:vMerge w:val="restart"/>
            <w:tcBorders>
              <w:top w:val="single" w:sz="12" w:space="0" w:color="auto"/>
              <w:left w:val="single" w:sz="12" w:space="0" w:color="auto"/>
              <w:right w:val="single" w:sz="6" w:space="0" w:color="auto"/>
            </w:tcBorders>
            <w:vAlign w:val="center"/>
          </w:tcPr>
          <w:p w:rsidR="008C2578" w:rsidRPr="00B71B6E" w:rsidRDefault="008C2578"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Monthly turnover</w:t>
            </w:r>
          </w:p>
        </w:tc>
        <w:tc>
          <w:tcPr>
            <w:tcW w:w="1826"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8C2578" w:rsidRPr="00B71B6E" w:rsidRDefault="008C2578" w:rsidP="00A741CD">
            <w:pPr>
              <w:jc w:val="center"/>
              <w:rPr>
                <w:color w:val="000000"/>
                <w:sz w:val="22"/>
                <w:szCs w:val="22"/>
              </w:rPr>
            </w:pPr>
          </w:p>
        </w:tc>
      </w:tr>
      <w:tr w:rsidR="008C2578"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8C2578" w:rsidRPr="00E23A11" w:rsidRDefault="008C2578"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vAlign w:val="center"/>
          </w:tcPr>
          <w:p w:rsidR="008C2578" w:rsidRPr="00B71B6E" w:rsidRDefault="008C2578" w:rsidP="00A741CD">
            <w:pPr>
              <w:jc w:val="center"/>
              <w:rPr>
                <w:sz w:val="22"/>
                <w:szCs w:val="22"/>
              </w:rPr>
            </w:pPr>
          </w:p>
        </w:tc>
        <w:tc>
          <w:tcPr>
            <w:tcW w:w="2126" w:type="dxa"/>
            <w:vMerge/>
            <w:tcBorders>
              <w:left w:val="single" w:sz="12" w:space="0" w:color="auto"/>
              <w:right w:val="single" w:sz="6" w:space="0" w:color="auto"/>
            </w:tcBorders>
            <w:vAlign w:val="center"/>
          </w:tcPr>
          <w:p w:rsidR="008C2578" w:rsidRPr="00B71B6E" w:rsidRDefault="008C2578"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Monthly Business Expenses</w:t>
            </w:r>
          </w:p>
        </w:tc>
        <w:tc>
          <w:tcPr>
            <w:tcW w:w="1826"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8C2578" w:rsidRPr="00B71B6E" w:rsidRDefault="008C2578" w:rsidP="00A741CD">
            <w:pPr>
              <w:jc w:val="center"/>
              <w:rPr>
                <w:color w:val="000000"/>
                <w:sz w:val="22"/>
                <w:szCs w:val="22"/>
              </w:rPr>
            </w:pPr>
          </w:p>
        </w:tc>
      </w:tr>
      <w:tr w:rsidR="008C2578" w:rsidRPr="00B71B6E" w:rsidTr="008C2578">
        <w:trPr>
          <w:trHeight w:val="8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8C2578" w:rsidRPr="00E23A11" w:rsidRDefault="008C2578"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vAlign w:val="center"/>
          </w:tcPr>
          <w:p w:rsidR="008C2578" w:rsidRPr="00B71B6E" w:rsidRDefault="008C2578" w:rsidP="00A741CD">
            <w:pPr>
              <w:jc w:val="center"/>
              <w:rPr>
                <w:sz w:val="22"/>
                <w:szCs w:val="22"/>
              </w:rPr>
            </w:pPr>
          </w:p>
        </w:tc>
        <w:tc>
          <w:tcPr>
            <w:tcW w:w="2126" w:type="dxa"/>
            <w:vMerge/>
            <w:tcBorders>
              <w:left w:val="single" w:sz="12" w:space="0" w:color="auto"/>
              <w:bottom w:val="single" w:sz="12" w:space="0" w:color="auto"/>
              <w:right w:val="single" w:sz="6" w:space="0" w:color="auto"/>
            </w:tcBorders>
            <w:vAlign w:val="center"/>
          </w:tcPr>
          <w:p w:rsidR="008C2578" w:rsidRPr="00B71B6E" w:rsidRDefault="008C2578"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Av</w:t>
            </w:r>
            <w:r>
              <w:rPr>
                <w:color w:val="000000"/>
                <w:sz w:val="22"/>
                <w:szCs w:val="22"/>
              </w:rPr>
              <w:t>era</w:t>
            </w:r>
            <w:r w:rsidRPr="00B71B6E">
              <w:rPr>
                <w:color w:val="000000"/>
                <w:sz w:val="22"/>
                <w:szCs w:val="22"/>
              </w:rPr>
              <w:t>g</w:t>
            </w:r>
            <w:r>
              <w:rPr>
                <w:color w:val="000000"/>
                <w:sz w:val="22"/>
                <w:szCs w:val="22"/>
              </w:rPr>
              <w:t>e</w:t>
            </w:r>
            <w:r w:rsidRPr="00B71B6E">
              <w:rPr>
                <w:color w:val="000000"/>
                <w:sz w:val="22"/>
                <w:szCs w:val="22"/>
              </w:rPr>
              <w:t xml:space="preserve"> Monthly Net Income</w:t>
            </w:r>
          </w:p>
        </w:tc>
        <w:tc>
          <w:tcPr>
            <w:tcW w:w="1826"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Auto Calculated</w:t>
            </w:r>
          </w:p>
        </w:tc>
        <w:tc>
          <w:tcPr>
            <w:tcW w:w="851"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8C2578" w:rsidRPr="00B71B6E" w:rsidRDefault="008C2578" w:rsidP="00A741CD">
            <w:pPr>
              <w:jc w:val="center"/>
              <w:rPr>
                <w:color w:val="000000"/>
                <w:sz w:val="22"/>
                <w:szCs w:val="22"/>
              </w:rPr>
            </w:pPr>
            <w:r w:rsidRPr="00B71B6E">
              <w:rPr>
                <w:color w:val="000000"/>
                <w:sz w:val="22"/>
                <w:szCs w:val="22"/>
              </w:rPr>
              <w:t>Auto calculated</w:t>
            </w:r>
          </w:p>
        </w:tc>
      </w:tr>
      <w:tr w:rsidR="00A741CD"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t>LOAN REQUEST</w:t>
            </w:r>
          </w:p>
        </w:tc>
        <w:tc>
          <w:tcPr>
            <w:tcW w:w="992" w:type="dxa"/>
            <w:vMerge w:val="restart"/>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r w:rsidRPr="00B71B6E">
              <w:rPr>
                <w:sz w:val="22"/>
                <w:szCs w:val="22"/>
              </w:rPr>
              <w:t>-</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Purpose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Machine Refinance, Asset Purchase, Debt Consolidation, Working Capital, Line Of Credit, Business Development</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Sub-purpose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FF0000"/>
                <w:sz w:val="22"/>
                <w:szCs w:val="22"/>
              </w:rPr>
            </w:pPr>
            <w:r w:rsidRPr="00B71B6E">
              <w:rPr>
                <w:color w:val="FF0000"/>
                <w:sz w:val="22"/>
                <w:szCs w:val="22"/>
              </w:rPr>
              <w:t>refer to screening dropdown sheet</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Do you have assets available for hypothecation?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p w:rsidR="00A741CD" w:rsidRPr="00B71B6E" w:rsidRDefault="00A741CD" w:rsidP="00A741CD">
            <w:pPr>
              <w:jc w:val="center"/>
              <w:rPr>
                <w:color w:val="000000"/>
                <w:sz w:val="22"/>
                <w:szCs w:val="22"/>
              </w:rPr>
            </w:pPr>
            <w:r w:rsidRPr="00B71B6E">
              <w:rPr>
                <w:color w:val="000000"/>
                <w:sz w:val="22"/>
                <w:szCs w:val="22"/>
              </w:rPr>
              <w:t>And, If purpose is WC, BD or LOC</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yes, estimated value of assets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assets for hypothecation is yes</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EMI Requested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EMI Payment Date Requested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Product Type</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sz w:val="22"/>
                <w:szCs w:val="22"/>
              </w:rPr>
              <w:t>Working Capital, Loan Refinance, Asset Purchase, Business Development</w:t>
            </w:r>
            <w:r w:rsidRPr="00B71B6E">
              <w:rPr>
                <w:color w:val="000000"/>
                <w:sz w:val="22"/>
                <w:szCs w:val="22"/>
              </w:rPr>
              <w:t>, to be auto populated based on questions above</w:t>
            </w:r>
          </w:p>
        </w:tc>
      </w:tr>
    </w:tbl>
    <w:p w:rsidR="008C2578" w:rsidRDefault="008C2578" w:rsidP="008C2578">
      <w:pPr>
        <w:sectPr w:rsidR="008C2578" w:rsidSect="00565216">
          <w:pgSz w:w="16838" w:h="11899" w:orient="landscape"/>
          <w:pgMar w:top="720" w:right="720" w:bottom="720" w:left="1134" w:header="1560" w:footer="567" w:gutter="0"/>
          <w:cols w:space="720"/>
          <w:docGrid w:linePitch="360"/>
        </w:sectPr>
      </w:pPr>
    </w:p>
    <w:p w:rsidR="00A741CD" w:rsidRPr="001E2911" w:rsidRDefault="00A741CD" w:rsidP="008C2578">
      <w:pPr>
        <w:jc w:val="both"/>
      </w:pPr>
    </w:p>
    <w:p w:rsidR="005239EC" w:rsidRPr="001E2911" w:rsidRDefault="005239EC" w:rsidP="002523C6">
      <w:pPr>
        <w:ind w:left="1080"/>
      </w:pPr>
    </w:p>
    <w:p w:rsidR="00A741CD" w:rsidRPr="001E2911" w:rsidRDefault="00A741CD" w:rsidP="00565216">
      <w:pPr>
        <w:ind w:left="1080"/>
        <w:rPr>
          <w:rFonts w:eastAsia="Calibri"/>
          <w:b/>
          <w:sz w:val="24"/>
          <w:szCs w:val="28"/>
          <w:lang w:val="en-IN"/>
        </w:rPr>
      </w:pPr>
      <w:r w:rsidRPr="001E2911">
        <w:rPr>
          <w:rFonts w:eastAsia="Calibri"/>
          <w:b/>
          <w:sz w:val="24"/>
          <w:szCs w:val="28"/>
          <w:lang w:val="en-IN"/>
        </w:rPr>
        <w:t>Business Type- Manufacturing</w:t>
      </w:r>
    </w:p>
    <w:tbl>
      <w:tblPr>
        <w:tblW w:w="5000" w:type="pct"/>
        <w:jc w:val="center"/>
        <w:tblInd w:w="534" w:type="dxa"/>
        <w:tblLook w:val="04A0" w:firstRow="1" w:lastRow="0" w:firstColumn="1" w:lastColumn="0" w:noHBand="0" w:noVBand="1"/>
      </w:tblPr>
      <w:tblGrid>
        <w:gridCol w:w="1721"/>
        <w:gridCol w:w="1824"/>
        <w:gridCol w:w="2162"/>
        <w:gridCol w:w="4554"/>
      </w:tblGrid>
      <w:tr w:rsidR="00A741CD" w:rsidRPr="001E2911" w:rsidTr="00565216">
        <w:trPr>
          <w:trHeight w:val="600"/>
          <w:jc w:val="center"/>
        </w:trPr>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Type</w:t>
            </w:r>
          </w:p>
        </w:tc>
        <w:tc>
          <w:tcPr>
            <w:tcW w:w="864" w:type="pct"/>
            <w:tcBorders>
              <w:top w:val="single" w:sz="4" w:space="0" w:color="auto"/>
              <w:left w:val="nil"/>
              <w:bottom w:val="single" w:sz="4" w:space="0" w:color="auto"/>
              <w:right w:val="single" w:sz="4" w:space="0" w:color="auto"/>
            </w:tcBorders>
            <w:shd w:val="clear" w:color="auto" w:fill="auto"/>
            <w:noWrap/>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Activity</w:t>
            </w:r>
          </w:p>
        </w:tc>
        <w:tc>
          <w:tcPr>
            <w:tcW w:w="1062" w:type="pct"/>
            <w:tcBorders>
              <w:top w:val="single" w:sz="4" w:space="0" w:color="auto"/>
              <w:left w:val="nil"/>
              <w:bottom w:val="single" w:sz="4" w:space="0" w:color="auto"/>
              <w:right w:val="single" w:sz="4" w:space="0" w:color="auto"/>
            </w:tcBorders>
            <w:shd w:val="clear" w:color="auto" w:fill="auto"/>
            <w:noWrap/>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Sector</w:t>
            </w:r>
          </w:p>
        </w:tc>
        <w:tc>
          <w:tcPr>
            <w:tcW w:w="2227" w:type="pct"/>
            <w:tcBorders>
              <w:top w:val="single" w:sz="4" w:space="0" w:color="auto"/>
              <w:left w:val="nil"/>
              <w:bottom w:val="single" w:sz="4" w:space="0" w:color="auto"/>
              <w:right w:val="single" w:sz="4" w:space="0" w:color="auto"/>
            </w:tcBorders>
            <w:shd w:val="clear" w:color="auto" w:fill="auto"/>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Sub Sector</w:t>
            </w:r>
          </w:p>
        </w:tc>
      </w:tr>
      <w:tr w:rsidR="00A741CD" w:rsidRPr="001E2911" w:rsidTr="00565216">
        <w:trPr>
          <w:trHeight w:val="421"/>
          <w:jc w:val="center"/>
        </w:trPr>
        <w:tc>
          <w:tcPr>
            <w:tcW w:w="847" w:type="pct"/>
            <w:tcBorders>
              <w:top w:val="nil"/>
              <w:left w:val="single" w:sz="4" w:space="0" w:color="auto"/>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Manufacturing</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Sales</w:t>
            </w:r>
          </w:p>
        </w:tc>
        <w:tc>
          <w:tcPr>
            <w:tcW w:w="1062" w:type="pct"/>
            <w:tcBorders>
              <w:top w:val="nil"/>
              <w:left w:val="nil"/>
              <w:bottom w:val="single" w:sz="4" w:space="0" w:color="auto"/>
              <w:right w:val="nil"/>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Machine  Components</w:t>
            </w:r>
          </w:p>
        </w:tc>
        <w:tc>
          <w:tcPr>
            <w:tcW w:w="222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Job Work</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Agriculture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Job work &amp; Sales</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Satellite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Construction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Textile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Plastics Machinery</w:t>
            </w:r>
          </w:p>
        </w:tc>
      </w:tr>
      <w:tr w:rsidR="00A741CD" w:rsidRPr="001E2911" w:rsidTr="00565216">
        <w:trPr>
          <w:trHeight w:val="27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Chemical Processing Machinery</w:t>
            </w:r>
          </w:p>
        </w:tc>
      </w:tr>
      <w:tr w:rsidR="00A741CD" w:rsidRPr="001E2911" w:rsidTr="00565216">
        <w:trPr>
          <w:trHeight w:val="28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 &amp; Paperboard making machinery</w:t>
            </w:r>
          </w:p>
        </w:tc>
      </w:tr>
      <w:tr w:rsidR="00A741CD" w:rsidRPr="001E2911" w:rsidTr="00565216">
        <w:trPr>
          <w:trHeight w:val="27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Food Manufacturing Machinery</w:t>
            </w:r>
          </w:p>
        </w:tc>
      </w:tr>
      <w:tr w:rsidR="00A741CD" w:rsidRPr="001E2911" w:rsidTr="00565216">
        <w:trPr>
          <w:trHeight w:val="26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Semi-conductor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Wire Cutting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Automation Machinery</w:t>
            </w:r>
          </w:p>
        </w:tc>
      </w:tr>
      <w:tr w:rsidR="00A741CD" w:rsidRPr="001E2911" w:rsidTr="00565216">
        <w:trPr>
          <w:trHeight w:val="23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Special Purpose Machinery</w:t>
            </w:r>
          </w:p>
        </w:tc>
      </w:tr>
      <w:tr w:rsidR="00A741CD" w:rsidRPr="001E2911" w:rsidTr="00565216">
        <w:trPr>
          <w:trHeight w:val="25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Aircraft/</w:t>
            </w:r>
            <w:r w:rsidR="00565216" w:rsidRPr="001E2911">
              <w:rPr>
                <w:color w:val="000000"/>
                <w:sz w:val="22"/>
                <w:szCs w:val="22"/>
                <w:lang w:val="en-GB" w:eastAsia="en-GB"/>
              </w:rPr>
              <w:t>Defence</w:t>
            </w:r>
            <w:r w:rsidRPr="001E2911">
              <w:rPr>
                <w:color w:val="000000"/>
                <w:sz w:val="22"/>
                <w:szCs w:val="22"/>
                <w:lang w:val="en-GB" w:eastAsia="en-GB"/>
              </w:rPr>
              <w:t xml:space="preserve"> Machines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565216" w:rsidP="00A741CD">
            <w:pPr>
              <w:rPr>
                <w:color w:val="000000"/>
                <w:sz w:val="22"/>
                <w:szCs w:val="22"/>
                <w:lang w:val="en-GB" w:eastAsia="en-GB"/>
              </w:rPr>
            </w:pPr>
            <w:r w:rsidRPr="001E2911">
              <w:rPr>
                <w:color w:val="000000"/>
                <w:sz w:val="22"/>
                <w:szCs w:val="22"/>
                <w:lang w:val="en-GB" w:eastAsia="en-GB"/>
              </w:rPr>
              <w:t>Air-conditioning</w:t>
            </w:r>
            <w:r w:rsidR="00A741CD" w:rsidRPr="001E2911">
              <w:rPr>
                <w:color w:val="000000"/>
                <w:sz w:val="22"/>
                <w:szCs w:val="22"/>
                <w:lang w:val="en-GB" w:eastAsia="en-GB"/>
              </w:rPr>
              <w:t>/Heating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Elevator/Conveyor  </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Ovens/</w:t>
            </w:r>
            <w:r w:rsidR="00565216" w:rsidRPr="001E2911">
              <w:rPr>
                <w:color w:val="000000"/>
                <w:sz w:val="22"/>
                <w:szCs w:val="22"/>
                <w:lang w:val="en-GB" w:eastAsia="en-GB"/>
              </w:rPr>
              <w:t>Furnaces</w:t>
            </w:r>
          </w:p>
        </w:tc>
      </w:tr>
      <w:tr w:rsidR="00A741CD" w:rsidRPr="001E2911" w:rsidTr="00565216">
        <w:trPr>
          <w:trHeight w:val="32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Office Machinery/Equipment</w:t>
            </w:r>
          </w:p>
        </w:tc>
      </w:tr>
      <w:tr w:rsidR="00A741CD" w:rsidRPr="001E2911" w:rsidTr="00565216">
        <w:trPr>
          <w:trHeight w:val="27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Pumps/Compressors/Valves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Power Equipment</w:t>
            </w:r>
          </w:p>
        </w:tc>
      </w:tr>
      <w:tr w:rsidR="00A741CD" w:rsidRPr="001E2911" w:rsidTr="00565216">
        <w:trPr>
          <w:trHeight w:val="25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General Purpose Machinery</w:t>
            </w:r>
          </w:p>
        </w:tc>
      </w:tr>
      <w:tr w:rsidR="00A741CD" w:rsidRPr="001E2911" w:rsidTr="00565216">
        <w:trPr>
          <w:trHeight w:val="12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Auto Components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2-Wheelers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4-Wheelers</w:t>
            </w:r>
          </w:p>
        </w:tc>
      </w:tr>
      <w:tr w:rsidR="00A741CD" w:rsidRPr="001E2911" w:rsidTr="00565216">
        <w:trPr>
          <w:trHeight w:val="47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Light Commercial Vehicles (utility trucks, pickups, </w:t>
            </w:r>
            <w:r w:rsidR="00565216" w:rsidRPr="001E2911">
              <w:rPr>
                <w:color w:val="000000"/>
                <w:sz w:val="22"/>
                <w:szCs w:val="22"/>
                <w:lang w:val="en-GB" w:eastAsia="en-GB"/>
              </w:rPr>
              <w:t>etc.</w:t>
            </w:r>
            <w:r w:rsidRPr="001E2911">
              <w:rPr>
                <w:color w:val="000000"/>
                <w:sz w:val="22"/>
                <w:szCs w:val="22"/>
                <w:lang w:val="en-GB" w:eastAsia="en-GB"/>
              </w:rPr>
              <w:t>)</w:t>
            </w:r>
          </w:p>
        </w:tc>
      </w:tr>
      <w:tr w:rsidR="00A741CD" w:rsidRPr="001E2911" w:rsidTr="00565216">
        <w:trPr>
          <w:trHeight w:val="29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Heavy Commercial Vehicles (Trucks/Lorries)</w:t>
            </w:r>
          </w:p>
        </w:tc>
      </w:tr>
      <w:tr w:rsidR="00A741CD" w:rsidRPr="001E2911" w:rsidTr="00565216">
        <w:trPr>
          <w:trHeight w:val="28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Passenger Vehicles (Vans, Buses)</w:t>
            </w:r>
          </w:p>
        </w:tc>
      </w:tr>
      <w:tr w:rsidR="00A741CD" w:rsidRPr="001E2911" w:rsidTr="00565216">
        <w:trPr>
          <w:trHeight w:val="258"/>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Agriculture Vehicles (Tractors, Tillers)</w:t>
            </w:r>
          </w:p>
        </w:tc>
      </w:tr>
      <w:tr w:rsidR="00A741CD" w:rsidRPr="001E2911" w:rsidTr="00565216">
        <w:trPr>
          <w:trHeight w:val="55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Construction Vehicles (</w:t>
            </w:r>
            <w:r w:rsidR="00565216" w:rsidRPr="001E2911">
              <w:rPr>
                <w:color w:val="000000"/>
                <w:sz w:val="22"/>
                <w:szCs w:val="22"/>
                <w:lang w:val="en-GB" w:eastAsia="en-GB"/>
              </w:rPr>
              <w:t>Bobcats</w:t>
            </w:r>
            <w:r w:rsidRPr="001E2911">
              <w:rPr>
                <w:color w:val="000000"/>
                <w:sz w:val="22"/>
                <w:szCs w:val="22"/>
                <w:lang w:val="en-GB" w:eastAsia="en-GB"/>
              </w:rPr>
              <w:t>, Loaders, Compactors, Drillers, Earth-moving, etc.)</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Fabrication</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Welding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Tool &amp; Dies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Food Products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Dairy Products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Beverage</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Oils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Grain Mills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Animal Feed</w:t>
            </w:r>
          </w:p>
        </w:tc>
      </w:tr>
      <w:tr w:rsidR="00A741CD" w:rsidRPr="001E2911" w:rsidTr="00565216">
        <w:trPr>
          <w:trHeight w:val="23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Processing/Preserving meat, fish, vegetables</w:t>
            </w:r>
          </w:p>
        </w:tc>
      </w:tr>
      <w:tr w:rsidR="00A741CD" w:rsidRPr="001E2911" w:rsidTr="00565216">
        <w:trPr>
          <w:trHeight w:val="248"/>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Starch and Starch Products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Bakery Goods</w:t>
            </w:r>
          </w:p>
        </w:tc>
      </w:tr>
      <w:tr w:rsidR="00A741CD" w:rsidRPr="001E2911" w:rsidTr="00565216">
        <w:trPr>
          <w:trHeight w:val="218"/>
          <w:jc w:val="center"/>
        </w:trPr>
        <w:tc>
          <w:tcPr>
            <w:tcW w:w="847" w:type="pct"/>
            <w:tcBorders>
              <w:top w:val="nil"/>
              <w:left w:val="single" w:sz="4" w:space="0" w:color="auto"/>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2"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Prepared Meals &amp; Dishes</w:t>
            </w:r>
          </w:p>
        </w:tc>
      </w:tr>
      <w:tr w:rsidR="00A741CD" w:rsidRPr="001E2911" w:rsidTr="00565216">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lastRenderedPageBreak/>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Leather</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Tanning &amp; Dyeing</w:t>
            </w:r>
          </w:p>
        </w:tc>
      </w:tr>
      <w:tr w:rsidR="00A741CD" w:rsidRPr="001E2911" w:rsidTr="00565216">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Footwear</w:t>
            </w:r>
          </w:p>
        </w:tc>
      </w:tr>
      <w:tr w:rsidR="00A741CD" w:rsidRPr="001E2911" w:rsidTr="00565216">
        <w:trPr>
          <w:trHeight w:val="300"/>
          <w:jc w:val="center"/>
        </w:trPr>
        <w:tc>
          <w:tcPr>
            <w:tcW w:w="847" w:type="pct"/>
            <w:tcBorders>
              <w:top w:val="single" w:sz="2" w:space="0" w:color="auto"/>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Luggage</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Handbags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Wood</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Sawmill</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Wood Materials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Furniture</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Household goods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Textiles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Spinning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Weaving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Bleaching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Dyeing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Dressing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Drying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Steaming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Shrinking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Apparel</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Knitwear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Ethnic 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Western 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Underwear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 Recycling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565216" w:rsidP="00A741CD">
            <w:pPr>
              <w:rPr>
                <w:color w:val="000000"/>
                <w:sz w:val="22"/>
                <w:szCs w:val="22"/>
                <w:lang w:val="en-GB" w:eastAsia="en-GB"/>
              </w:rPr>
            </w:pPr>
            <w:r w:rsidRPr="001E2911">
              <w:rPr>
                <w:color w:val="000000"/>
                <w:sz w:val="22"/>
                <w:szCs w:val="22"/>
                <w:lang w:val="en-GB" w:eastAsia="en-GB"/>
              </w:rPr>
              <w:t>Pulp making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 &amp; Paper Rolls</w:t>
            </w:r>
          </w:p>
        </w:tc>
      </w:tr>
      <w:tr w:rsidR="00A741CD" w:rsidRPr="001E2911" w:rsidTr="00565216">
        <w:trPr>
          <w:trHeight w:val="29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Paper Products (cups, </w:t>
            </w:r>
            <w:r w:rsidR="00565216" w:rsidRPr="001E2911">
              <w:rPr>
                <w:color w:val="000000"/>
                <w:sz w:val="22"/>
                <w:szCs w:val="22"/>
                <w:lang w:val="en-GB" w:eastAsia="en-GB"/>
              </w:rPr>
              <w:t>plates, toys</w:t>
            </w:r>
            <w:r w:rsidRPr="001E2911">
              <w:rPr>
                <w:color w:val="000000"/>
                <w:sz w:val="22"/>
                <w:szCs w:val="22"/>
                <w:lang w:val="en-GB" w:eastAsia="en-GB"/>
              </w:rPr>
              <w:t xml:space="preserve">,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27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Cardboard Paper Products</w:t>
            </w:r>
          </w:p>
        </w:tc>
      </w:tr>
      <w:tr w:rsidR="00A741CD" w:rsidRPr="001E2911" w:rsidTr="00565216">
        <w:trPr>
          <w:trHeight w:val="29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Corrugated Paper Products</w:t>
            </w:r>
          </w:p>
        </w:tc>
      </w:tr>
      <w:tr w:rsidR="00A741CD" w:rsidRPr="001E2911" w:rsidTr="00565216">
        <w:trPr>
          <w:trHeight w:val="26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Carbon Paper &amp; Stationary Items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Printing</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Packaging 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Publication 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Commercial 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Recycling</w:t>
            </w:r>
          </w:p>
        </w:tc>
      </w:tr>
      <w:tr w:rsidR="00A741CD" w:rsidRPr="001E2911" w:rsidTr="00565216">
        <w:trPr>
          <w:trHeight w:val="31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Industrial Injection Moulding</w:t>
            </w:r>
          </w:p>
        </w:tc>
      </w:tr>
      <w:tr w:rsidR="00A741CD" w:rsidRPr="001E2911" w:rsidTr="00565216">
        <w:trPr>
          <w:trHeight w:val="26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Household Injection Moulding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Sheets and Films</w:t>
            </w:r>
          </w:p>
        </w:tc>
      </w:tr>
      <w:tr w:rsidR="00A741CD" w:rsidRPr="001E2911" w:rsidTr="00565216">
        <w:trPr>
          <w:trHeight w:val="24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Packaging (bags, boxes, cases, et)</w:t>
            </w:r>
          </w:p>
        </w:tc>
      </w:tr>
      <w:tr w:rsidR="00A741CD" w:rsidRPr="001E2911" w:rsidTr="00565216">
        <w:trPr>
          <w:trHeight w:val="26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Optical (eye glass frames,</w:t>
            </w:r>
            <w:r w:rsidR="00565216">
              <w:rPr>
                <w:color w:val="000000"/>
                <w:sz w:val="22"/>
                <w:szCs w:val="22"/>
                <w:lang w:val="en-GB" w:eastAsia="en-GB"/>
              </w:rPr>
              <w:t xml:space="preserve"> </w:t>
            </w:r>
            <w:r w:rsidR="00565216" w:rsidRPr="001E2911">
              <w:rPr>
                <w:color w:val="000000"/>
                <w:sz w:val="22"/>
                <w:szCs w:val="22"/>
                <w:lang w:val="en-GB" w:eastAsia="en-GB"/>
              </w:rPr>
              <w:t>etc.</w:t>
            </w:r>
            <w:r w:rsidRPr="001E2911">
              <w:rPr>
                <w:color w:val="000000"/>
                <w:sz w:val="22"/>
                <w:szCs w:val="22"/>
                <w:lang w:val="en-GB" w:eastAsia="en-GB"/>
              </w:rPr>
              <w: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Housewares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Pipes, Tubes and Fittings</w:t>
            </w:r>
          </w:p>
        </w:tc>
      </w:tr>
      <w:tr w:rsidR="00A741CD" w:rsidRPr="001E2911" w:rsidTr="00565216">
        <w:trPr>
          <w:trHeight w:val="23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Other Plastic Moulding &amp; Extrusion</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Furniture</w:t>
            </w:r>
          </w:p>
        </w:tc>
      </w:tr>
      <w:tr w:rsidR="00A741CD" w:rsidRPr="001E2911" w:rsidTr="00565216">
        <w:trPr>
          <w:trHeight w:val="22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Medical &amp; Dental Appliances</w:t>
            </w:r>
          </w:p>
        </w:tc>
      </w:tr>
      <w:tr w:rsidR="00A741CD" w:rsidRPr="001E2911" w:rsidTr="00565216">
        <w:trPr>
          <w:trHeight w:val="23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Games &amp; Toys</w:t>
            </w:r>
          </w:p>
        </w:tc>
      </w:tr>
      <w:tr w:rsidR="00A741CD" w:rsidRPr="001E2911" w:rsidTr="00565216">
        <w:trPr>
          <w:trHeight w:val="26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Writing (pens, desk stuff,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27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Sanitary (tubs, basins,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218"/>
          <w:jc w:val="center"/>
        </w:trPr>
        <w:tc>
          <w:tcPr>
            <w:tcW w:w="847" w:type="pct"/>
            <w:tcBorders>
              <w:top w:val="nil"/>
              <w:left w:val="single" w:sz="4" w:space="0" w:color="auto"/>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2"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Travel Goods (luggage, bags,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lastRenderedPageBreak/>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Electronics</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Electronic Components</w:t>
            </w:r>
          </w:p>
        </w:tc>
      </w:tr>
      <w:tr w:rsidR="00A741CD" w:rsidRPr="001E2911" w:rsidTr="00565216">
        <w:trPr>
          <w:trHeight w:val="300"/>
          <w:jc w:val="center"/>
        </w:trPr>
        <w:tc>
          <w:tcPr>
            <w:tcW w:w="847" w:type="pct"/>
            <w:tcBorders>
              <w:top w:val="single" w:sz="2" w:space="0" w:color="auto"/>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Computer Components</w:t>
            </w:r>
          </w:p>
        </w:tc>
      </w:tr>
      <w:tr w:rsidR="00A741CD" w:rsidRPr="001E2911" w:rsidTr="00565216">
        <w:trPr>
          <w:trHeight w:val="31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Communication Equipment</w:t>
            </w:r>
          </w:p>
        </w:tc>
      </w:tr>
      <w:tr w:rsidR="00A741CD" w:rsidRPr="001E2911" w:rsidTr="00565216">
        <w:trPr>
          <w:trHeight w:val="27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Measuring &amp; Testing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Optical Instruments</w:t>
            </w:r>
          </w:p>
        </w:tc>
      </w:tr>
      <w:tr w:rsidR="00A741CD" w:rsidRPr="001E2911" w:rsidTr="00565216">
        <w:trPr>
          <w:trHeight w:val="23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Electro</w:t>
            </w:r>
            <w:r w:rsidR="00565216">
              <w:rPr>
                <w:color w:val="000000"/>
                <w:sz w:val="22"/>
                <w:szCs w:val="22"/>
                <w:lang w:val="en-GB" w:eastAsia="en-GB"/>
              </w:rPr>
              <w:t>-</w:t>
            </w:r>
            <w:r w:rsidRPr="001E2911">
              <w:rPr>
                <w:color w:val="000000"/>
                <w:sz w:val="22"/>
                <w:szCs w:val="22"/>
                <w:lang w:val="en-GB" w:eastAsia="en-GB"/>
              </w:rPr>
              <w:t>medical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Electrical</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Control Panels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Motors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Generators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Batteries/Accumulators</w:t>
            </w:r>
          </w:p>
        </w:tc>
      </w:tr>
      <w:tr w:rsidR="00A741CD" w:rsidRPr="001E2911" w:rsidTr="00565216">
        <w:trPr>
          <w:trHeight w:val="30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Wiring and Wiring Devices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Lighting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Domestic Appliances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Medical Equipment</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Medical Instruments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Dental Instruments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Hospital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Chemicals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Basic Chemicals</w:t>
            </w:r>
          </w:p>
        </w:tc>
      </w:tr>
      <w:tr w:rsidR="00A741CD" w:rsidRPr="001E2911" w:rsidTr="00565216">
        <w:trPr>
          <w:trHeight w:val="25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Fertilizers &amp; Nitrogen Compounds</w:t>
            </w:r>
          </w:p>
        </w:tc>
      </w:tr>
      <w:tr w:rsidR="00A741CD" w:rsidRPr="001E2911" w:rsidTr="00565216">
        <w:trPr>
          <w:trHeight w:val="267"/>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Plastics &amp; Synthetic Rubber</w:t>
            </w:r>
          </w:p>
        </w:tc>
      </w:tr>
      <w:tr w:rsidR="00A741CD" w:rsidRPr="001E2911" w:rsidTr="00565216">
        <w:trPr>
          <w:trHeight w:val="28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Pesticides &amp; Agro-chemicals</w:t>
            </w:r>
          </w:p>
        </w:tc>
      </w:tr>
      <w:tr w:rsidR="00A741CD" w:rsidRPr="001E2911" w:rsidTr="00565216">
        <w:trPr>
          <w:trHeight w:val="26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Paints, Varnishes, Coatings, Enamels &amp; Lacquer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Soap &amp; Detergents</w:t>
            </w:r>
          </w:p>
        </w:tc>
      </w:tr>
      <w:tr w:rsidR="00A741CD" w:rsidRPr="001E2911" w:rsidTr="00565216">
        <w:trPr>
          <w:trHeight w:val="24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Pharmaceuticals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Antibiotics, Serums, Vitamins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Ayurvedic Preparations</w:t>
            </w:r>
          </w:p>
        </w:tc>
      </w:tr>
      <w:tr w:rsidR="00A741CD" w:rsidRPr="001E2911" w:rsidTr="00565216">
        <w:trPr>
          <w:trHeight w:val="24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Homeopathic Preparations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Veterinary Preparations</w:t>
            </w:r>
          </w:p>
        </w:tc>
      </w:tr>
      <w:tr w:rsidR="00A741CD" w:rsidRPr="001E2911" w:rsidTr="00565216">
        <w:trPr>
          <w:trHeight w:val="24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Gauze, Bandages, Dressings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Rubber</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Rubber Tyres and Tubes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Tyre and Tube Repair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Elastic Fabrics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Footwear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Glues &amp; Adhesives</w:t>
            </w:r>
          </w:p>
        </w:tc>
      </w:tr>
      <w:tr w:rsidR="00A741CD" w:rsidRPr="001E2911" w:rsidTr="00565216">
        <w:trPr>
          <w:trHeight w:val="27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Rubber Sports </w:t>
            </w:r>
            <w:r w:rsidR="00565216" w:rsidRPr="001E2911">
              <w:rPr>
                <w:color w:val="000000"/>
                <w:sz w:val="22"/>
                <w:szCs w:val="22"/>
                <w:lang w:val="en-GB" w:eastAsia="en-GB"/>
              </w:rPr>
              <w:t>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Boats &amp; Rafts</w:t>
            </w:r>
          </w:p>
        </w:tc>
      </w:tr>
      <w:tr w:rsidR="00A741CD" w:rsidRPr="001E2911" w:rsidTr="00565216">
        <w:trPr>
          <w:trHeight w:val="25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Games &amp; Toys &amp; Balloons</w:t>
            </w:r>
          </w:p>
        </w:tc>
      </w:tr>
      <w:tr w:rsidR="00A741CD" w:rsidRPr="001E2911" w:rsidTr="00565216">
        <w:trPr>
          <w:trHeight w:val="267"/>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Rubber Fittings (plates, sheets, rods, hoses)</w:t>
            </w:r>
          </w:p>
        </w:tc>
      </w:tr>
    </w:tbl>
    <w:p w:rsidR="00565216" w:rsidRDefault="00565216" w:rsidP="00A741CD">
      <w:pPr>
        <w:rPr>
          <w:rFonts w:eastAsia="Calibri"/>
          <w:b/>
          <w:sz w:val="24"/>
          <w:szCs w:val="28"/>
          <w:lang w:val="en-IN"/>
        </w:rPr>
        <w:sectPr w:rsidR="00565216" w:rsidSect="00565216">
          <w:pgSz w:w="11899" w:h="16838"/>
          <w:pgMar w:top="720" w:right="720" w:bottom="720" w:left="1134" w:header="1560" w:footer="567" w:gutter="0"/>
          <w:cols w:space="720"/>
          <w:docGrid w:linePitch="360"/>
        </w:sectPr>
      </w:pPr>
    </w:p>
    <w:p w:rsidR="00A741CD" w:rsidRPr="001E2911" w:rsidRDefault="00CC7692" w:rsidP="00565216">
      <w:pPr>
        <w:rPr>
          <w:rFonts w:eastAsia="Calibri"/>
          <w:b/>
          <w:sz w:val="24"/>
          <w:szCs w:val="28"/>
          <w:lang w:val="en-IN"/>
        </w:rPr>
      </w:pPr>
      <w:r w:rsidRPr="001E2911">
        <w:rPr>
          <w:rFonts w:eastAsia="Calibri"/>
          <w:b/>
          <w:sz w:val="24"/>
          <w:szCs w:val="28"/>
          <w:lang w:val="en-IN"/>
        </w:rPr>
        <w:lastRenderedPageBreak/>
        <w:t>Business Type-Trading</w:t>
      </w:r>
    </w:p>
    <w:tbl>
      <w:tblPr>
        <w:tblW w:w="8080" w:type="dxa"/>
        <w:tblInd w:w="108" w:type="dxa"/>
        <w:tblLook w:val="04A0" w:firstRow="1" w:lastRow="0" w:firstColumn="1" w:lastColumn="0" w:noHBand="0" w:noVBand="1"/>
      </w:tblPr>
      <w:tblGrid>
        <w:gridCol w:w="1560"/>
        <w:gridCol w:w="1701"/>
        <w:gridCol w:w="1842"/>
        <w:gridCol w:w="2977"/>
      </w:tblGrid>
      <w:tr w:rsidR="00CC7692" w:rsidRPr="001E2911" w:rsidTr="00565216">
        <w:trPr>
          <w:trHeight w:val="600"/>
        </w:trPr>
        <w:tc>
          <w:tcPr>
            <w:tcW w:w="156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Type</w:t>
            </w:r>
          </w:p>
        </w:tc>
        <w:tc>
          <w:tcPr>
            <w:tcW w:w="1701"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Line</w:t>
            </w:r>
          </w:p>
        </w:tc>
        <w:tc>
          <w:tcPr>
            <w:tcW w:w="1842"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Sector</w:t>
            </w:r>
          </w:p>
        </w:tc>
        <w:tc>
          <w:tcPr>
            <w:tcW w:w="2977"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Sub Sector</w:t>
            </w:r>
          </w:p>
        </w:tc>
      </w:tr>
      <w:tr w:rsidR="00CC7692" w:rsidRPr="001E2911" w:rsidTr="00565216">
        <w:trPr>
          <w:trHeight w:val="315"/>
        </w:trPr>
        <w:tc>
          <w:tcPr>
            <w:tcW w:w="156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jc w:val="center"/>
              <w:rPr>
                <w:color w:val="000000"/>
                <w:sz w:val="22"/>
                <w:szCs w:val="22"/>
                <w:lang w:val="en-GB" w:eastAsia="en-GB"/>
              </w:rPr>
            </w:pPr>
            <w:r w:rsidRPr="001E2911">
              <w:rPr>
                <w:color w:val="000000"/>
                <w:sz w:val="22"/>
                <w:szCs w:val="22"/>
                <w:lang w:val="en-GB" w:eastAsia="en-GB"/>
              </w:rPr>
              <w:t xml:space="preserve">Trading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Whole Sale</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Auto Accessories</w:t>
            </w:r>
          </w:p>
        </w:tc>
      </w:tr>
      <w:tr w:rsidR="00CC7692" w:rsidRPr="001E2911" w:rsidTr="00565216">
        <w:trPr>
          <w:trHeight w:val="315"/>
        </w:trPr>
        <w:tc>
          <w:tcPr>
            <w:tcW w:w="1560" w:type="dxa"/>
            <w:vMerge/>
            <w:tcBorders>
              <w:top w:val="nil"/>
              <w:left w:val="single" w:sz="4" w:space="0" w:color="000000"/>
              <w:bottom w:val="single" w:sz="4" w:space="0" w:color="000000"/>
              <w:right w:val="single" w:sz="4" w:space="0" w:color="000000"/>
            </w:tcBorders>
            <w:vAlign w:val="center"/>
            <w:hideMark/>
          </w:tcPr>
          <w:p w:rsidR="00CC7692" w:rsidRPr="001E2911" w:rsidRDefault="00CC7692" w:rsidP="00CC7692">
            <w:pPr>
              <w:rPr>
                <w:color w:val="000000"/>
                <w:sz w:val="22"/>
                <w:szCs w:val="22"/>
                <w:lang w:val="en-GB" w:eastAsia="en-GB"/>
              </w:rPr>
            </w:pP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Retail</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Auto Parts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Auto Tyres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Book Stores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Book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Construction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Painting</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Construction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Cement</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Electricals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Electricals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Electricals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lighting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camera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computers/tech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home appliances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Kitchen appliances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Houseware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Kitchen Goods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mobile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baby products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clothing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luggage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shoe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Fruit/Veg Stands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Provision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Water Suppliers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Snack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 xml:space="preserve">Sweet Shops </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Ice</w:t>
            </w:r>
            <w:r w:rsidR="00565216">
              <w:rPr>
                <w:color w:val="000000"/>
                <w:sz w:val="24"/>
                <w:szCs w:val="24"/>
                <w:lang w:val="en-GB" w:eastAsia="en-GB"/>
              </w:rPr>
              <w:t>-</w:t>
            </w:r>
            <w:r w:rsidRPr="001E2911">
              <w:rPr>
                <w:color w:val="000000"/>
                <w:sz w:val="24"/>
                <w:szCs w:val="24"/>
                <w:lang w:val="en-GB" w:eastAsia="en-GB"/>
              </w:rPr>
              <w:t>cream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Wood Furniture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Steel Furniture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Plastic Furniture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Beauty Products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Eyewear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health food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565216" w:rsidP="00CC7692">
            <w:pPr>
              <w:rPr>
                <w:color w:val="000000"/>
                <w:sz w:val="24"/>
                <w:szCs w:val="24"/>
                <w:lang w:val="en-GB" w:eastAsia="en-GB"/>
              </w:rPr>
            </w:pPr>
            <w:r w:rsidRPr="001E2911">
              <w:rPr>
                <w:color w:val="000000"/>
                <w:sz w:val="24"/>
                <w:szCs w:val="24"/>
                <w:lang w:val="en-GB" w:eastAsia="en-GB"/>
              </w:rPr>
              <w:t>jewellery</w:t>
            </w:r>
            <w:r w:rsidR="00CC7692" w:rsidRPr="001E2911">
              <w:rPr>
                <w:color w:val="000000"/>
                <w:sz w:val="24"/>
                <w:szCs w:val="24"/>
                <w:lang w:val="en-GB" w:eastAsia="en-GB"/>
              </w:rPr>
              <w:t xml:space="preserve">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Pharmacy</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Ayurvedic Medical</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Homeopathic Medical</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sports equipment</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art and crafts store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musical instruments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pet goods store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video stores</w:t>
            </w:r>
          </w:p>
        </w:tc>
      </w:tr>
      <w:tr w:rsidR="00CC7692" w:rsidRPr="001E2911" w:rsidTr="00565216">
        <w:trPr>
          <w:trHeight w:val="315"/>
        </w:trPr>
        <w:tc>
          <w:tcPr>
            <w:tcW w:w="1560" w:type="dxa"/>
            <w:tcBorders>
              <w:top w:val="nil"/>
              <w:left w:val="single" w:sz="4" w:space="0" w:color="000000"/>
              <w:bottom w:val="single" w:sz="2" w:space="0" w:color="auto"/>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2" w:space="0" w:color="auto"/>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2" w:space="0" w:color="auto"/>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Houseware</w:t>
            </w:r>
          </w:p>
        </w:tc>
        <w:tc>
          <w:tcPr>
            <w:tcW w:w="2977" w:type="dxa"/>
            <w:tcBorders>
              <w:top w:val="nil"/>
              <w:left w:val="nil"/>
              <w:bottom w:val="single" w:sz="2" w:space="0" w:color="auto"/>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Home Decor &amp; Gifts</w:t>
            </w:r>
          </w:p>
        </w:tc>
      </w:tr>
      <w:tr w:rsidR="00CC7692" w:rsidRPr="001E2911" w:rsidTr="00565216">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lastRenderedPageBreak/>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Houseware</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watch and clocks</w:t>
            </w:r>
          </w:p>
        </w:tc>
      </w:tr>
      <w:tr w:rsidR="00CC7692" w:rsidRPr="001E2911" w:rsidTr="00565216">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Industrial</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 products</w:t>
            </w:r>
          </w:p>
        </w:tc>
      </w:tr>
      <w:tr w:rsidR="00CC7692" w:rsidRPr="001E2911" w:rsidTr="00565216">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Industrial</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Scrap Dealers</w:t>
            </w:r>
          </w:p>
        </w:tc>
      </w:tr>
      <w:tr w:rsidR="00CC7692" w:rsidRPr="001E2911" w:rsidTr="00565216">
        <w:trPr>
          <w:trHeight w:val="300"/>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Stationary</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Stationary</w:t>
            </w:r>
          </w:p>
        </w:tc>
      </w:tr>
    </w:tbl>
    <w:p w:rsidR="00CC7692" w:rsidRPr="001E2911" w:rsidRDefault="00CC7692" w:rsidP="00CC7692">
      <w:pPr>
        <w:rPr>
          <w:rFonts w:eastAsia="Calibri"/>
          <w:b/>
          <w:sz w:val="24"/>
          <w:szCs w:val="28"/>
          <w:lang w:val="en-IN"/>
        </w:rPr>
      </w:pPr>
    </w:p>
    <w:p w:rsidR="00CC7692" w:rsidRPr="001E2911" w:rsidRDefault="00CC7692" w:rsidP="00565216">
      <w:pPr>
        <w:rPr>
          <w:rFonts w:eastAsia="Calibri"/>
          <w:b/>
          <w:sz w:val="24"/>
          <w:szCs w:val="28"/>
          <w:lang w:val="en-IN"/>
        </w:rPr>
      </w:pPr>
      <w:r w:rsidRPr="001E2911">
        <w:rPr>
          <w:rFonts w:eastAsia="Calibri"/>
          <w:b/>
          <w:sz w:val="24"/>
          <w:szCs w:val="28"/>
          <w:lang w:val="en-IN"/>
        </w:rPr>
        <w:t>Business Type-Services</w:t>
      </w:r>
    </w:p>
    <w:p w:rsidR="00CC7692" w:rsidRPr="001E2911" w:rsidRDefault="00CC7692" w:rsidP="00CC7692">
      <w:pPr>
        <w:rPr>
          <w:rFonts w:eastAsia="Calibri"/>
          <w:b/>
          <w:sz w:val="24"/>
          <w:szCs w:val="28"/>
          <w:lang w:val="en-IN"/>
        </w:rPr>
      </w:pPr>
    </w:p>
    <w:tbl>
      <w:tblPr>
        <w:tblW w:w="8188" w:type="dxa"/>
        <w:tblLook w:val="04A0" w:firstRow="1" w:lastRow="0" w:firstColumn="1" w:lastColumn="0" w:noHBand="0" w:noVBand="1"/>
      </w:tblPr>
      <w:tblGrid>
        <w:gridCol w:w="1668"/>
        <w:gridCol w:w="1701"/>
        <w:gridCol w:w="1842"/>
        <w:gridCol w:w="2977"/>
      </w:tblGrid>
      <w:tr w:rsidR="00CC7692" w:rsidRPr="001E2911" w:rsidTr="00843577">
        <w:trPr>
          <w:trHeight w:val="600"/>
        </w:trPr>
        <w:tc>
          <w:tcPr>
            <w:tcW w:w="1668"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Type</w:t>
            </w:r>
          </w:p>
        </w:tc>
        <w:tc>
          <w:tcPr>
            <w:tcW w:w="1701"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Line</w:t>
            </w:r>
          </w:p>
        </w:tc>
        <w:tc>
          <w:tcPr>
            <w:tcW w:w="1842"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Sector</w:t>
            </w:r>
          </w:p>
        </w:tc>
        <w:tc>
          <w:tcPr>
            <w:tcW w:w="2977"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Sub Sector</w:t>
            </w:r>
          </w:p>
        </w:tc>
      </w:tr>
      <w:tr w:rsidR="00CC7692" w:rsidRPr="001E2911" w:rsidTr="00843577">
        <w:trPr>
          <w:trHeight w:val="462"/>
        </w:trPr>
        <w:tc>
          <w:tcPr>
            <w:tcW w:w="166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jc w:val="center"/>
              <w:rPr>
                <w:color w:val="000000"/>
                <w:sz w:val="22"/>
                <w:szCs w:val="22"/>
                <w:lang w:val="en-GB" w:eastAsia="en-GB"/>
              </w:rPr>
            </w:pPr>
            <w:r w:rsidRPr="001E2911">
              <w:rPr>
                <w:color w:val="000000"/>
                <w:sz w:val="22"/>
                <w:szCs w:val="22"/>
                <w:lang w:val="en-GB" w:eastAsia="en-GB"/>
              </w:rPr>
              <w:t>Services</w:t>
            </w:r>
          </w:p>
        </w:tc>
        <w:tc>
          <w:tcPr>
            <w:tcW w:w="1701" w:type="dxa"/>
            <w:tcBorders>
              <w:top w:val="nil"/>
              <w:left w:val="nil"/>
              <w:bottom w:val="single" w:sz="4" w:space="0" w:color="000000"/>
              <w:right w:val="single" w:sz="4" w:space="0" w:color="000000"/>
            </w:tcBorders>
            <w:shd w:val="clear" w:color="000000" w:fill="FFFFFF"/>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Retail (Business to Consumer)</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Car Maintenance Services</w:t>
            </w:r>
          </w:p>
        </w:tc>
      </w:tr>
      <w:tr w:rsidR="00CC7692" w:rsidRPr="001E2911" w:rsidTr="00843577">
        <w:trPr>
          <w:trHeight w:val="414"/>
        </w:trPr>
        <w:tc>
          <w:tcPr>
            <w:tcW w:w="1668" w:type="dxa"/>
            <w:vMerge/>
            <w:tcBorders>
              <w:top w:val="nil"/>
              <w:left w:val="single" w:sz="4" w:space="0" w:color="000000"/>
              <w:bottom w:val="single" w:sz="4" w:space="0" w:color="000000"/>
              <w:right w:val="single" w:sz="4" w:space="0" w:color="000000"/>
            </w:tcBorders>
            <w:vAlign w:val="center"/>
            <w:hideMark/>
          </w:tcPr>
          <w:p w:rsidR="00CC7692" w:rsidRPr="001E2911" w:rsidRDefault="00CC7692" w:rsidP="00CC7692">
            <w:pPr>
              <w:rPr>
                <w:color w:val="000000"/>
                <w:sz w:val="22"/>
                <w:szCs w:val="22"/>
                <w:lang w:val="en-GB" w:eastAsia="en-GB"/>
              </w:rPr>
            </w:pPr>
          </w:p>
        </w:tc>
        <w:tc>
          <w:tcPr>
            <w:tcW w:w="1701" w:type="dxa"/>
            <w:tcBorders>
              <w:top w:val="nil"/>
              <w:left w:val="nil"/>
              <w:bottom w:val="single" w:sz="4" w:space="0" w:color="000000"/>
              <w:right w:val="single" w:sz="4" w:space="0" w:color="000000"/>
            </w:tcBorders>
            <w:shd w:val="clear" w:color="000000" w:fill="FFFFFF"/>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Retail (Business to Business)</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Tyre Retreading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Education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Education</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Beauty/Hair</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Diagnostics</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Gym/Fitness</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Salons</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Appliance Repair</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Carpentry</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 xml:space="preserve">Cleaning </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Construction</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Gardening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Movers</w:t>
            </w:r>
          </w:p>
        </w:tc>
      </w:tr>
      <w:tr w:rsidR="00CC7692" w:rsidRPr="001E2911" w:rsidTr="00843577">
        <w:trPr>
          <w:trHeight w:val="25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Painting</w:t>
            </w:r>
          </w:p>
        </w:tc>
      </w:tr>
      <w:tr w:rsidR="00CC7692" w:rsidRPr="001E2911" w:rsidTr="00843577">
        <w:trPr>
          <w:trHeight w:val="207"/>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Pest Control</w:t>
            </w:r>
          </w:p>
        </w:tc>
      </w:tr>
      <w:tr w:rsidR="00CC7692" w:rsidRPr="001E2911" w:rsidTr="00843577">
        <w:trPr>
          <w:trHeight w:val="16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Plumbing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Electro-plating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Hydro-plating</w:t>
            </w:r>
          </w:p>
        </w:tc>
      </w:tr>
      <w:tr w:rsidR="00CC7692" w:rsidRPr="001E2911" w:rsidTr="00843577">
        <w:trPr>
          <w:trHeight w:val="19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Heat Treatment</w:t>
            </w:r>
          </w:p>
        </w:tc>
      </w:tr>
      <w:tr w:rsidR="00CC7692" w:rsidRPr="001E2911" w:rsidTr="00843577">
        <w:trPr>
          <w:trHeight w:val="14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 Gases</w:t>
            </w:r>
          </w:p>
        </w:tc>
      </w:tr>
      <w:tr w:rsidR="00CC7692" w:rsidRPr="001E2911" w:rsidTr="00843577">
        <w:trPr>
          <w:trHeight w:val="23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843577" w:rsidP="00CC7692">
            <w:pPr>
              <w:rPr>
                <w:color w:val="000000"/>
                <w:sz w:val="24"/>
                <w:szCs w:val="24"/>
                <w:lang w:val="en-GB" w:eastAsia="en-GB"/>
              </w:rPr>
            </w:pPr>
            <w:r>
              <w:rPr>
                <w:color w:val="000000"/>
                <w:sz w:val="24"/>
                <w:szCs w:val="24"/>
                <w:lang w:val="en-GB" w:eastAsia="en-GB"/>
              </w:rPr>
              <w:t>Waste &amp;</w:t>
            </w:r>
            <w:r w:rsidR="00CC7692" w:rsidRPr="001E2911">
              <w:rPr>
                <w:color w:val="000000"/>
                <w:sz w:val="24"/>
                <w:szCs w:val="24"/>
                <w:lang w:val="en-GB" w:eastAsia="en-GB"/>
              </w:rPr>
              <w:t>Water Management</w:t>
            </w:r>
          </w:p>
        </w:tc>
      </w:tr>
      <w:tr w:rsidR="00CC7692" w:rsidRPr="001E2911" w:rsidTr="00843577">
        <w:trPr>
          <w:trHeight w:val="239"/>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Advertising</w:t>
            </w:r>
          </w:p>
        </w:tc>
      </w:tr>
      <w:tr w:rsidR="00CC7692" w:rsidRPr="001E2911" w:rsidTr="00843577">
        <w:trPr>
          <w:trHeight w:val="242"/>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Dry Cleaning/Laundry</w:t>
            </w:r>
          </w:p>
        </w:tc>
      </w:tr>
      <w:tr w:rsidR="00CC7692" w:rsidRPr="001E2911" w:rsidTr="00843577">
        <w:trPr>
          <w:trHeight w:val="23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Event Planning</w:t>
            </w:r>
          </w:p>
        </w:tc>
      </w:tr>
      <w:tr w:rsidR="00CC7692" w:rsidRPr="001E2911" w:rsidTr="00843577">
        <w:trPr>
          <w:trHeight w:val="23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Financial</w:t>
            </w:r>
          </w:p>
        </w:tc>
      </w:tr>
      <w:tr w:rsidR="00CC7692" w:rsidRPr="001E2911" w:rsidTr="00843577">
        <w:trPr>
          <w:trHeight w:val="227"/>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 xml:space="preserve">Legal </w:t>
            </w:r>
          </w:p>
        </w:tc>
      </w:tr>
      <w:tr w:rsidR="00CC7692" w:rsidRPr="001E2911" w:rsidTr="00843577">
        <w:trPr>
          <w:trHeight w:val="230"/>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Medical</w:t>
            </w:r>
          </w:p>
        </w:tc>
      </w:tr>
      <w:tr w:rsidR="00CC7692" w:rsidRPr="001E2911" w:rsidTr="00843577">
        <w:trPr>
          <w:trHeight w:val="23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Opticians</w:t>
            </w:r>
          </w:p>
        </w:tc>
      </w:tr>
      <w:tr w:rsidR="00CC7692" w:rsidRPr="001E2911" w:rsidTr="00843577">
        <w:trPr>
          <w:trHeight w:val="22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Real Estate</w:t>
            </w:r>
          </w:p>
        </w:tc>
      </w:tr>
      <w:tr w:rsidR="00CC7692" w:rsidRPr="001E2911" w:rsidTr="00843577">
        <w:trPr>
          <w:trHeight w:val="229"/>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Graphic Design</w:t>
            </w:r>
          </w:p>
        </w:tc>
      </w:tr>
      <w:tr w:rsidR="00CC7692" w:rsidRPr="001E2911" w:rsidTr="00843577">
        <w:trPr>
          <w:trHeight w:val="21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Software</w:t>
            </w:r>
          </w:p>
        </w:tc>
      </w:tr>
      <w:tr w:rsidR="00CC7692" w:rsidRPr="001E2911" w:rsidTr="00843577">
        <w:trPr>
          <w:trHeight w:val="22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Telecommunication</w:t>
            </w:r>
          </w:p>
        </w:tc>
      </w:tr>
      <w:tr w:rsidR="00CC7692" w:rsidRPr="001E2911" w:rsidTr="00843577">
        <w:trPr>
          <w:trHeight w:val="22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Hotels</w:t>
            </w:r>
          </w:p>
        </w:tc>
      </w:tr>
      <w:tr w:rsidR="00CC7692" w:rsidRPr="001E2911" w:rsidTr="00843577">
        <w:trPr>
          <w:trHeight w:val="20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Restaurants</w:t>
            </w:r>
          </w:p>
        </w:tc>
      </w:tr>
      <w:tr w:rsidR="00CC7692" w:rsidRPr="001E2911" w:rsidTr="00843577">
        <w:trPr>
          <w:trHeight w:val="20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Tourism/Travel</w:t>
            </w:r>
          </w:p>
        </w:tc>
      </w:tr>
      <w:tr w:rsidR="00CC7692" w:rsidRPr="001E2911" w:rsidTr="00843577">
        <w:trPr>
          <w:trHeight w:val="70"/>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Transport</w:t>
            </w:r>
          </w:p>
        </w:tc>
      </w:tr>
    </w:tbl>
    <w:p w:rsidR="00CC7692" w:rsidRPr="001E2911" w:rsidRDefault="00CC7692" w:rsidP="00CC7692">
      <w:pPr>
        <w:rPr>
          <w:rFonts w:eastAsia="Calibri"/>
          <w:b/>
          <w:sz w:val="24"/>
          <w:szCs w:val="28"/>
          <w:lang w:val="en-IN"/>
        </w:rPr>
      </w:pPr>
    </w:p>
    <w:p w:rsidR="00925CF6" w:rsidRPr="001E2911" w:rsidRDefault="00B42412" w:rsidP="005E2107">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25" w:name="_Toc462156069"/>
      <w:r w:rsidRPr="001E2911">
        <w:rPr>
          <w:rFonts w:ascii="Times New Roman" w:hAnsi="Times New Roman" w:cs="Times New Roman"/>
          <w:b w:val="0"/>
          <w:bCs w:val="0"/>
          <w:smallCaps/>
          <w:color w:val="auto"/>
          <w:sz w:val="28"/>
          <w:szCs w:val="28"/>
        </w:rPr>
        <w:t>Screenshots</w:t>
      </w:r>
      <w:bookmarkEnd w:id="25"/>
    </w:p>
    <w:p w:rsidR="00CC7692" w:rsidRPr="001E2911" w:rsidRDefault="00CC7692" w:rsidP="00CC7692"/>
    <w:p w:rsidR="00CC7692" w:rsidRPr="001E2911" w:rsidRDefault="005D2FA6" w:rsidP="00CC7692">
      <w:pPr>
        <w:rPr>
          <w:sz w:val="24"/>
        </w:rPr>
      </w:pPr>
      <w:r w:rsidRPr="001E2911">
        <w:rPr>
          <w:sz w:val="24"/>
        </w:rPr>
        <w:t>UI layout:</w:t>
      </w:r>
    </w:p>
    <w:p w:rsidR="009115DB" w:rsidRPr="001E2911" w:rsidRDefault="009115DB" w:rsidP="00CC7692">
      <w:pPr>
        <w:rPr>
          <w:sz w:val="24"/>
        </w:rPr>
      </w:pPr>
      <w:r w:rsidRPr="001E2911">
        <w:rPr>
          <w:noProof/>
          <w:sz w:val="24"/>
          <w:lang w:val="en-IN" w:eastAsia="en-IN"/>
        </w:rPr>
        <w:drawing>
          <wp:inline distT="0" distB="0" distL="0" distR="0" wp14:anchorId="38865733" wp14:editId="14CC1360">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638" cy="3429479"/>
                    </a:xfrm>
                    <a:prstGeom prst="rect">
                      <a:avLst/>
                    </a:prstGeom>
                  </pic:spPr>
                </pic:pic>
              </a:graphicData>
            </a:graphic>
          </wp:inline>
        </w:drawing>
      </w:r>
    </w:p>
    <w:p w:rsidR="009115DB" w:rsidRPr="001E2911" w:rsidRDefault="009115DB" w:rsidP="00CC7692">
      <w:pPr>
        <w:rPr>
          <w:sz w:val="28"/>
        </w:rPr>
      </w:pPr>
    </w:p>
    <w:p w:rsidR="009115DB" w:rsidRPr="001E2911" w:rsidRDefault="009115DB" w:rsidP="00CC7692">
      <w:pPr>
        <w:rPr>
          <w:sz w:val="24"/>
        </w:rPr>
      </w:pPr>
    </w:p>
    <w:p w:rsidR="005D2FA6" w:rsidRPr="001E2911" w:rsidRDefault="009115DB" w:rsidP="00CC7692">
      <w:r w:rsidRPr="001E2911">
        <w:rPr>
          <w:noProof/>
          <w:lang w:val="en-IN" w:eastAsia="en-IN"/>
        </w:rPr>
        <w:drawing>
          <wp:inline distT="0" distB="0" distL="0" distR="0" wp14:anchorId="7410072A" wp14:editId="25EFC66D">
            <wp:extent cx="4572638" cy="342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638" cy="3429479"/>
                    </a:xfrm>
                    <a:prstGeom prst="rect">
                      <a:avLst/>
                    </a:prstGeom>
                  </pic:spPr>
                </pic:pic>
              </a:graphicData>
            </a:graphic>
          </wp:inline>
        </w:drawing>
      </w:r>
    </w:p>
    <w:p w:rsidR="009115DB" w:rsidRPr="001E2911" w:rsidRDefault="009115DB" w:rsidP="00CC7692">
      <w:r w:rsidRPr="001E2911">
        <w:rPr>
          <w:noProof/>
          <w:lang w:val="en-IN" w:eastAsia="en-IN"/>
        </w:rPr>
        <w:lastRenderedPageBreak/>
        <w:drawing>
          <wp:inline distT="0" distB="0" distL="0" distR="0" wp14:anchorId="7A9C1A49" wp14:editId="51A968CA">
            <wp:extent cx="4572638"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638" cy="3429479"/>
                    </a:xfrm>
                    <a:prstGeom prst="rect">
                      <a:avLst/>
                    </a:prstGeom>
                  </pic:spPr>
                </pic:pic>
              </a:graphicData>
            </a:graphic>
          </wp:inline>
        </w:drawing>
      </w:r>
    </w:p>
    <w:p w:rsidR="009115DB" w:rsidRPr="001E2911" w:rsidRDefault="009115DB" w:rsidP="00CC7692"/>
    <w:p w:rsidR="009115DB" w:rsidRPr="001E2911" w:rsidRDefault="009115DB" w:rsidP="00CC7692">
      <w:r w:rsidRPr="001E2911">
        <w:rPr>
          <w:noProof/>
          <w:lang w:val="en-IN" w:eastAsia="en-IN"/>
        </w:rPr>
        <w:drawing>
          <wp:inline distT="0" distB="0" distL="0" distR="0" wp14:anchorId="6B25FA67" wp14:editId="2B042646">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2638" cy="3429479"/>
                    </a:xfrm>
                    <a:prstGeom prst="rect">
                      <a:avLst/>
                    </a:prstGeom>
                  </pic:spPr>
                </pic:pic>
              </a:graphicData>
            </a:graphic>
          </wp:inline>
        </w:drawing>
      </w:r>
    </w:p>
    <w:p w:rsidR="009115DB" w:rsidRPr="001E2911" w:rsidRDefault="009115DB" w:rsidP="00CC7692"/>
    <w:p w:rsidR="009115DB" w:rsidRPr="001E2911" w:rsidRDefault="009115DB" w:rsidP="00CC7692">
      <w:r w:rsidRPr="001E2911">
        <w:rPr>
          <w:noProof/>
          <w:lang w:val="en-IN" w:eastAsia="en-IN"/>
        </w:rPr>
        <w:lastRenderedPageBreak/>
        <w:drawing>
          <wp:inline distT="0" distB="0" distL="0" distR="0" wp14:anchorId="593D11C9" wp14:editId="16E03B5E">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638" cy="3429479"/>
                    </a:xfrm>
                    <a:prstGeom prst="rect">
                      <a:avLst/>
                    </a:prstGeom>
                  </pic:spPr>
                </pic:pic>
              </a:graphicData>
            </a:graphic>
          </wp:inline>
        </w:drawing>
      </w:r>
    </w:p>
    <w:p w:rsidR="009115DB" w:rsidRPr="001E2911" w:rsidRDefault="009115DB" w:rsidP="00CC7692"/>
    <w:p w:rsidR="009115DB" w:rsidRPr="001E2911" w:rsidRDefault="009115DB" w:rsidP="00CC7692">
      <w:pPr>
        <w:rPr>
          <w:sz w:val="28"/>
        </w:rPr>
      </w:pPr>
      <w:r w:rsidRPr="001E2911">
        <w:rPr>
          <w:sz w:val="28"/>
        </w:rPr>
        <w:t>To add Co-Applicant or guarantor</w:t>
      </w:r>
      <w:r w:rsidR="00843577">
        <w:rPr>
          <w:sz w:val="28"/>
        </w:rPr>
        <w:t xml:space="preserve"> or remarks</w:t>
      </w:r>
      <w:r w:rsidRPr="001E2911">
        <w:rPr>
          <w:sz w:val="28"/>
        </w:rPr>
        <w:t>, click on + button.</w:t>
      </w:r>
    </w:p>
    <w:p w:rsidR="009115DB" w:rsidRPr="001E2911" w:rsidRDefault="009115DB" w:rsidP="00CC7692">
      <w:pPr>
        <w:rPr>
          <w:sz w:val="28"/>
        </w:rPr>
      </w:pPr>
    </w:p>
    <w:p w:rsidR="009115DB" w:rsidRPr="001E2911" w:rsidRDefault="00843577" w:rsidP="00CC7692">
      <w:pPr>
        <w:rPr>
          <w:sz w:val="28"/>
        </w:rPr>
      </w:pPr>
      <w:r>
        <w:rPr>
          <w:noProof/>
          <w:lang w:val="en-IN" w:eastAsia="en-IN"/>
        </w:rPr>
        <w:drawing>
          <wp:inline distT="0" distB="0" distL="0" distR="0" wp14:anchorId="7B042A4D" wp14:editId="180E1D18">
            <wp:extent cx="4352925" cy="334137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463" r="13300"/>
                    <a:stretch/>
                  </pic:blipFill>
                  <pic:spPr bwMode="auto">
                    <a:xfrm>
                      <a:off x="0" y="0"/>
                      <a:ext cx="4352925" cy="3341370"/>
                    </a:xfrm>
                    <a:prstGeom prst="rect">
                      <a:avLst/>
                    </a:prstGeom>
                    <a:ln>
                      <a:noFill/>
                    </a:ln>
                    <a:extLst>
                      <a:ext uri="{53640926-AAD7-44D8-BBD7-CCE9431645EC}">
                        <a14:shadowObscured xmlns:a14="http://schemas.microsoft.com/office/drawing/2010/main"/>
                      </a:ext>
                    </a:extLst>
                  </pic:spPr>
                </pic:pic>
              </a:graphicData>
            </a:graphic>
          </wp:inline>
        </w:drawing>
      </w:r>
    </w:p>
    <w:p w:rsidR="009115DB" w:rsidRPr="001E2911" w:rsidRDefault="009115DB" w:rsidP="00CC7692">
      <w:pPr>
        <w:rPr>
          <w:sz w:val="28"/>
        </w:rPr>
      </w:pPr>
    </w:p>
    <w:p w:rsidR="009115DB" w:rsidRPr="001E2911" w:rsidRDefault="009115DB" w:rsidP="00CC7692">
      <w:pPr>
        <w:rPr>
          <w:sz w:val="28"/>
        </w:rPr>
      </w:pPr>
      <w:r w:rsidRPr="001E2911">
        <w:rPr>
          <w:noProof/>
          <w:sz w:val="28"/>
          <w:lang w:val="en-IN" w:eastAsia="en-IN"/>
        </w:rPr>
        <w:lastRenderedPageBreak/>
        <w:drawing>
          <wp:inline distT="0" distB="0" distL="0" distR="0" wp14:anchorId="1D03C318" wp14:editId="34602E49">
            <wp:extent cx="4572638" cy="34294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638" cy="3429479"/>
                    </a:xfrm>
                    <a:prstGeom prst="rect">
                      <a:avLst/>
                    </a:prstGeom>
                  </pic:spPr>
                </pic:pic>
              </a:graphicData>
            </a:graphic>
          </wp:inline>
        </w:drawing>
      </w:r>
    </w:p>
    <w:p w:rsidR="009115DB" w:rsidRPr="001E2911" w:rsidRDefault="009115DB" w:rsidP="00CC7692">
      <w:pPr>
        <w:rPr>
          <w:sz w:val="28"/>
        </w:rPr>
      </w:pPr>
    </w:p>
    <w:p w:rsidR="009115DB" w:rsidRPr="001E2911" w:rsidRDefault="009115DB" w:rsidP="00CC7692">
      <w:pPr>
        <w:rPr>
          <w:sz w:val="28"/>
        </w:rPr>
      </w:pPr>
      <w:r w:rsidRPr="001E2911">
        <w:rPr>
          <w:noProof/>
          <w:sz w:val="28"/>
          <w:lang w:val="en-IN" w:eastAsia="en-IN"/>
        </w:rPr>
        <w:drawing>
          <wp:inline distT="0" distB="0" distL="0" distR="0" wp14:anchorId="68DC73B2" wp14:editId="6C4F50F3">
            <wp:extent cx="4572638" cy="34294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638" cy="3429479"/>
                    </a:xfrm>
                    <a:prstGeom prst="rect">
                      <a:avLst/>
                    </a:prstGeom>
                  </pic:spPr>
                </pic:pic>
              </a:graphicData>
            </a:graphic>
          </wp:inline>
        </w:drawing>
      </w:r>
    </w:p>
    <w:p w:rsidR="009115DB" w:rsidRPr="004F0AF2" w:rsidRDefault="009115DB" w:rsidP="00CC7692">
      <w:pPr>
        <w:rPr>
          <w:b/>
          <w:sz w:val="24"/>
        </w:rPr>
      </w:pPr>
      <w:r w:rsidRPr="004F0AF2">
        <w:rPr>
          <w:b/>
          <w:sz w:val="24"/>
        </w:rPr>
        <w:t>Applicant</w:t>
      </w:r>
    </w:p>
    <w:p w:rsidR="009115DB" w:rsidRPr="004F0AF2" w:rsidRDefault="009115DB" w:rsidP="00CC7692">
      <w:pPr>
        <w:rPr>
          <w:sz w:val="24"/>
        </w:rPr>
      </w:pPr>
    </w:p>
    <w:p w:rsidR="009115DB" w:rsidRPr="004F0AF2" w:rsidRDefault="009115DB" w:rsidP="00CC7692">
      <w:pPr>
        <w:rPr>
          <w:sz w:val="24"/>
        </w:rPr>
      </w:pPr>
      <w:r w:rsidRPr="004F0AF2">
        <w:rPr>
          <w:sz w:val="24"/>
        </w:rPr>
        <w:t>Entity wise data capture and it will start with Applicant.</w:t>
      </w:r>
    </w:p>
    <w:p w:rsidR="009115DB" w:rsidRPr="001E2911" w:rsidRDefault="009115DB" w:rsidP="00CC7692">
      <w:pPr>
        <w:rPr>
          <w:sz w:val="28"/>
        </w:rPr>
      </w:pPr>
    </w:p>
    <w:p w:rsidR="009115DB" w:rsidRPr="001E2911" w:rsidRDefault="009115DB" w:rsidP="00CC7692">
      <w:pPr>
        <w:rPr>
          <w:sz w:val="28"/>
        </w:rPr>
      </w:pPr>
      <w:r w:rsidRPr="001E2911">
        <w:rPr>
          <w:noProof/>
          <w:sz w:val="28"/>
          <w:lang w:val="en-IN" w:eastAsia="en-IN"/>
        </w:rPr>
        <w:lastRenderedPageBreak/>
        <w:drawing>
          <wp:inline distT="0" distB="0" distL="0" distR="0" wp14:anchorId="39E15996" wp14:editId="1536AB22">
            <wp:extent cx="4572638" cy="34294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638" cy="3429479"/>
                    </a:xfrm>
                    <a:prstGeom prst="rect">
                      <a:avLst/>
                    </a:prstGeom>
                  </pic:spPr>
                </pic:pic>
              </a:graphicData>
            </a:graphic>
          </wp:inline>
        </w:drawing>
      </w:r>
    </w:p>
    <w:p w:rsidR="009115DB" w:rsidRPr="001E2911" w:rsidRDefault="009115DB" w:rsidP="00CC7692">
      <w:pPr>
        <w:rPr>
          <w:sz w:val="28"/>
        </w:rPr>
      </w:pPr>
    </w:p>
    <w:p w:rsidR="009115DB" w:rsidRPr="001E2911" w:rsidRDefault="009115DB" w:rsidP="009115DB">
      <w:pPr>
        <w:pStyle w:val="ListParagraph"/>
        <w:numPr>
          <w:ilvl w:val="0"/>
          <w:numId w:val="33"/>
        </w:numPr>
        <w:rPr>
          <w:rFonts w:ascii="Times New Roman" w:hAnsi="Times New Roman"/>
          <w:sz w:val="28"/>
        </w:rPr>
      </w:pPr>
      <w:r w:rsidRPr="001E2911">
        <w:rPr>
          <w:rFonts w:ascii="Times New Roman" w:hAnsi="Times New Roman"/>
          <w:sz w:val="28"/>
        </w:rPr>
        <w:t>KYC Details:</w:t>
      </w:r>
    </w:p>
    <w:tbl>
      <w:tblPr>
        <w:tblStyle w:val="TableGrid"/>
        <w:tblW w:w="0" w:type="auto"/>
        <w:tblLook w:val="04A0" w:firstRow="1" w:lastRow="0" w:firstColumn="1" w:lastColumn="0" w:noHBand="0" w:noVBand="1"/>
      </w:tblPr>
      <w:tblGrid>
        <w:gridCol w:w="4917"/>
        <w:gridCol w:w="4918"/>
      </w:tblGrid>
      <w:tr w:rsidR="004F0AF2" w:rsidTr="004F0AF2">
        <w:tc>
          <w:tcPr>
            <w:tcW w:w="4917" w:type="dxa"/>
          </w:tcPr>
          <w:p w:rsidR="004F0AF2" w:rsidRDefault="004F0AF2" w:rsidP="00CC7692">
            <w:pPr>
              <w:rPr>
                <w:sz w:val="28"/>
              </w:rPr>
            </w:pPr>
            <w:r>
              <w:rPr>
                <w:sz w:val="28"/>
              </w:rPr>
              <w:t>Page 1</w:t>
            </w:r>
          </w:p>
          <w:p w:rsidR="004F0AF2" w:rsidRDefault="004F0AF2" w:rsidP="00CC7692">
            <w:pPr>
              <w:rPr>
                <w:sz w:val="28"/>
              </w:rPr>
            </w:pPr>
            <w:r w:rsidRPr="001E2911">
              <w:rPr>
                <w:noProof/>
                <w:sz w:val="28"/>
                <w:lang w:val="en-IN" w:eastAsia="en-IN"/>
              </w:rPr>
              <w:drawing>
                <wp:inline distT="0" distB="0" distL="0" distR="0" wp14:anchorId="4EC88C37" wp14:editId="7EB7F52A">
                  <wp:extent cx="2244437" cy="34290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974" r="24935"/>
                          <a:stretch/>
                        </pic:blipFill>
                        <pic:spPr bwMode="auto">
                          <a:xfrm>
                            <a:off x="0" y="0"/>
                            <a:ext cx="2244750" cy="3429479"/>
                          </a:xfrm>
                          <a:prstGeom prst="rect">
                            <a:avLst/>
                          </a:prstGeom>
                          <a:ln>
                            <a:noFill/>
                          </a:ln>
                          <a:extLst>
                            <a:ext uri="{53640926-AAD7-44D8-BBD7-CCE9431645EC}">
                              <a14:shadowObscured xmlns:a14="http://schemas.microsoft.com/office/drawing/2010/main"/>
                            </a:ext>
                          </a:extLst>
                        </pic:spPr>
                      </pic:pic>
                    </a:graphicData>
                  </a:graphic>
                </wp:inline>
              </w:drawing>
            </w:r>
          </w:p>
          <w:p w:rsidR="004F0AF2" w:rsidRDefault="004F0AF2" w:rsidP="00CC7692">
            <w:pPr>
              <w:rPr>
                <w:sz w:val="28"/>
              </w:rPr>
            </w:pPr>
          </w:p>
        </w:tc>
        <w:tc>
          <w:tcPr>
            <w:tcW w:w="4918" w:type="dxa"/>
          </w:tcPr>
          <w:p w:rsidR="004F0AF2" w:rsidRDefault="004F0AF2" w:rsidP="00CC7692">
            <w:pPr>
              <w:rPr>
                <w:sz w:val="28"/>
              </w:rPr>
            </w:pPr>
            <w:r>
              <w:rPr>
                <w:sz w:val="28"/>
              </w:rPr>
              <w:t>Page 2</w:t>
            </w:r>
          </w:p>
          <w:p w:rsidR="004F0AF2" w:rsidRDefault="004F0AF2" w:rsidP="00CC7692">
            <w:pPr>
              <w:rPr>
                <w:sz w:val="28"/>
              </w:rPr>
            </w:pPr>
            <w:r>
              <w:rPr>
                <w:noProof/>
                <w:sz w:val="28"/>
                <w:lang w:val="en-IN" w:eastAsia="en-IN"/>
              </w:rPr>
              <w:t xml:space="preserve">        </w:t>
            </w:r>
            <w:r w:rsidRPr="001E2911">
              <w:rPr>
                <w:noProof/>
                <w:sz w:val="28"/>
                <w:lang w:val="en-IN" w:eastAsia="en-IN"/>
              </w:rPr>
              <w:drawing>
                <wp:inline distT="0" distB="0" distL="0" distR="0" wp14:anchorId="575AEE17" wp14:editId="566CD84C">
                  <wp:extent cx="2125683" cy="3428999"/>
                  <wp:effectExtent l="0" t="0" r="825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7792" r="25714"/>
                          <a:stretch/>
                        </pic:blipFill>
                        <pic:spPr bwMode="auto">
                          <a:xfrm>
                            <a:off x="0" y="0"/>
                            <a:ext cx="212598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115DB" w:rsidRPr="001E2911" w:rsidRDefault="009115DB" w:rsidP="00CC7692">
      <w:pPr>
        <w:rPr>
          <w:sz w:val="28"/>
        </w:rPr>
      </w:pPr>
    </w:p>
    <w:p w:rsidR="009115DB" w:rsidRPr="004F0AF2" w:rsidRDefault="009115DB" w:rsidP="00CC7692">
      <w:pPr>
        <w:rPr>
          <w:sz w:val="24"/>
        </w:rPr>
      </w:pPr>
      <w:r w:rsidRPr="004F0AF2">
        <w:rPr>
          <w:sz w:val="24"/>
        </w:rPr>
        <w:t>To add more than one KYC Details, Click on +KYC Details Button.</w:t>
      </w:r>
    </w:p>
    <w:p w:rsidR="004F0AF2" w:rsidRDefault="004F0AF2" w:rsidP="00CC7692">
      <w:pPr>
        <w:rPr>
          <w:sz w:val="24"/>
        </w:rPr>
        <w:sectPr w:rsidR="004F0AF2" w:rsidSect="00565216">
          <w:pgSz w:w="11899" w:h="16838"/>
          <w:pgMar w:top="720" w:right="720" w:bottom="720" w:left="1560" w:header="1560" w:footer="567" w:gutter="0"/>
          <w:cols w:space="720"/>
          <w:docGrid w:linePitch="360"/>
        </w:sectPr>
      </w:pPr>
    </w:p>
    <w:p w:rsidR="009115DB" w:rsidRPr="004F0AF2" w:rsidRDefault="009115DB" w:rsidP="00CC7692">
      <w:pPr>
        <w:rPr>
          <w:sz w:val="24"/>
        </w:rPr>
      </w:pPr>
    </w:p>
    <w:p w:rsidR="009115DB" w:rsidRPr="004F0AF2" w:rsidRDefault="009115DB" w:rsidP="009115DB">
      <w:pPr>
        <w:pStyle w:val="ListParagraph"/>
        <w:numPr>
          <w:ilvl w:val="0"/>
          <w:numId w:val="33"/>
        </w:numPr>
        <w:rPr>
          <w:rFonts w:ascii="Times New Roman" w:hAnsi="Times New Roman"/>
          <w:sz w:val="24"/>
        </w:rPr>
      </w:pPr>
      <w:r w:rsidRPr="004F0AF2">
        <w:rPr>
          <w:rFonts w:ascii="Times New Roman" w:hAnsi="Times New Roman"/>
          <w:sz w:val="24"/>
        </w:rPr>
        <w:t>Applicant Details</w:t>
      </w:r>
    </w:p>
    <w:tbl>
      <w:tblPr>
        <w:tblStyle w:val="TableGrid"/>
        <w:tblW w:w="0" w:type="auto"/>
        <w:tblInd w:w="720" w:type="dxa"/>
        <w:tblLook w:val="04A0" w:firstRow="1" w:lastRow="0" w:firstColumn="1" w:lastColumn="0" w:noHBand="0" w:noVBand="1"/>
      </w:tblPr>
      <w:tblGrid>
        <w:gridCol w:w="4962"/>
        <w:gridCol w:w="4952"/>
        <w:gridCol w:w="4980"/>
      </w:tblGrid>
      <w:tr w:rsidR="00954250" w:rsidTr="00954250">
        <w:tc>
          <w:tcPr>
            <w:tcW w:w="5204" w:type="dxa"/>
          </w:tcPr>
          <w:p w:rsidR="00954250" w:rsidRDefault="00954250" w:rsidP="009115DB">
            <w:pPr>
              <w:pStyle w:val="ListParagraph"/>
              <w:ind w:left="0"/>
              <w:rPr>
                <w:rFonts w:ascii="Times New Roman" w:hAnsi="Times New Roman"/>
                <w:sz w:val="24"/>
              </w:rPr>
            </w:pPr>
            <w:r>
              <w:rPr>
                <w:rFonts w:ascii="Times New Roman" w:hAnsi="Times New Roman"/>
                <w:sz w:val="24"/>
              </w:rPr>
              <w:t>Page 1</w:t>
            </w:r>
          </w:p>
          <w:p w:rsidR="00954250" w:rsidRDefault="00954250" w:rsidP="009115DB">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492A5088" wp14:editId="7760465F">
                  <wp:extent cx="2360428" cy="34290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4651" r="23721"/>
                          <a:stretch/>
                        </pic:blipFill>
                        <pic:spPr bwMode="auto">
                          <a:xfrm>
                            <a:off x="0" y="0"/>
                            <a:ext cx="2360758"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115DB">
            <w:pPr>
              <w:pStyle w:val="ListParagraph"/>
              <w:ind w:left="0"/>
              <w:rPr>
                <w:rFonts w:ascii="Times New Roman" w:hAnsi="Times New Roman"/>
                <w:sz w:val="24"/>
              </w:rPr>
            </w:pPr>
            <w:r>
              <w:rPr>
                <w:rFonts w:ascii="Times New Roman" w:hAnsi="Times New Roman"/>
                <w:sz w:val="24"/>
              </w:rPr>
              <w:t xml:space="preserve"> Page 2</w:t>
            </w:r>
          </w:p>
          <w:p w:rsidR="00954250" w:rsidRDefault="00954250" w:rsidP="009115DB">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55D1D7B3" wp14:editId="6E4CDE6B">
                  <wp:extent cx="2317898" cy="342900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279" r="23023"/>
                          <a:stretch/>
                        </pic:blipFill>
                        <pic:spPr bwMode="auto">
                          <a:xfrm>
                            <a:off x="0" y="0"/>
                            <a:ext cx="231822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115DB">
            <w:pPr>
              <w:pStyle w:val="ListParagraph"/>
              <w:ind w:left="0"/>
              <w:rPr>
                <w:rFonts w:ascii="Times New Roman" w:hAnsi="Times New Roman"/>
                <w:sz w:val="24"/>
              </w:rPr>
            </w:pPr>
            <w:r>
              <w:rPr>
                <w:rFonts w:ascii="Times New Roman" w:hAnsi="Times New Roman"/>
                <w:sz w:val="24"/>
              </w:rPr>
              <w:t>Page 3</w:t>
            </w:r>
          </w:p>
          <w:p w:rsidR="00954250" w:rsidRDefault="00954250" w:rsidP="009115DB">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3BA4D6B1" wp14:editId="3DCD07BD">
                  <wp:extent cx="2413590" cy="34290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3024" r="24186"/>
                          <a:stretch/>
                        </pic:blipFill>
                        <pic:spPr bwMode="auto">
                          <a:xfrm>
                            <a:off x="0" y="0"/>
                            <a:ext cx="2413927"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115DB" w:rsidRPr="004F0AF2" w:rsidRDefault="009115DB" w:rsidP="009115DB">
      <w:pPr>
        <w:pStyle w:val="ListParagraph"/>
        <w:rPr>
          <w:rFonts w:ascii="Times New Roman" w:hAnsi="Times New Roman"/>
          <w:sz w:val="24"/>
        </w:rPr>
      </w:pPr>
    </w:p>
    <w:p w:rsidR="00FD4391" w:rsidRPr="001E2911" w:rsidRDefault="00FD4391" w:rsidP="00FD4391">
      <w:pPr>
        <w:pStyle w:val="ListParagraph"/>
        <w:jc w:val="center"/>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954250" w:rsidRDefault="00954250" w:rsidP="00FD4391">
      <w:pPr>
        <w:pStyle w:val="ListParagraph"/>
        <w:numPr>
          <w:ilvl w:val="0"/>
          <w:numId w:val="33"/>
        </w:numPr>
        <w:rPr>
          <w:rFonts w:ascii="Times New Roman" w:hAnsi="Times New Roman"/>
          <w:sz w:val="28"/>
        </w:rPr>
        <w:sectPr w:rsidR="00954250" w:rsidSect="00954250">
          <w:pgSz w:w="16838" w:h="11899" w:orient="landscape"/>
          <w:pgMar w:top="1560" w:right="720" w:bottom="720" w:left="720" w:header="1560" w:footer="567" w:gutter="0"/>
          <w:cols w:space="720"/>
          <w:docGrid w:linePitch="360"/>
        </w:sectPr>
      </w:pPr>
    </w:p>
    <w:p w:rsidR="00FD4391" w:rsidRDefault="00FD4391" w:rsidP="00FD4391">
      <w:pPr>
        <w:pStyle w:val="ListParagraph"/>
        <w:numPr>
          <w:ilvl w:val="0"/>
          <w:numId w:val="33"/>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720" w:type="dxa"/>
        <w:tblLook w:val="04A0" w:firstRow="1" w:lastRow="0" w:firstColumn="1" w:lastColumn="0" w:noHBand="0" w:noVBand="1"/>
      </w:tblPr>
      <w:tblGrid>
        <w:gridCol w:w="4929"/>
        <w:gridCol w:w="4926"/>
        <w:gridCol w:w="5039"/>
      </w:tblGrid>
      <w:tr w:rsidR="00954250" w:rsidTr="00954250">
        <w:tc>
          <w:tcPr>
            <w:tcW w:w="5204" w:type="dxa"/>
          </w:tcPr>
          <w:p w:rsidR="00954250" w:rsidRDefault="00954250" w:rsidP="00954250">
            <w:pPr>
              <w:pStyle w:val="ListParagraph"/>
              <w:ind w:left="0"/>
              <w:rPr>
                <w:rFonts w:ascii="Times New Roman" w:hAnsi="Times New Roman"/>
                <w:sz w:val="28"/>
              </w:rPr>
            </w:pPr>
            <w:r>
              <w:rPr>
                <w:rFonts w:ascii="Times New Roman" w:hAnsi="Times New Roman"/>
                <w:sz w:val="28"/>
              </w:rPr>
              <w:t>Page 1</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02AB245D" wp14:editId="7A9EC5A5">
                  <wp:extent cx="2052084" cy="342900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8837" r="26279"/>
                          <a:stretch/>
                        </pic:blipFill>
                        <pic:spPr bwMode="auto">
                          <a:xfrm>
                            <a:off x="0" y="0"/>
                            <a:ext cx="205237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54250">
            <w:pPr>
              <w:pStyle w:val="ListParagraph"/>
              <w:ind w:left="0"/>
              <w:rPr>
                <w:rFonts w:ascii="Times New Roman" w:hAnsi="Times New Roman"/>
                <w:sz w:val="28"/>
              </w:rPr>
            </w:pPr>
            <w:r>
              <w:rPr>
                <w:rFonts w:ascii="Times New Roman" w:hAnsi="Times New Roman"/>
                <w:sz w:val="28"/>
              </w:rPr>
              <w:t>Page 2</w:t>
            </w:r>
          </w:p>
          <w:p w:rsidR="00954250" w:rsidRDefault="00954250" w:rsidP="00954250">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1F86FFBB" wp14:editId="190D676D">
                  <wp:extent cx="2041451" cy="3429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9070" r="26279"/>
                          <a:stretch/>
                        </pic:blipFill>
                        <pic:spPr bwMode="auto">
                          <a:xfrm>
                            <a:off x="0" y="0"/>
                            <a:ext cx="2041736"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54250">
            <w:pPr>
              <w:pStyle w:val="ListParagraph"/>
              <w:ind w:left="0"/>
              <w:rPr>
                <w:rFonts w:ascii="Times New Roman" w:hAnsi="Times New Roman"/>
                <w:sz w:val="28"/>
              </w:rPr>
            </w:pPr>
            <w:r>
              <w:rPr>
                <w:rFonts w:ascii="Times New Roman" w:hAnsi="Times New Roman"/>
                <w:sz w:val="28"/>
              </w:rPr>
              <w:t>Page 3</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56DFBADB" wp14:editId="60103F32">
                  <wp:extent cx="2498651" cy="342899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3024" r="22325"/>
                          <a:stretch/>
                        </pic:blipFill>
                        <pic:spPr bwMode="auto">
                          <a:xfrm>
                            <a:off x="0" y="0"/>
                            <a:ext cx="2499001"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54250" w:rsidRPr="001E2911" w:rsidRDefault="00954250" w:rsidP="00954250">
      <w:pPr>
        <w:pStyle w:val="ListParagraph"/>
        <w:rPr>
          <w:rFonts w:ascii="Times New Roman" w:hAnsi="Times New Roman"/>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954250" w:rsidRDefault="00954250" w:rsidP="00FD4391">
      <w:pPr>
        <w:pStyle w:val="ListParagraph"/>
        <w:numPr>
          <w:ilvl w:val="0"/>
          <w:numId w:val="33"/>
        </w:numPr>
        <w:rPr>
          <w:rFonts w:ascii="Times New Roman" w:hAnsi="Times New Roman"/>
          <w:sz w:val="28"/>
        </w:rPr>
        <w:sectPr w:rsidR="00954250" w:rsidSect="00954250">
          <w:pgSz w:w="16838" w:h="11899" w:orient="landscape"/>
          <w:pgMar w:top="1560" w:right="720" w:bottom="720" w:left="720" w:header="1560" w:footer="567" w:gutter="0"/>
          <w:cols w:space="720"/>
          <w:docGrid w:linePitch="360"/>
        </w:sectPr>
      </w:pPr>
    </w:p>
    <w:p w:rsidR="00FD4391" w:rsidRPr="001E2911" w:rsidRDefault="00FD4391" w:rsidP="00FD4391">
      <w:pPr>
        <w:pStyle w:val="ListParagraph"/>
        <w:numPr>
          <w:ilvl w:val="0"/>
          <w:numId w:val="33"/>
        </w:numPr>
        <w:rPr>
          <w:rFonts w:ascii="Times New Roman" w:hAnsi="Times New Roman"/>
          <w:sz w:val="28"/>
        </w:rPr>
      </w:pPr>
      <w:r w:rsidRPr="001E2911">
        <w:rPr>
          <w:rFonts w:ascii="Times New Roman" w:hAnsi="Times New Roman"/>
          <w:sz w:val="28"/>
        </w:rPr>
        <w:lastRenderedPageBreak/>
        <w:t>Liabilities</w:t>
      </w:r>
    </w:p>
    <w:p w:rsidR="00FD4391" w:rsidRPr="001E2911" w:rsidRDefault="00FD4391" w:rsidP="00FD4391">
      <w:pPr>
        <w:ind w:left="360"/>
        <w:rPr>
          <w:sz w:val="28"/>
        </w:rPr>
      </w:pPr>
      <w:r w:rsidRPr="001E2911">
        <w:rPr>
          <w:noProof/>
          <w:sz w:val="28"/>
          <w:lang w:val="en-IN" w:eastAsia="en-IN"/>
        </w:rPr>
        <w:drawing>
          <wp:inline distT="0" distB="0" distL="0" distR="0" wp14:anchorId="3E7718D9" wp14:editId="7A010D60">
            <wp:extent cx="4572638" cy="3429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638" cy="3429479"/>
                    </a:xfrm>
                    <a:prstGeom prst="rect">
                      <a:avLst/>
                    </a:prstGeom>
                  </pic:spPr>
                </pic:pic>
              </a:graphicData>
            </a:graphic>
          </wp:inline>
        </w:drawing>
      </w:r>
    </w:p>
    <w:p w:rsidR="00FD4391" w:rsidRDefault="00FD4391" w:rsidP="00FD4391">
      <w:pPr>
        <w:pStyle w:val="ListParagraph"/>
        <w:numPr>
          <w:ilvl w:val="0"/>
          <w:numId w:val="33"/>
        </w:numPr>
        <w:rPr>
          <w:rFonts w:ascii="Times New Roman" w:hAnsi="Times New Roman"/>
          <w:sz w:val="28"/>
        </w:rPr>
      </w:pPr>
      <w:r w:rsidRPr="001E2911">
        <w:rPr>
          <w:rFonts w:ascii="Times New Roman" w:hAnsi="Times New Roman"/>
          <w:sz w:val="28"/>
        </w:rPr>
        <w:t>Bank Statement</w:t>
      </w:r>
    </w:p>
    <w:tbl>
      <w:tblPr>
        <w:tblStyle w:val="TableGrid"/>
        <w:tblW w:w="0" w:type="auto"/>
        <w:tblInd w:w="720" w:type="dxa"/>
        <w:tblLook w:val="04A0" w:firstRow="1" w:lastRow="0" w:firstColumn="1" w:lastColumn="0" w:noHBand="0" w:noVBand="1"/>
      </w:tblPr>
      <w:tblGrid>
        <w:gridCol w:w="4569"/>
        <w:gridCol w:w="4546"/>
      </w:tblGrid>
      <w:tr w:rsidR="00954250" w:rsidTr="00954250">
        <w:tc>
          <w:tcPr>
            <w:tcW w:w="4917" w:type="dxa"/>
          </w:tcPr>
          <w:p w:rsidR="00954250" w:rsidRDefault="00954250" w:rsidP="00954250">
            <w:pPr>
              <w:pStyle w:val="ListParagraph"/>
              <w:ind w:left="0"/>
              <w:rPr>
                <w:rFonts w:ascii="Times New Roman" w:hAnsi="Times New Roman"/>
                <w:sz w:val="28"/>
              </w:rPr>
            </w:pPr>
            <w:r>
              <w:rPr>
                <w:rFonts w:ascii="Times New Roman" w:hAnsi="Times New Roman"/>
                <w:sz w:val="28"/>
              </w:rPr>
              <w:t>Page 1</w:t>
            </w:r>
          </w:p>
          <w:p w:rsidR="00954250" w:rsidRDefault="00954250" w:rsidP="00954250">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7DB7DD42" wp14:editId="11B03247">
                  <wp:extent cx="2211572" cy="3429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6977" r="24651"/>
                          <a:stretch/>
                        </pic:blipFill>
                        <pic:spPr bwMode="auto">
                          <a:xfrm>
                            <a:off x="0" y="0"/>
                            <a:ext cx="221188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954250" w:rsidRDefault="00954250" w:rsidP="00954250">
            <w:pPr>
              <w:pStyle w:val="ListParagraph"/>
              <w:ind w:left="0"/>
              <w:rPr>
                <w:rFonts w:ascii="Times New Roman" w:hAnsi="Times New Roman"/>
                <w:sz w:val="28"/>
              </w:rPr>
            </w:pPr>
            <w:r>
              <w:rPr>
                <w:rFonts w:ascii="Times New Roman" w:hAnsi="Times New Roman"/>
                <w:sz w:val="28"/>
              </w:rPr>
              <w:t>Page 2</w:t>
            </w:r>
          </w:p>
          <w:p w:rsidR="00954250" w:rsidRDefault="00954250" w:rsidP="00954250">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19B3D782" wp14:editId="235F6188">
                  <wp:extent cx="2158409" cy="3429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442" r="25349"/>
                          <a:stretch/>
                        </pic:blipFill>
                        <pic:spPr bwMode="auto">
                          <a:xfrm>
                            <a:off x="0" y="0"/>
                            <a:ext cx="215871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FD4391" w:rsidRPr="001E2911" w:rsidRDefault="00FD4391" w:rsidP="00FD4391">
      <w:pPr>
        <w:ind w:left="360"/>
        <w:rPr>
          <w:sz w:val="28"/>
        </w:rPr>
      </w:pPr>
    </w:p>
    <w:p w:rsidR="00FD4391" w:rsidRPr="001E2911" w:rsidRDefault="00FD4391" w:rsidP="00FD4391">
      <w:pPr>
        <w:ind w:left="360"/>
        <w:rPr>
          <w:sz w:val="28"/>
        </w:rPr>
      </w:pPr>
      <w:r w:rsidRPr="001E2911">
        <w:rPr>
          <w:sz w:val="28"/>
        </w:rPr>
        <w:t>To add more than one account, click on +Add Account Button.</w:t>
      </w:r>
    </w:p>
    <w:p w:rsidR="00FD4391" w:rsidRPr="001E2911" w:rsidRDefault="00FD4391" w:rsidP="00FD4391">
      <w:pPr>
        <w:ind w:left="360"/>
        <w:rPr>
          <w:sz w:val="28"/>
        </w:rPr>
      </w:pPr>
    </w:p>
    <w:p w:rsidR="00954250" w:rsidRDefault="00954250" w:rsidP="00FD4391">
      <w:pPr>
        <w:ind w:left="360"/>
        <w:rPr>
          <w:b/>
          <w:sz w:val="28"/>
        </w:rPr>
        <w:sectPr w:rsidR="00954250" w:rsidSect="00954250">
          <w:pgSz w:w="11899" w:h="16838"/>
          <w:pgMar w:top="720" w:right="720" w:bottom="720" w:left="1560" w:header="1560" w:footer="567" w:gutter="0"/>
          <w:cols w:space="720"/>
          <w:docGrid w:linePitch="360"/>
        </w:sectPr>
      </w:pPr>
    </w:p>
    <w:p w:rsidR="00FD4391" w:rsidRPr="001E2911" w:rsidRDefault="00FD4391" w:rsidP="00FD4391">
      <w:pPr>
        <w:ind w:left="360"/>
        <w:rPr>
          <w:b/>
          <w:sz w:val="28"/>
        </w:rPr>
      </w:pPr>
      <w:r w:rsidRPr="001E2911">
        <w:rPr>
          <w:b/>
          <w:sz w:val="28"/>
        </w:rPr>
        <w:lastRenderedPageBreak/>
        <w:t>Co-Applicant</w:t>
      </w:r>
    </w:p>
    <w:p w:rsidR="009115DB" w:rsidRPr="001E2911" w:rsidRDefault="009115DB" w:rsidP="00CC7692">
      <w:pPr>
        <w:rPr>
          <w:sz w:val="28"/>
        </w:rPr>
      </w:pPr>
    </w:p>
    <w:p w:rsidR="00FD4391" w:rsidRPr="001E291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t>KYC Details</w:t>
      </w:r>
    </w:p>
    <w:tbl>
      <w:tblPr>
        <w:tblStyle w:val="TableGrid"/>
        <w:tblW w:w="0" w:type="auto"/>
        <w:tblInd w:w="360" w:type="dxa"/>
        <w:tblLook w:val="04A0" w:firstRow="1" w:lastRow="0" w:firstColumn="1" w:lastColumn="0" w:noHBand="0" w:noVBand="1"/>
      </w:tblPr>
      <w:tblGrid>
        <w:gridCol w:w="4762"/>
        <w:gridCol w:w="4713"/>
      </w:tblGrid>
      <w:tr w:rsidR="00954250" w:rsidTr="00954250">
        <w:tc>
          <w:tcPr>
            <w:tcW w:w="4917" w:type="dxa"/>
          </w:tcPr>
          <w:p w:rsidR="00954250" w:rsidRDefault="00954250" w:rsidP="00FD4391">
            <w:pPr>
              <w:rPr>
                <w:sz w:val="28"/>
              </w:rPr>
            </w:pPr>
            <w:r>
              <w:rPr>
                <w:sz w:val="28"/>
              </w:rPr>
              <w:t>Page 1</w:t>
            </w:r>
            <w:r w:rsidRPr="001E2911">
              <w:rPr>
                <w:noProof/>
                <w:sz w:val="28"/>
                <w:lang w:val="en-IN" w:eastAsia="en-IN"/>
              </w:rPr>
              <w:drawing>
                <wp:inline distT="0" distB="0" distL="0" distR="0" wp14:anchorId="60204EEF" wp14:editId="52810B9A">
                  <wp:extent cx="261561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0930" r="21860"/>
                          <a:stretch/>
                        </pic:blipFill>
                        <pic:spPr bwMode="auto">
                          <a:xfrm>
                            <a:off x="0" y="0"/>
                            <a:ext cx="2615975"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954250" w:rsidRDefault="00954250" w:rsidP="00FD4391">
            <w:pPr>
              <w:rPr>
                <w:sz w:val="28"/>
              </w:rPr>
            </w:pPr>
            <w:r>
              <w:rPr>
                <w:sz w:val="28"/>
              </w:rPr>
              <w:t>Page 2</w:t>
            </w:r>
            <w:r>
              <w:rPr>
                <w:noProof/>
                <w:sz w:val="28"/>
                <w:lang w:val="en-IN" w:eastAsia="en-IN"/>
              </w:rPr>
              <w:t xml:space="preserve">          </w:t>
            </w:r>
            <w:r w:rsidRPr="001E2911">
              <w:rPr>
                <w:noProof/>
                <w:sz w:val="28"/>
                <w:lang w:val="en-IN" w:eastAsia="en-IN"/>
              </w:rPr>
              <w:drawing>
                <wp:inline distT="0" distB="0" distL="0" distR="0" wp14:anchorId="5ECD9FA0" wp14:editId="1171B7DC">
                  <wp:extent cx="2488019" cy="34290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3721" r="21860"/>
                          <a:stretch/>
                        </pic:blipFill>
                        <pic:spPr bwMode="auto">
                          <a:xfrm>
                            <a:off x="0" y="0"/>
                            <a:ext cx="2488366"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954250" w:rsidRDefault="00954250" w:rsidP="00FD4391">
      <w:pPr>
        <w:pStyle w:val="ListParagraph"/>
        <w:numPr>
          <w:ilvl w:val="0"/>
          <w:numId w:val="34"/>
        </w:numPr>
        <w:rPr>
          <w:rFonts w:ascii="Times New Roman" w:hAnsi="Times New Roman"/>
          <w:sz w:val="28"/>
        </w:rPr>
        <w:sectPr w:rsidR="00954250" w:rsidSect="00954250">
          <w:pgSz w:w="11899" w:h="16838"/>
          <w:pgMar w:top="720" w:right="720" w:bottom="720" w:left="1560" w:header="1560" w:footer="567" w:gutter="0"/>
          <w:cols w:space="720"/>
          <w:docGrid w:linePitch="360"/>
        </w:sectPr>
      </w:pPr>
    </w:p>
    <w:p w:rsidR="00FD439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lastRenderedPageBreak/>
        <w:t>Co-Applicant Details</w:t>
      </w:r>
    </w:p>
    <w:tbl>
      <w:tblPr>
        <w:tblStyle w:val="TableGrid"/>
        <w:tblW w:w="0" w:type="auto"/>
        <w:tblInd w:w="720" w:type="dxa"/>
        <w:tblLook w:val="04A0" w:firstRow="1" w:lastRow="0" w:firstColumn="1" w:lastColumn="0" w:noHBand="0" w:noVBand="1"/>
      </w:tblPr>
      <w:tblGrid>
        <w:gridCol w:w="4951"/>
        <w:gridCol w:w="4995"/>
        <w:gridCol w:w="4948"/>
      </w:tblGrid>
      <w:tr w:rsidR="00954250" w:rsidTr="00954250">
        <w:tc>
          <w:tcPr>
            <w:tcW w:w="5204" w:type="dxa"/>
          </w:tcPr>
          <w:p w:rsidR="00954250" w:rsidRDefault="00954250" w:rsidP="00954250">
            <w:pPr>
              <w:pStyle w:val="ListParagraph"/>
              <w:ind w:left="0"/>
              <w:rPr>
                <w:rFonts w:ascii="Times New Roman" w:hAnsi="Times New Roman"/>
                <w:sz w:val="28"/>
              </w:rPr>
            </w:pPr>
            <w:r>
              <w:rPr>
                <w:rFonts w:ascii="Times New Roman" w:hAnsi="Times New Roman"/>
                <w:sz w:val="28"/>
              </w:rPr>
              <w:t>Page 1</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26308A5C" wp14:editId="2F38A9C3">
                  <wp:extent cx="2243470" cy="3429001"/>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7442" r="23489"/>
                          <a:stretch/>
                        </pic:blipFill>
                        <pic:spPr bwMode="auto">
                          <a:xfrm>
                            <a:off x="0" y="0"/>
                            <a:ext cx="2243783"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954250" w:rsidP="00954250">
            <w:pPr>
              <w:pStyle w:val="ListParagraph"/>
              <w:ind w:left="0"/>
              <w:rPr>
                <w:rFonts w:ascii="Times New Roman" w:hAnsi="Times New Roman"/>
                <w:sz w:val="28"/>
              </w:rPr>
            </w:pPr>
            <w:r>
              <w:rPr>
                <w:rFonts w:ascii="Times New Roman" w:hAnsi="Times New Roman"/>
                <w:sz w:val="28"/>
              </w:rPr>
              <w:t>Page 2</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6ED0BF91" wp14:editId="595212DD">
                  <wp:extent cx="2402958" cy="3428999"/>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1861" r="25581"/>
                          <a:stretch/>
                        </pic:blipFill>
                        <pic:spPr bwMode="auto">
                          <a:xfrm>
                            <a:off x="0" y="0"/>
                            <a:ext cx="240329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954250" w:rsidP="00954250">
            <w:pPr>
              <w:pStyle w:val="ListParagraph"/>
              <w:ind w:left="0"/>
              <w:rPr>
                <w:rFonts w:ascii="Times New Roman" w:hAnsi="Times New Roman"/>
                <w:sz w:val="28"/>
              </w:rPr>
            </w:pPr>
            <w:r>
              <w:rPr>
                <w:rFonts w:ascii="Times New Roman" w:hAnsi="Times New Roman"/>
                <w:sz w:val="28"/>
              </w:rPr>
              <w:t>Page 3</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570DBE91" wp14:editId="45549678">
                  <wp:extent cx="2232837" cy="342900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6744" r="24419"/>
                          <a:stretch/>
                        </pic:blipFill>
                        <pic:spPr bwMode="auto">
                          <a:xfrm>
                            <a:off x="0" y="0"/>
                            <a:ext cx="223314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54250" w:rsidRPr="001E2911" w:rsidRDefault="00954250" w:rsidP="00954250">
      <w:pPr>
        <w:pStyle w:val="ListParagraph"/>
        <w:rPr>
          <w:rFonts w:ascii="Times New Roman" w:hAnsi="Times New Roman"/>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720" w:type="dxa"/>
        <w:tblLook w:val="04A0" w:firstRow="1" w:lastRow="0" w:firstColumn="1" w:lastColumn="0" w:noHBand="0" w:noVBand="1"/>
      </w:tblPr>
      <w:tblGrid>
        <w:gridCol w:w="4992"/>
        <w:gridCol w:w="4971"/>
        <w:gridCol w:w="4931"/>
      </w:tblGrid>
      <w:tr w:rsidR="00E76578" w:rsidTr="00E76578">
        <w:tc>
          <w:tcPr>
            <w:tcW w:w="5204" w:type="dxa"/>
          </w:tcPr>
          <w:p w:rsidR="00E76578" w:rsidRDefault="00E76578" w:rsidP="00E76578">
            <w:pPr>
              <w:pStyle w:val="ListParagraph"/>
              <w:ind w:left="0"/>
              <w:rPr>
                <w:rFonts w:ascii="Times New Roman" w:hAnsi="Times New Roman"/>
                <w:sz w:val="28"/>
              </w:rPr>
            </w:pPr>
            <w:r>
              <w:rPr>
                <w:rFonts w:ascii="Times New Roman" w:hAnsi="Times New Roman"/>
                <w:sz w:val="28"/>
              </w:rPr>
              <w:t>Page 1</w:t>
            </w:r>
          </w:p>
          <w:p w:rsidR="00E76578" w:rsidRDefault="00E76578" w:rsidP="00E76578">
            <w:pPr>
              <w:pStyle w:val="ListParagraph"/>
              <w:ind w:left="0"/>
              <w:rPr>
                <w:rFonts w:ascii="Times New Roman" w:hAnsi="Times New Roman"/>
                <w:sz w:val="28"/>
              </w:rPr>
            </w:pPr>
            <w:r w:rsidRPr="001E2911">
              <w:rPr>
                <w:noProof/>
                <w:sz w:val="28"/>
                <w:lang w:eastAsia="en-IN"/>
              </w:rPr>
              <w:drawing>
                <wp:inline distT="0" distB="0" distL="0" distR="0" wp14:anchorId="5ACB3127" wp14:editId="402982C1">
                  <wp:extent cx="2392326" cy="3429001"/>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4652" r="23022"/>
                          <a:stretch/>
                        </pic:blipFill>
                        <pic:spPr bwMode="auto">
                          <a:xfrm>
                            <a:off x="0" y="0"/>
                            <a:ext cx="239266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E76578" w:rsidP="00E76578">
            <w:pPr>
              <w:pStyle w:val="ListParagraph"/>
              <w:ind w:left="0"/>
              <w:rPr>
                <w:rFonts w:ascii="Times New Roman" w:hAnsi="Times New Roman"/>
                <w:sz w:val="28"/>
              </w:rPr>
            </w:pPr>
            <w:r>
              <w:rPr>
                <w:rFonts w:ascii="Times New Roman" w:hAnsi="Times New Roman"/>
                <w:sz w:val="28"/>
              </w:rPr>
              <w:t>Page 2</w:t>
            </w:r>
          </w:p>
          <w:p w:rsidR="00E76578" w:rsidRDefault="00E76578" w:rsidP="00E76578">
            <w:pPr>
              <w:pStyle w:val="ListParagraph"/>
              <w:ind w:left="0"/>
              <w:rPr>
                <w:rFonts w:ascii="Times New Roman" w:hAnsi="Times New Roman"/>
                <w:sz w:val="28"/>
              </w:rPr>
            </w:pPr>
            <w:r>
              <w:rPr>
                <w:rFonts w:ascii="Times New Roman" w:hAnsi="Times New Roman"/>
                <w:sz w:val="28"/>
              </w:rPr>
              <w:t xml:space="preserve"> </w:t>
            </w:r>
            <w:r w:rsidRPr="001E2911">
              <w:rPr>
                <w:noProof/>
                <w:sz w:val="28"/>
                <w:lang w:eastAsia="en-IN"/>
              </w:rPr>
              <w:drawing>
                <wp:inline distT="0" distB="0" distL="0" distR="0" wp14:anchorId="30F78B51" wp14:editId="23A87646">
                  <wp:extent cx="2317897" cy="3430318"/>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3247" r="26075"/>
                          <a:stretch/>
                        </pic:blipFill>
                        <pic:spPr bwMode="auto">
                          <a:xfrm>
                            <a:off x="0" y="0"/>
                            <a:ext cx="231733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E76578" w:rsidP="00E76578">
            <w:pPr>
              <w:pStyle w:val="ListParagraph"/>
              <w:ind w:left="0"/>
              <w:rPr>
                <w:rFonts w:ascii="Times New Roman" w:hAnsi="Times New Roman"/>
                <w:sz w:val="28"/>
              </w:rPr>
            </w:pPr>
            <w:r>
              <w:rPr>
                <w:rFonts w:ascii="Times New Roman" w:hAnsi="Times New Roman"/>
                <w:sz w:val="28"/>
              </w:rPr>
              <w:t>Page 3</w:t>
            </w:r>
          </w:p>
          <w:p w:rsidR="00E76578" w:rsidRDefault="00E76578" w:rsidP="00E76578">
            <w:pPr>
              <w:pStyle w:val="ListParagraph"/>
              <w:ind w:left="0"/>
              <w:rPr>
                <w:rFonts w:ascii="Times New Roman" w:hAnsi="Times New Roman"/>
                <w:sz w:val="28"/>
              </w:rPr>
            </w:pPr>
            <w:r w:rsidRPr="001E2911">
              <w:rPr>
                <w:noProof/>
                <w:sz w:val="28"/>
                <w:lang w:eastAsia="en-IN"/>
              </w:rPr>
              <w:drawing>
                <wp:inline distT="0" distB="0" distL="0" distR="0" wp14:anchorId="598F2B30" wp14:editId="6478C2DA">
                  <wp:extent cx="2179674" cy="3429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8372" r="23954"/>
                          <a:stretch/>
                        </pic:blipFill>
                        <pic:spPr bwMode="auto">
                          <a:xfrm>
                            <a:off x="0" y="0"/>
                            <a:ext cx="217997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E76578" w:rsidRDefault="00E76578" w:rsidP="00FD4391">
      <w:pPr>
        <w:pStyle w:val="ListParagraph"/>
        <w:numPr>
          <w:ilvl w:val="0"/>
          <w:numId w:val="34"/>
        </w:numPr>
        <w:rPr>
          <w:rFonts w:ascii="Times New Roman" w:hAnsi="Times New Roman"/>
          <w:sz w:val="28"/>
        </w:rPr>
        <w:sectPr w:rsidR="00E76578" w:rsidSect="00954250">
          <w:pgSz w:w="16838" w:h="11899" w:orient="landscape"/>
          <w:pgMar w:top="1560" w:right="720" w:bottom="720" w:left="720" w:header="1560" w:footer="567" w:gutter="0"/>
          <w:cols w:space="720"/>
          <w:docGrid w:linePitch="360"/>
        </w:sectPr>
      </w:pPr>
    </w:p>
    <w:p w:rsidR="00FD4391" w:rsidRPr="001E291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lastRenderedPageBreak/>
        <w:t>Liabilities</w:t>
      </w:r>
    </w:p>
    <w:p w:rsidR="00FD4391" w:rsidRPr="001E2911" w:rsidRDefault="00FD4391" w:rsidP="00FD4391">
      <w:pPr>
        <w:ind w:left="360"/>
        <w:rPr>
          <w:sz w:val="28"/>
        </w:rPr>
      </w:pPr>
      <w:r w:rsidRPr="001E2911">
        <w:rPr>
          <w:noProof/>
          <w:sz w:val="28"/>
          <w:lang w:val="en-IN" w:eastAsia="en-IN"/>
        </w:rPr>
        <w:drawing>
          <wp:inline distT="0" distB="0" distL="0" distR="0" wp14:anchorId="23033E6A" wp14:editId="4E7E2E6A">
            <wp:extent cx="4572638" cy="34294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638" cy="3429479"/>
                    </a:xfrm>
                    <a:prstGeom prst="rect">
                      <a:avLst/>
                    </a:prstGeom>
                  </pic:spPr>
                </pic:pic>
              </a:graphicData>
            </a:graphic>
          </wp:inline>
        </w:drawing>
      </w:r>
    </w:p>
    <w:p w:rsidR="00FD4391" w:rsidRPr="001E291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t>Bank Statement</w:t>
      </w:r>
    </w:p>
    <w:tbl>
      <w:tblPr>
        <w:tblStyle w:val="TableGrid"/>
        <w:tblW w:w="0" w:type="auto"/>
        <w:tblLook w:val="04A0" w:firstRow="1" w:lastRow="0" w:firstColumn="1" w:lastColumn="0" w:noHBand="0" w:noVBand="1"/>
      </w:tblPr>
      <w:tblGrid>
        <w:gridCol w:w="4917"/>
        <w:gridCol w:w="4918"/>
      </w:tblGrid>
      <w:tr w:rsidR="00E76578" w:rsidTr="00E76578">
        <w:tc>
          <w:tcPr>
            <w:tcW w:w="4917" w:type="dxa"/>
          </w:tcPr>
          <w:p w:rsidR="00E76578" w:rsidRDefault="00E76578" w:rsidP="00E76578">
            <w:pPr>
              <w:rPr>
                <w:sz w:val="28"/>
              </w:rPr>
            </w:pPr>
            <w:r>
              <w:rPr>
                <w:sz w:val="28"/>
              </w:rPr>
              <w:t>Page 1</w:t>
            </w:r>
          </w:p>
          <w:p w:rsidR="00E76578" w:rsidRDefault="00E76578" w:rsidP="00E76578">
            <w:pPr>
              <w:rPr>
                <w:sz w:val="28"/>
              </w:rPr>
            </w:pPr>
            <w:r w:rsidRPr="001E2911">
              <w:rPr>
                <w:noProof/>
                <w:sz w:val="28"/>
                <w:lang w:val="en-IN" w:eastAsia="en-IN"/>
              </w:rPr>
              <w:drawing>
                <wp:inline distT="0" distB="0" distL="0" distR="0" wp14:anchorId="72E45460" wp14:editId="3C85DEFC">
                  <wp:extent cx="2456121" cy="3429001"/>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790" r="23489"/>
                          <a:stretch/>
                        </pic:blipFill>
                        <pic:spPr bwMode="auto">
                          <a:xfrm>
                            <a:off x="0" y="0"/>
                            <a:ext cx="245646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E76578" w:rsidRDefault="00E76578" w:rsidP="00E76578">
            <w:pPr>
              <w:rPr>
                <w:sz w:val="28"/>
              </w:rPr>
            </w:pPr>
            <w:r>
              <w:rPr>
                <w:sz w:val="28"/>
              </w:rPr>
              <w:t>Page 2</w:t>
            </w:r>
          </w:p>
          <w:p w:rsidR="00E76578" w:rsidRDefault="00E76578" w:rsidP="00E76578">
            <w:pPr>
              <w:rPr>
                <w:sz w:val="28"/>
              </w:rPr>
            </w:pPr>
            <w:r>
              <w:object w:dxaOrig="3420"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8pt;height:272.95pt" o:ole="">
                  <v:imagedata r:id="rId41" o:title=""/>
                </v:shape>
                <o:OLEObject Type="Embed" ProgID="PBrush" ShapeID="_x0000_i1025" DrawAspect="Content" ObjectID="_1540213785" r:id="rId42"/>
              </w:object>
            </w:r>
          </w:p>
        </w:tc>
      </w:tr>
    </w:tbl>
    <w:p w:rsidR="00DD5213" w:rsidRPr="001E2911" w:rsidRDefault="00DD5213" w:rsidP="00E76578">
      <w:pPr>
        <w:rPr>
          <w:sz w:val="28"/>
        </w:rPr>
      </w:pPr>
    </w:p>
    <w:p w:rsidR="00DD5213" w:rsidRPr="001E2911" w:rsidRDefault="00DD5213" w:rsidP="00DD5213">
      <w:pPr>
        <w:ind w:left="360"/>
        <w:rPr>
          <w:sz w:val="28"/>
        </w:rPr>
      </w:pPr>
    </w:p>
    <w:p w:rsidR="00DD5213" w:rsidRPr="001E2911" w:rsidRDefault="00DD5213" w:rsidP="00DD5213">
      <w:pPr>
        <w:ind w:left="360"/>
        <w:rPr>
          <w:sz w:val="28"/>
        </w:rPr>
      </w:pPr>
    </w:p>
    <w:p w:rsidR="005005C9" w:rsidRDefault="005005C9" w:rsidP="00DD5213">
      <w:pPr>
        <w:ind w:left="360"/>
        <w:rPr>
          <w:b/>
          <w:sz w:val="28"/>
        </w:rPr>
        <w:sectPr w:rsidR="005005C9" w:rsidSect="00E76578">
          <w:pgSz w:w="11899" w:h="16838"/>
          <w:pgMar w:top="720" w:right="720" w:bottom="720" w:left="1560" w:header="1560" w:footer="567" w:gutter="0"/>
          <w:cols w:space="720"/>
          <w:docGrid w:linePitch="360"/>
        </w:sectPr>
      </w:pPr>
    </w:p>
    <w:p w:rsidR="00DD5213" w:rsidRPr="001E2911" w:rsidRDefault="00DD5213" w:rsidP="00DD5213">
      <w:pPr>
        <w:ind w:left="360"/>
        <w:rPr>
          <w:b/>
          <w:sz w:val="28"/>
        </w:rPr>
      </w:pPr>
      <w:r w:rsidRPr="001E2911">
        <w:rPr>
          <w:b/>
          <w:sz w:val="28"/>
        </w:rPr>
        <w:lastRenderedPageBreak/>
        <w:t>Guarantor</w:t>
      </w:r>
    </w:p>
    <w:p w:rsidR="00DD5213" w:rsidRPr="001E2911" w:rsidRDefault="00DD5213" w:rsidP="00DD5213">
      <w:pPr>
        <w:ind w:left="360"/>
        <w:rPr>
          <w:sz w:val="28"/>
        </w:rPr>
      </w:pPr>
    </w:p>
    <w:p w:rsidR="00DD5213" w:rsidRPr="001E2911" w:rsidRDefault="00DD5213" w:rsidP="00DD5213">
      <w:pPr>
        <w:pStyle w:val="ListParagraph"/>
        <w:numPr>
          <w:ilvl w:val="0"/>
          <w:numId w:val="35"/>
        </w:numPr>
        <w:rPr>
          <w:rFonts w:ascii="Times New Roman" w:hAnsi="Times New Roman"/>
          <w:sz w:val="28"/>
        </w:rPr>
      </w:pPr>
      <w:r w:rsidRPr="001E2911">
        <w:rPr>
          <w:rFonts w:ascii="Times New Roman" w:hAnsi="Times New Roman"/>
          <w:sz w:val="28"/>
        </w:rPr>
        <w:t>KYC Details</w:t>
      </w:r>
    </w:p>
    <w:tbl>
      <w:tblPr>
        <w:tblStyle w:val="TableGrid"/>
        <w:tblW w:w="0" w:type="auto"/>
        <w:tblInd w:w="360" w:type="dxa"/>
        <w:tblLook w:val="04A0" w:firstRow="1" w:lastRow="0" w:firstColumn="1" w:lastColumn="0" w:noHBand="0" w:noVBand="1"/>
      </w:tblPr>
      <w:tblGrid>
        <w:gridCol w:w="4753"/>
        <w:gridCol w:w="4722"/>
      </w:tblGrid>
      <w:tr w:rsidR="005005C9" w:rsidTr="005005C9">
        <w:tc>
          <w:tcPr>
            <w:tcW w:w="4917" w:type="dxa"/>
          </w:tcPr>
          <w:p w:rsidR="005005C9" w:rsidRDefault="005005C9" w:rsidP="00DD5213">
            <w:pPr>
              <w:rPr>
                <w:sz w:val="28"/>
              </w:rPr>
            </w:pPr>
            <w:r>
              <w:rPr>
                <w:sz w:val="28"/>
              </w:rPr>
              <w:t>Page 1</w:t>
            </w:r>
          </w:p>
          <w:p w:rsidR="005005C9" w:rsidRDefault="005005C9" w:rsidP="00DD5213">
            <w:pPr>
              <w:rPr>
                <w:sz w:val="28"/>
              </w:rPr>
            </w:pPr>
            <w:r w:rsidRPr="001E2911">
              <w:rPr>
                <w:noProof/>
                <w:sz w:val="28"/>
                <w:lang w:val="en-IN" w:eastAsia="en-IN"/>
              </w:rPr>
              <w:drawing>
                <wp:inline distT="0" distB="0" distL="0" distR="0" wp14:anchorId="20EB1EBF" wp14:editId="77073B68">
                  <wp:extent cx="2371060" cy="342900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1395" r="26744"/>
                          <a:stretch/>
                        </pic:blipFill>
                        <pic:spPr bwMode="auto">
                          <a:xfrm>
                            <a:off x="0" y="0"/>
                            <a:ext cx="237139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5005C9" w:rsidRDefault="005005C9" w:rsidP="00DD5213">
            <w:pPr>
              <w:rPr>
                <w:sz w:val="28"/>
              </w:rPr>
            </w:pPr>
            <w:r>
              <w:rPr>
                <w:sz w:val="28"/>
              </w:rPr>
              <w:t>Page 2</w:t>
            </w:r>
          </w:p>
          <w:p w:rsidR="005005C9" w:rsidRDefault="005005C9" w:rsidP="00DD5213">
            <w:pPr>
              <w:rPr>
                <w:sz w:val="28"/>
              </w:rPr>
            </w:pPr>
            <w:r>
              <w:rPr>
                <w:noProof/>
                <w:sz w:val="28"/>
                <w:lang w:val="en-IN" w:eastAsia="en-IN"/>
              </w:rPr>
              <w:t xml:space="preserve">   </w:t>
            </w:r>
            <w:r w:rsidRPr="001E2911">
              <w:rPr>
                <w:noProof/>
                <w:sz w:val="28"/>
                <w:lang w:val="en-IN" w:eastAsia="en-IN"/>
              </w:rPr>
              <w:drawing>
                <wp:inline distT="0" distB="0" distL="0" distR="0" wp14:anchorId="4797F578" wp14:editId="2BB0CAE5">
                  <wp:extent cx="2243470" cy="3429001"/>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512" r="24419"/>
                          <a:stretch/>
                        </pic:blipFill>
                        <pic:spPr bwMode="auto">
                          <a:xfrm>
                            <a:off x="0" y="0"/>
                            <a:ext cx="2243782"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DD5213" w:rsidRPr="001E2911" w:rsidRDefault="00DD5213" w:rsidP="005005C9">
      <w:pPr>
        <w:rPr>
          <w:sz w:val="28"/>
        </w:rPr>
      </w:pPr>
    </w:p>
    <w:p w:rsidR="005005C9" w:rsidRDefault="005005C9" w:rsidP="00DD5213">
      <w:pPr>
        <w:pStyle w:val="ListParagraph"/>
        <w:numPr>
          <w:ilvl w:val="0"/>
          <w:numId w:val="35"/>
        </w:numPr>
        <w:rPr>
          <w:rFonts w:ascii="Times New Roman" w:hAnsi="Times New Roman"/>
          <w:sz w:val="28"/>
        </w:rPr>
        <w:sectPr w:rsidR="005005C9" w:rsidSect="00E76578">
          <w:pgSz w:w="11899" w:h="16838"/>
          <w:pgMar w:top="720" w:right="720" w:bottom="720" w:left="1560" w:header="1560" w:footer="567" w:gutter="0"/>
          <w:cols w:space="720"/>
          <w:docGrid w:linePitch="360"/>
        </w:sectPr>
      </w:pPr>
    </w:p>
    <w:p w:rsidR="00DD5213" w:rsidRPr="001E2911" w:rsidRDefault="00DD5213" w:rsidP="00DD5213">
      <w:pPr>
        <w:pStyle w:val="ListParagraph"/>
        <w:numPr>
          <w:ilvl w:val="0"/>
          <w:numId w:val="35"/>
        </w:numPr>
        <w:rPr>
          <w:rFonts w:ascii="Times New Roman" w:hAnsi="Times New Roman"/>
          <w:sz w:val="28"/>
        </w:rPr>
      </w:pPr>
      <w:r w:rsidRPr="001E2911">
        <w:rPr>
          <w:rFonts w:ascii="Times New Roman" w:hAnsi="Times New Roman"/>
          <w:sz w:val="28"/>
        </w:rPr>
        <w:lastRenderedPageBreak/>
        <w:t>Guarantor Details</w:t>
      </w:r>
    </w:p>
    <w:tbl>
      <w:tblPr>
        <w:tblStyle w:val="TableGrid"/>
        <w:tblW w:w="0" w:type="auto"/>
        <w:tblInd w:w="360" w:type="dxa"/>
        <w:tblLook w:val="04A0" w:firstRow="1" w:lastRow="0" w:firstColumn="1" w:lastColumn="0" w:noHBand="0" w:noVBand="1"/>
      </w:tblPr>
      <w:tblGrid>
        <w:gridCol w:w="4710"/>
        <w:gridCol w:w="4765"/>
        <w:gridCol w:w="4765"/>
      </w:tblGrid>
      <w:tr w:rsidR="005005C9" w:rsidTr="00910DE9">
        <w:tc>
          <w:tcPr>
            <w:tcW w:w="4710" w:type="dxa"/>
          </w:tcPr>
          <w:p w:rsidR="005005C9" w:rsidRDefault="005005C9" w:rsidP="00DD5213">
            <w:pPr>
              <w:rPr>
                <w:sz w:val="28"/>
              </w:rPr>
            </w:pPr>
            <w:r>
              <w:rPr>
                <w:sz w:val="28"/>
              </w:rPr>
              <w:t>Page 1</w:t>
            </w:r>
            <w:r w:rsidRPr="001E2911">
              <w:rPr>
                <w:noProof/>
                <w:sz w:val="28"/>
                <w:lang w:val="en-IN" w:eastAsia="en-IN"/>
              </w:rPr>
              <w:drawing>
                <wp:inline distT="0" distB="0" distL="0" distR="0" wp14:anchorId="4D8B033C" wp14:editId="6907EE56">
                  <wp:extent cx="2551814" cy="342900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0465" r="23721"/>
                          <a:stretch/>
                        </pic:blipFill>
                        <pic:spPr bwMode="auto">
                          <a:xfrm>
                            <a:off x="0" y="0"/>
                            <a:ext cx="255217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65" w:type="dxa"/>
          </w:tcPr>
          <w:p w:rsidR="005005C9" w:rsidRDefault="005005C9" w:rsidP="00DD5213">
            <w:pPr>
              <w:rPr>
                <w:sz w:val="28"/>
              </w:rPr>
            </w:pPr>
            <w:r>
              <w:rPr>
                <w:sz w:val="28"/>
              </w:rPr>
              <w:t>Page 2</w:t>
            </w:r>
          </w:p>
          <w:p w:rsidR="005005C9" w:rsidRDefault="005005C9" w:rsidP="00DD5213">
            <w:pPr>
              <w:rPr>
                <w:sz w:val="28"/>
              </w:rPr>
            </w:pPr>
            <w:r w:rsidRPr="001E2911">
              <w:rPr>
                <w:noProof/>
                <w:sz w:val="28"/>
                <w:lang w:val="en-IN" w:eastAsia="en-IN"/>
              </w:rPr>
              <w:drawing>
                <wp:inline distT="0" distB="0" distL="0" distR="0" wp14:anchorId="704F3567" wp14:editId="29C09A4B">
                  <wp:extent cx="2456121" cy="342900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8372" r="17907"/>
                          <a:stretch/>
                        </pic:blipFill>
                        <pic:spPr bwMode="auto">
                          <a:xfrm>
                            <a:off x="0" y="0"/>
                            <a:ext cx="245646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65" w:type="dxa"/>
          </w:tcPr>
          <w:p w:rsidR="005005C9" w:rsidRDefault="005005C9" w:rsidP="00DD5213">
            <w:pPr>
              <w:rPr>
                <w:sz w:val="28"/>
              </w:rPr>
            </w:pPr>
            <w:r>
              <w:rPr>
                <w:sz w:val="28"/>
              </w:rPr>
              <w:t>Page 3</w:t>
            </w:r>
            <w:r w:rsidRPr="001E2911">
              <w:rPr>
                <w:noProof/>
                <w:sz w:val="28"/>
                <w:lang w:val="en-IN" w:eastAsia="en-IN"/>
              </w:rPr>
              <w:drawing>
                <wp:inline distT="0" distB="0" distL="0" distR="0" wp14:anchorId="3C57E828" wp14:editId="137213B6">
                  <wp:extent cx="2541181" cy="3429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3256" r="21162"/>
                          <a:stretch/>
                        </pic:blipFill>
                        <pic:spPr bwMode="auto">
                          <a:xfrm>
                            <a:off x="0" y="0"/>
                            <a:ext cx="2541536"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DD5213" w:rsidRPr="001E2911" w:rsidRDefault="00DD5213" w:rsidP="00DD5213">
      <w:pPr>
        <w:ind w:left="360"/>
        <w:rPr>
          <w:sz w:val="28"/>
        </w:rPr>
      </w:pPr>
    </w:p>
    <w:p w:rsidR="00DD5213" w:rsidRPr="001E2911" w:rsidRDefault="00DD5213" w:rsidP="00DD5213">
      <w:pPr>
        <w:ind w:left="360"/>
        <w:rPr>
          <w:sz w:val="28"/>
        </w:rPr>
      </w:pPr>
    </w:p>
    <w:p w:rsidR="00DD5213" w:rsidRPr="001E2911" w:rsidRDefault="00DD5213" w:rsidP="00DD5213">
      <w:pPr>
        <w:ind w:left="360"/>
        <w:rPr>
          <w:sz w:val="28"/>
        </w:rPr>
      </w:pPr>
    </w:p>
    <w:p w:rsidR="005005C9" w:rsidRDefault="005005C9" w:rsidP="00DD5213">
      <w:pPr>
        <w:pStyle w:val="ListParagraph"/>
        <w:numPr>
          <w:ilvl w:val="0"/>
          <w:numId w:val="35"/>
        </w:numPr>
        <w:rPr>
          <w:rFonts w:ascii="Times New Roman" w:hAnsi="Times New Roman"/>
          <w:sz w:val="28"/>
        </w:rPr>
        <w:sectPr w:rsidR="005005C9" w:rsidSect="005005C9">
          <w:pgSz w:w="16838" w:h="11899" w:orient="landscape"/>
          <w:pgMar w:top="1560" w:right="720" w:bottom="720" w:left="720" w:header="1560" w:footer="567" w:gutter="0"/>
          <w:cols w:space="720"/>
          <w:docGrid w:linePitch="360"/>
        </w:sectPr>
      </w:pPr>
    </w:p>
    <w:p w:rsidR="00DD5213" w:rsidRDefault="00DD5213" w:rsidP="00DD5213">
      <w:pPr>
        <w:pStyle w:val="ListParagraph"/>
        <w:numPr>
          <w:ilvl w:val="0"/>
          <w:numId w:val="35"/>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720" w:type="dxa"/>
        <w:tblLook w:val="04A0" w:firstRow="1" w:lastRow="0" w:firstColumn="1" w:lastColumn="0" w:noHBand="0" w:noVBand="1"/>
      </w:tblPr>
      <w:tblGrid>
        <w:gridCol w:w="4350"/>
        <w:gridCol w:w="4819"/>
        <w:gridCol w:w="5103"/>
      </w:tblGrid>
      <w:tr w:rsidR="005005C9" w:rsidTr="005005C9">
        <w:tc>
          <w:tcPr>
            <w:tcW w:w="4350" w:type="dxa"/>
          </w:tcPr>
          <w:p w:rsidR="005005C9" w:rsidRDefault="005005C9" w:rsidP="005005C9">
            <w:pPr>
              <w:pStyle w:val="ListParagraph"/>
              <w:ind w:left="0"/>
              <w:rPr>
                <w:rFonts w:ascii="Times New Roman" w:hAnsi="Times New Roman"/>
                <w:sz w:val="28"/>
              </w:rPr>
            </w:pPr>
            <w:r>
              <w:rPr>
                <w:rFonts w:ascii="Times New Roman" w:hAnsi="Times New Roman"/>
                <w:sz w:val="28"/>
              </w:rPr>
              <w:t>Page 1</w:t>
            </w:r>
          </w:p>
          <w:p w:rsidR="005005C9" w:rsidRDefault="005005C9" w:rsidP="005005C9">
            <w:pPr>
              <w:pStyle w:val="ListParagraph"/>
              <w:ind w:left="0"/>
              <w:rPr>
                <w:rFonts w:ascii="Times New Roman" w:hAnsi="Times New Roman"/>
                <w:sz w:val="28"/>
              </w:rPr>
            </w:pPr>
            <w:r w:rsidRPr="001E2911">
              <w:rPr>
                <w:noProof/>
                <w:sz w:val="28"/>
                <w:lang w:eastAsia="en-IN"/>
              </w:rPr>
              <w:drawing>
                <wp:inline distT="0" distB="0" distL="0" distR="0" wp14:anchorId="2CFD027C" wp14:editId="01551123">
                  <wp:extent cx="2434856" cy="3429001"/>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3721" r="23023"/>
                          <a:stretch/>
                        </pic:blipFill>
                        <pic:spPr bwMode="auto">
                          <a:xfrm>
                            <a:off x="0" y="0"/>
                            <a:ext cx="2435196"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rsidR="005005C9" w:rsidRDefault="005005C9" w:rsidP="005005C9">
            <w:pPr>
              <w:pStyle w:val="ListParagraph"/>
              <w:ind w:left="0"/>
              <w:rPr>
                <w:rFonts w:ascii="Times New Roman" w:hAnsi="Times New Roman"/>
                <w:sz w:val="28"/>
              </w:rPr>
            </w:pPr>
            <w:r>
              <w:rPr>
                <w:rFonts w:ascii="Times New Roman" w:hAnsi="Times New Roman"/>
                <w:sz w:val="28"/>
              </w:rPr>
              <w:t>Page 2</w:t>
            </w:r>
          </w:p>
          <w:p w:rsidR="005005C9" w:rsidRDefault="005005C9" w:rsidP="005005C9">
            <w:pPr>
              <w:pStyle w:val="ListParagraph"/>
              <w:ind w:left="0"/>
              <w:rPr>
                <w:rFonts w:ascii="Times New Roman" w:hAnsi="Times New Roman"/>
                <w:sz w:val="28"/>
              </w:rPr>
            </w:pPr>
            <w:r w:rsidRPr="001E2911">
              <w:rPr>
                <w:noProof/>
                <w:sz w:val="28"/>
                <w:lang w:eastAsia="en-IN"/>
              </w:rPr>
              <w:drawing>
                <wp:inline distT="0" distB="0" distL="0" distR="0" wp14:anchorId="377F2722" wp14:editId="240D1EC4">
                  <wp:extent cx="2615609" cy="34290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5813" r="16978"/>
                          <a:stretch/>
                        </pic:blipFill>
                        <pic:spPr bwMode="auto">
                          <a:xfrm>
                            <a:off x="0" y="0"/>
                            <a:ext cx="261597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5005C9" w:rsidRDefault="005005C9" w:rsidP="005005C9">
            <w:pPr>
              <w:pStyle w:val="ListParagraph"/>
              <w:ind w:left="0"/>
              <w:rPr>
                <w:rFonts w:ascii="Times New Roman" w:hAnsi="Times New Roman"/>
                <w:sz w:val="28"/>
              </w:rPr>
            </w:pPr>
            <w:r>
              <w:rPr>
                <w:rFonts w:ascii="Times New Roman" w:hAnsi="Times New Roman"/>
                <w:sz w:val="28"/>
              </w:rPr>
              <w:t>Page 3</w:t>
            </w:r>
          </w:p>
          <w:p w:rsidR="005005C9" w:rsidRDefault="005005C9" w:rsidP="005005C9">
            <w:pPr>
              <w:pStyle w:val="ListParagraph"/>
              <w:ind w:left="0"/>
              <w:rPr>
                <w:rFonts w:ascii="Times New Roman" w:hAnsi="Times New Roman"/>
                <w:sz w:val="28"/>
              </w:rPr>
            </w:pPr>
            <w:r w:rsidRPr="001E2911">
              <w:rPr>
                <w:noProof/>
                <w:sz w:val="28"/>
                <w:lang w:eastAsia="en-IN"/>
              </w:rPr>
              <w:drawing>
                <wp:inline distT="0" distB="0" distL="0" distR="0" wp14:anchorId="46EB90C6" wp14:editId="561DC880">
                  <wp:extent cx="2445488" cy="3429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5349" r="21163"/>
                          <a:stretch/>
                        </pic:blipFill>
                        <pic:spPr bwMode="auto">
                          <a:xfrm>
                            <a:off x="0" y="0"/>
                            <a:ext cx="244583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5A1F4B" w:rsidRPr="001E2911" w:rsidRDefault="005A1F4B" w:rsidP="00DD5213">
      <w:pPr>
        <w:ind w:left="360"/>
        <w:rPr>
          <w:sz w:val="28"/>
        </w:rPr>
      </w:pPr>
    </w:p>
    <w:p w:rsidR="005A1F4B" w:rsidRPr="001E2911" w:rsidRDefault="005A1F4B" w:rsidP="00DD5213">
      <w:pPr>
        <w:ind w:left="360"/>
        <w:rPr>
          <w:sz w:val="28"/>
        </w:rPr>
      </w:pPr>
    </w:p>
    <w:p w:rsidR="005A1F4B" w:rsidRPr="001E2911" w:rsidRDefault="005A1F4B" w:rsidP="00DD5213">
      <w:pPr>
        <w:ind w:left="360"/>
        <w:rPr>
          <w:sz w:val="28"/>
        </w:rPr>
      </w:pPr>
    </w:p>
    <w:p w:rsidR="005005C9" w:rsidRDefault="005005C9" w:rsidP="00DD5213">
      <w:pPr>
        <w:ind w:left="360"/>
        <w:rPr>
          <w:b/>
          <w:sz w:val="28"/>
        </w:rPr>
        <w:sectPr w:rsidR="005005C9" w:rsidSect="005005C9">
          <w:pgSz w:w="16838" w:h="11899" w:orient="landscape"/>
          <w:pgMar w:top="1560" w:right="720" w:bottom="720" w:left="720" w:header="1560" w:footer="567" w:gutter="0"/>
          <w:cols w:space="720"/>
          <w:docGrid w:linePitch="360"/>
        </w:sectPr>
      </w:pPr>
    </w:p>
    <w:p w:rsidR="005A1F4B" w:rsidRPr="001E2911" w:rsidRDefault="005A1F4B" w:rsidP="00DD5213">
      <w:pPr>
        <w:ind w:left="360"/>
        <w:rPr>
          <w:b/>
          <w:sz w:val="28"/>
        </w:rPr>
      </w:pPr>
      <w:r w:rsidRPr="001E2911">
        <w:rPr>
          <w:b/>
          <w:sz w:val="28"/>
        </w:rPr>
        <w:lastRenderedPageBreak/>
        <w:t>Business</w:t>
      </w:r>
    </w:p>
    <w:p w:rsidR="005A1F4B" w:rsidRPr="001E2911" w:rsidRDefault="005A1F4B" w:rsidP="005A1F4B">
      <w:pPr>
        <w:pStyle w:val="ListParagraph"/>
        <w:numPr>
          <w:ilvl w:val="0"/>
          <w:numId w:val="36"/>
        </w:numPr>
        <w:rPr>
          <w:rFonts w:ascii="Times New Roman" w:hAnsi="Times New Roman"/>
          <w:sz w:val="28"/>
        </w:rPr>
      </w:pPr>
      <w:r w:rsidRPr="001E2911">
        <w:rPr>
          <w:rFonts w:ascii="Times New Roman" w:hAnsi="Times New Roman"/>
          <w:sz w:val="28"/>
        </w:rPr>
        <w:t>Business Details</w:t>
      </w:r>
    </w:p>
    <w:tbl>
      <w:tblPr>
        <w:tblStyle w:val="TableGrid"/>
        <w:tblW w:w="0" w:type="auto"/>
        <w:tblInd w:w="360" w:type="dxa"/>
        <w:tblLook w:val="04A0" w:firstRow="1" w:lastRow="0" w:firstColumn="1" w:lastColumn="0" w:noHBand="0" w:noVBand="1"/>
      </w:tblPr>
      <w:tblGrid>
        <w:gridCol w:w="5059"/>
        <w:gridCol w:w="5063"/>
        <w:gridCol w:w="5132"/>
      </w:tblGrid>
      <w:tr w:rsidR="005005C9" w:rsidTr="005005C9">
        <w:tc>
          <w:tcPr>
            <w:tcW w:w="5204" w:type="dxa"/>
          </w:tcPr>
          <w:p w:rsidR="005005C9" w:rsidRDefault="005005C9" w:rsidP="005A1F4B">
            <w:pPr>
              <w:rPr>
                <w:sz w:val="28"/>
              </w:rPr>
            </w:pPr>
            <w:r>
              <w:rPr>
                <w:sz w:val="28"/>
              </w:rPr>
              <w:t>Page 1</w:t>
            </w:r>
          </w:p>
          <w:p w:rsidR="005005C9" w:rsidRDefault="005005C9" w:rsidP="005A1F4B">
            <w:pPr>
              <w:rPr>
                <w:sz w:val="28"/>
              </w:rPr>
            </w:pPr>
            <w:r w:rsidRPr="001E2911">
              <w:rPr>
                <w:noProof/>
                <w:sz w:val="28"/>
                <w:lang w:val="en-IN" w:eastAsia="en-IN"/>
              </w:rPr>
              <w:drawing>
                <wp:inline distT="0" distB="0" distL="0" distR="0" wp14:anchorId="7CE8EE4F" wp14:editId="0F0B49D5">
                  <wp:extent cx="2402958" cy="3429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7210" r="20232"/>
                          <a:stretch/>
                        </pic:blipFill>
                        <pic:spPr bwMode="auto">
                          <a:xfrm>
                            <a:off x="0" y="0"/>
                            <a:ext cx="2403293"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5005C9" w:rsidRDefault="005005C9" w:rsidP="005A1F4B">
            <w:pPr>
              <w:rPr>
                <w:sz w:val="28"/>
              </w:rPr>
            </w:pPr>
            <w:r>
              <w:rPr>
                <w:sz w:val="28"/>
              </w:rPr>
              <w:t>Page 2</w:t>
            </w:r>
          </w:p>
          <w:p w:rsidR="005005C9" w:rsidRDefault="005005C9" w:rsidP="005A1F4B">
            <w:pPr>
              <w:rPr>
                <w:sz w:val="28"/>
              </w:rPr>
            </w:pPr>
            <w:r w:rsidRPr="001E2911">
              <w:rPr>
                <w:noProof/>
                <w:sz w:val="28"/>
                <w:lang w:val="en-IN" w:eastAsia="en-IN"/>
              </w:rPr>
              <w:drawing>
                <wp:inline distT="0" distB="0" distL="0" distR="0" wp14:anchorId="07344E90" wp14:editId="7CB6A607">
                  <wp:extent cx="2424223" cy="3428999"/>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3256" r="23721"/>
                          <a:stretch/>
                        </pic:blipFill>
                        <pic:spPr bwMode="auto">
                          <a:xfrm>
                            <a:off x="0" y="0"/>
                            <a:ext cx="2424562"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5005C9" w:rsidRDefault="005005C9" w:rsidP="005A1F4B">
            <w:pPr>
              <w:rPr>
                <w:sz w:val="28"/>
              </w:rPr>
            </w:pPr>
            <w:r>
              <w:rPr>
                <w:sz w:val="28"/>
              </w:rPr>
              <w:t>Page 3</w:t>
            </w:r>
            <w:r w:rsidRPr="001E2911">
              <w:rPr>
                <w:noProof/>
                <w:sz w:val="28"/>
                <w:lang w:val="en-IN" w:eastAsia="en-IN"/>
              </w:rPr>
              <w:drawing>
                <wp:inline distT="0" distB="0" distL="0" distR="0" wp14:anchorId="11E0C8FB" wp14:editId="778B0A7D">
                  <wp:extent cx="2785730" cy="3429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9302" r="19768"/>
                          <a:stretch/>
                        </pic:blipFill>
                        <pic:spPr bwMode="auto">
                          <a:xfrm>
                            <a:off x="0" y="0"/>
                            <a:ext cx="2786119"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5A1F4B" w:rsidRPr="001E2911" w:rsidRDefault="005A1F4B" w:rsidP="005A1F4B">
      <w:pPr>
        <w:ind w:left="360"/>
        <w:rPr>
          <w:sz w:val="28"/>
        </w:rPr>
      </w:pPr>
    </w:p>
    <w:p w:rsidR="005A1F4B" w:rsidRPr="001E2911" w:rsidRDefault="005A1F4B" w:rsidP="005A1F4B">
      <w:pPr>
        <w:ind w:left="360"/>
        <w:rPr>
          <w:sz w:val="28"/>
        </w:rPr>
      </w:pPr>
    </w:p>
    <w:p w:rsidR="005A1F4B" w:rsidRPr="001E2911" w:rsidRDefault="005A1F4B" w:rsidP="005A1F4B">
      <w:pPr>
        <w:ind w:left="360"/>
        <w:rPr>
          <w:sz w:val="28"/>
        </w:rPr>
      </w:pPr>
    </w:p>
    <w:p w:rsidR="005A1F4B" w:rsidRPr="001E2911" w:rsidRDefault="005A1F4B" w:rsidP="005A1F4B">
      <w:pPr>
        <w:ind w:left="360"/>
        <w:rPr>
          <w:sz w:val="28"/>
        </w:rPr>
      </w:pPr>
    </w:p>
    <w:p w:rsidR="005005C9" w:rsidRDefault="005005C9" w:rsidP="005A1F4B">
      <w:pPr>
        <w:pStyle w:val="ListParagraph"/>
        <w:numPr>
          <w:ilvl w:val="0"/>
          <w:numId w:val="36"/>
        </w:numPr>
        <w:rPr>
          <w:rFonts w:ascii="Times New Roman" w:hAnsi="Times New Roman"/>
          <w:sz w:val="28"/>
        </w:rPr>
        <w:sectPr w:rsidR="005005C9" w:rsidSect="005005C9">
          <w:pgSz w:w="16838" w:h="11899" w:orient="landscape"/>
          <w:pgMar w:top="1560" w:right="720" w:bottom="720" w:left="720" w:header="1560" w:footer="567" w:gutter="0"/>
          <w:cols w:space="720"/>
          <w:docGrid w:linePitch="360"/>
        </w:sectPr>
      </w:pPr>
    </w:p>
    <w:p w:rsidR="005A1F4B" w:rsidRPr="001E2911" w:rsidRDefault="00677A12" w:rsidP="005A1F4B">
      <w:pPr>
        <w:pStyle w:val="ListParagraph"/>
        <w:numPr>
          <w:ilvl w:val="0"/>
          <w:numId w:val="36"/>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360" w:type="dxa"/>
        <w:tblLook w:val="04A0" w:firstRow="1" w:lastRow="0" w:firstColumn="1" w:lastColumn="0" w:noHBand="0" w:noVBand="1"/>
      </w:tblPr>
      <w:tblGrid>
        <w:gridCol w:w="4746"/>
        <w:gridCol w:w="4729"/>
      </w:tblGrid>
      <w:tr w:rsidR="001F0B5E" w:rsidTr="001F0B5E">
        <w:tc>
          <w:tcPr>
            <w:tcW w:w="4917" w:type="dxa"/>
          </w:tcPr>
          <w:p w:rsidR="001F0B5E" w:rsidRDefault="001F0B5E" w:rsidP="00677A12">
            <w:pPr>
              <w:rPr>
                <w:sz w:val="28"/>
              </w:rPr>
            </w:pPr>
            <w:r>
              <w:rPr>
                <w:sz w:val="28"/>
              </w:rPr>
              <w:t>Page 1</w:t>
            </w:r>
          </w:p>
          <w:p w:rsidR="001F0B5E" w:rsidRDefault="001F0B5E" w:rsidP="00677A12">
            <w:pPr>
              <w:rPr>
                <w:sz w:val="28"/>
              </w:rPr>
            </w:pPr>
            <w:r w:rsidRPr="001E2911">
              <w:rPr>
                <w:noProof/>
                <w:sz w:val="28"/>
                <w:lang w:val="en-IN" w:eastAsia="en-IN"/>
              </w:rPr>
              <w:drawing>
                <wp:inline distT="0" distB="0" distL="0" distR="0" wp14:anchorId="2F1C099B" wp14:editId="61A94357">
                  <wp:extent cx="2409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375" r="22917"/>
                          <a:stretch/>
                        </pic:blipFill>
                        <pic:spPr bwMode="auto">
                          <a:xfrm>
                            <a:off x="0" y="0"/>
                            <a:ext cx="2410162"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1F0B5E" w:rsidRDefault="001F0B5E" w:rsidP="00677A12">
            <w:pPr>
              <w:rPr>
                <w:sz w:val="28"/>
              </w:rPr>
            </w:pPr>
            <w:r>
              <w:rPr>
                <w:sz w:val="28"/>
              </w:rPr>
              <w:t>Page 2</w:t>
            </w:r>
          </w:p>
          <w:p w:rsidR="001F0B5E" w:rsidRDefault="001F0B5E" w:rsidP="00677A12">
            <w:pPr>
              <w:rPr>
                <w:sz w:val="28"/>
              </w:rPr>
            </w:pPr>
            <w:r w:rsidRPr="001E2911">
              <w:rPr>
                <w:noProof/>
                <w:sz w:val="28"/>
                <w:lang w:val="en-IN" w:eastAsia="en-IN"/>
              </w:rPr>
              <w:drawing>
                <wp:inline distT="0" distB="0" distL="0" distR="0" wp14:anchorId="35895E1C" wp14:editId="71EC3B86">
                  <wp:extent cx="23622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8750" r="19584"/>
                          <a:stretch/>
                        </pic:blipFill>
                        <pic:spPr bwMode="auto">
                          <a:xfrm>
                            <a:off x="0" y="0"/>
                            <a:ext cx="236253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677A12" w:rsidRPr="001E2911" w:rsidRDefault="00677A12" w:rsidP="00677A12">
      <w:pPr>
        <w:ind w:left="360"/>
        <w:rPr>
          <w:sz w:val="28"/>
        </w:rPr>
      </w:pPr>
    </w:p>
    <w:p w:rsidR="00677A12" w:rsidRPr="001E2911" w:rsidRDefault="00677A12" w:rsidP="00677A12">
      <w:pPr>
        <w:pStyle w:val="ListParagraph"/>
        <w:numPr>
          <w:ilvl w:val="0"/>
          <w:numId w:val="36"/>
        </w:numPr>
        <w:rPr>
          <w:rFonts w:ascii="Times New Roman" w:hAnsi="Times New Roman"/>
          <w:sz w:val="28"/>
        </w:rPr>
      </w:pPr>
      <w:r w:rsidRPr="001E2911">
        <w:rPr>
          <w:rFonts w:ascii="Times New Roman" w:hAnsi="Times New Roman"/>
          <w:sz w:val="28"/>
        </w:rPr>
        <w:t>Liabilities</w:t>
      </w:r>
    </w:p>
    <w:p w:rsidR="00677A12" w:rsidRPr="001E2911" w:rsidRDefault="00677A12" w:rsidP="00677A12">
      <w:pPr>
        <w:ind w:left="360"/>
        <w:rPr>
          <w:sz w:val="28"/>
        </w:rPr>
      </w:pPr>
      <w:r w:rsidRPr="001E2911">
        <w:rPr>
          <w:noProof/>
          <w:sz w:val="28"/>
          <w:lang w:val="en-IN" w:eastAsia="en-IN"/>
        </w:rPr>
        <w:drawing>
          <wp:inline distT="0" distB="0" distL="0" distR="0" wp14:anchorId="539ACF28" wp14:editId="750A0692">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638" cy="3429479"/>
                    </a:xfrm>
                    <a:prstGeom prst="rect">
                      <a:avLst/>
                    </a:prstGeom>
                  </pic:spPr>
                </pic:pic>
              </a:graphicData>
            </a:graphic>
          </wp:inline>
        </w:drawing>
      </w:r>
    </w:p>
    <w:p w:rsidR="005005C9" w:rsidRDefault="005005C9" w:rsidP="00677A12">
      <w:pPr>
        <w:pStyle w:val="ListParagraph"/>
        <w:numPr>
          <w:ilvl w:val="0"/>
          <w:numId w:val="36"/>
        </w:numPr>
        <w:rPr>
          <w:rFonts w:ascii="Times New Roman" w:hAnsi="Times New Roman"/>
          <w:sz w:val="28"/>
        </w:rPr>
        <w:sectPr w:rsidR="005005C9" w:rsidSect="00565216">
          <w:pgSz w:w="11899" w:h="16838"/>
          <w:pgMar w:top="720" w:right="720" w:bottom="720" w:left="1560" w:header="1560" w:footer="567" w:gutter="0"/>
          <w:cols w:space="720"/>
          <w:docGrid w:linePitch="360"/>
        </w:sectPr>
      </w:pPr>
    </w:p>
    <w:p w:rsidR="00677A12" w:rsidRDefault="00677A12" w:rsidP="00677A12">
      <w:pPr>
        <w:pStyle w:val="ListParagraph"/>
        <w:numPr>
          <w:ilvl w:val="0"/>
          <w:numId w:val="36"/>
        </w:numPr>
        <w:rPr>
          <w:rFonts w:ascii="Times New Roman" w:hAnsi="Times New Roman"/>
          <w:sz w:val="28"/>
        </w:rPr>
      </w:pPr>
      <w:r w:rsidRPr="001E2911">
        <w:rPr>
          <w:rFonts w:ascii="Times New Roman" w:hAnsi="Times New Roman"/>
          <w:sz w:val="28"/>
        </w:rPr>
        <w:lastRenderedPageBreak/>
        <w:t>Bank Statement</w:t>
      </w:r>
    </w:p>
    <w:tbl>
      <w:tblPr>
        <w:tblStyle w:val="TableGrid"/>
        <w:tblW w:w="0" w:type="auto"/>
        <w:tblInd w:w="720" w:type="dxa"/>
        <w:tblLook w:val="04A0" w:firstRow="1" w:lastRow="0" w:firstColumn="1" w:lastColumn="0" w:noHBand="0" w:noVBand="1"/>
      </w:tblPr>
      <w:tblGrid>
        <w:gridCol w:w="4528"/>
        <w:gridCol w:w="4587"/>
      </w:tblGrid>
      <w:tr w:rsidR="001F0B5E" w:rsidTr="001F0B5E">
        <w:tc>
          <w:tcPr>
            <w:tcW w:w="4917" w:type="dxa"/>
          </w:tcPr>
          <w:p w:rsidR="001F0B5E" w:rsidRDefault="001F0B5E" w:rsidP="001F0B5E">
            <w:pPr>
              <w:pStyle w:val="ListParagraph"/>
              <w:ind w:left="0"/>
              <w:rPr>
                <w:rFonts w:ascii="Times New Roman" w:hAnsi="Times New Roman"/>
                <w:sz w:val="28"/>
              </w:rPr>
            </w:pPr>
            <w:r>
              <w:rPr>
                <w:rFonts w:ascii="Times New Roman" w:hAnsi="Times New Roman"/>
                <w:sz w:val="28"/>
              </w:rPr>
              <w:t>Page 1</w:t>
            </w:r>
          </w:p>
          <w:p w:rsidR="001F0B5E" w:rsidRDefault="001F0B5E" w:rsidP="001F0B5E">
            <w:pPr>
              <w:pStyle w:val="ListParagraph"/>
              <w:ind w:left="0"/>
              <w:rPr>
                <w:rFonts w:ascii="Times New Roman" w:hAnsi="Times New Roman"/>
                <w:sz w:val="28"/>
              </w:rPr>
            </w:pPr>
            <w:r w:rsidRPr="001E2911">
              <w:rPr>
                <w:noProof/>
                <w:sz w:val="28"/>
                <w:lang w:eastAsia="en-IN"/>
              </w:rPr>
              <w:drawing>
                <wp:inline distT="0" distB="0" distL="0" distR="0" wp14:anchorId="04892AA6" wp14:editId="1D35DE1A">
                  <wp:extent cx="197167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30000" r="26875"/>
                          <a:stretch/>
                        </pic:blipFill>
                        <pic:spPr bwMode="auto">
                          <a:xfrm>
                            <a:off x="0" y="0"/>
                            <a:ext cx="197195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1F0B5E" w:rsidRDefault="001F0B5E" w:rsidP="001F0B5E">
            <w:pPr>
              <w:pStyle w:val="ListParagraph"/>
              <w:ind w:left="0"/>
              <w:rPr>
                <w:rFonts w:ascii="Times New Roman" w:hAnsi="Times New Roman"/>
                <w:sz w:val="28"/>
              </w:rPr>
            </w:pPr>
            <w:r>
              <w:rPr>
                <w:rFonts w:ascii="Times New Roman" w:hAnsi="Times New Roman"/>
                <w:sz w:val="28"/>
              </w:rPr>
              <w:t>Page 2</w:t>
            </w:r>
          </w:p>
          <w:p w:rsidR="001F0B5E" w:rsidRDefault="001F0B5E" w:rsidP="001F0B5E">
            <w:pPr>
              <w:pStyle w:val="ListParagraph"/>
              <w:ind w:left="0"/>
              <w:rPr>
                <w:rFonts w:ascii="Times New Roman" w:hAnsi="Times New Roman"/>
                <w:sz w:val="28"/>
              </w:rPr>
            </w:pPr>
            <w:r w:rsidRPr="001E2911">
              <w:rPr>
                <w:noProof/>
                <w:sz w:val="28"/>
                <w:lang w:eastAsia="en-IN"/>
              </w:rPr>
              <w:drawing>
                <wp:inline distT="0" distB="0" distL="0" distR="0" wp14:anchorId="36963CF9" wp14:editId="3CADF8C5">
                  <wp:extent cx="213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29167" r="24167"/>
                          <a:stretch/>
                        </pic:blipFill>
                        <pic:spPr bwMode="auto">
                          <a:xfrm>
                            <a:off x="0" y="0"/>
                            <a:ext cx="213389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677A12" w:rsidRPr="001E2911" w:rsidRDefault="00677A12" w:rsidP="00677A12">
      <w:pPr>
        <w:ind w:left="360"/>
        <w:rPr>
          <w:sz w:val="28"/>
        </w:rPr>
      </w:pPr>
    </w:p>
    <w:p w:rsidR="00677A12" w:rsidRPr="001E2911" w:rsidRDefault="00677A12" w:rsidP="00677A12">
      <w:pPr>
        <w:ind w:left="360"/>
        <w:rPr>
          <w:sz w:val="28"/>
        </w:rPr>
      </w:pPr>
    </w:p>
    <w:p w:rsidR="00677A12" w:rsidRPr="001E2911" w:rsidRDefault="00677A12" w:rsidP="00677A12">
      <w:pPr>
        <w:pStyle w:val="ListParagraph"/>
        <w:numPr>
          <w:ilvl w:val="0"/>
          <w:numId w:val="36"/>
        </w:numPr>
        <w:rPr>
          <w:rFonts w:ascii="Times New Roman" w:hAnsi="Times New Roman"/>
          <w:sz w:val="28"/>
        </w:rPr>
      </w:pPr>
      <w:r w:rsidRPr="001E2911">
        <w:rPr>
          <w:rFonts w:ascii="Times New Roman" w:hAnsi="Times New Roman"/>
          <w:sz w:val="28"/>
        </w:rPr>
        <w:t>Business Financials</w:t>
      </w:r>
    </w:p>
    <w:p w:rsidR="00677A12" w:rsidRPr="001E2911" w:rsidRDefault="00677A12" w:rsidP="00677A12">
      <w:pPr>
        <w:ind w:left="360"/>
        <w:rPr>
          <w:sz w:val="28"/>
        </w:rPr>
      </w:pPr>
      <w:r w:rsidRPr="001E2911">
        <w:rPr>
          <w:noProof/>
          <w:sz w:val="28"/>
          <w:lang w:val="en-IN" w:eastAsia="en-IN"/>
        </w:rPr>
        <w:drawing>
          <wp:inline distT="0" distB="0" distL="0" distR="0" wp14:anchorId="792D6F03" wp14:editId="5F08B0F0">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pic:spPr>
                </pic:pic>
              </a:graphicData>
            </a:graphic>
          </wp:inline>
        </w:drawing>
      </w:r>
    </w:p>
    <w:p w:rsidR="005005C9" w:rsidRDefault="005005C9" w:rsidP="00677A12">
      <w:pPr>
        <w:ind w:left="360"/>
        <w:rPr>
          <w:b/>
          <w:sz w:val="28"/>
        </w:rPr>
        <w:sectPr w:rsidR="005005C9" w:rsidSect="00565216">
          <w:pgSz w:w="11899" w:h="16838"/>
          <w:pgMar w:top="720" w:right="720" w:bottom="720" w:left="1560" w:header="1560" w:footer="567" w:gutter="0"/>
          <w:cols w:space="720"/>
          <w:docGrid w:linePitch="360"/>
        </w:sectPr>
      </w:pPr>
    </w:p>
    <w:p w:rsidR="00677A12" w:rsidRPr="001E2911" w:rsidRDefault="00677A12" w:rsidP="00677A12">
      <w:pPr>
        <w:ind w:left="360"/>
        <w:rPr>
          <w:b/>
          <w:sz w:val="28"/>
        </w:rPr>
      </w:pPr>
      <w:r w:rsidRPr="001E2911">
        <w:rPr>
          <w:b/>
          <w:sz w:val="28"/>
        </w:rPr>
        <w:lastRenderedPageBreak/>
        <w:t>Loan Request</w:t>
      </w:r>
    </w:p>
    <w:p w:rsidR="009115DB" w:rsidRPr="001E2911" w:rsidRDefault="00677A12" w:rsidP="00CC7692">
      <w:pPr>
        <w:rPr>
          <w:sz w:val="28"/>
        </w:rPr>
      </w:pPr>
      <w:r w:rsidRPr="001E2911">
        <w:rPr>
          <w:noProof/>
          <w:sz w:val="28"/>
          <w:lang w:val="en-IN" w:eastAsia="en-IN"/>
        </w:rPr>
        <w:drawing>
          <wp:inline distT="0" distB="0" distL="0" distR="0" wp14:anchorId="1F0B18A3" wp14:editId="07BCE7D4">
            <wp:extent cx="4572638"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pic:spPr>
                </pic:pic>
              </a:graphicData>
            </a:graphic>
          </wp:inline>
        </w:drawing>
      </w:r>
    </w:p>
    <w:p w:rsidR="00B42412" w:rsidRPr="005005C9" w:rsidRDefault="00925CF6" w:rsidP="005005C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26" w:name="_Toc462156070"/>
      <w:r w:rsidRPr="001E2911">
        <w:rPr>
          <w:rFonts w:ascii="Times New Roman" w:hAnsi="Times New Roman" w:cs="Times New Roman"/>
          <w:b w:val="0"/>
          <w:bCs w:val="0"/>
          <w:smallCaps/>
          <w:color w:val="auto"/>
          <w:sz w:val="28"/>
          <w:szCs w:val="28"/>
        </w:rPr>
        <w:t>Functional requirements</w:t>
      </w:r>
      <w:bookmarkEnd w:id="26"/>
      <w:r w:rsidR="00B42412" w:rsidRPr="005005C9">
        <w:rPr>
          <w:rFonts w:ascii="Times New Roman" w:hAnsi="Times New Roman" w:cs="Times New Roman"/>
          <w:b w:val="0"/>
          <w:bCs w:val="0"/>
          <w:smallCaps/>
          <w:color w:val="auto"/>
          <w:sz w:val="28"/>
          <w:szCs w:val="28"/>
        </w:rPr>
        <w:t xml:space="preserve"> </w:t>
      </w:r>
    </w:p>
    <w:p w:rsidR="00843577" w:rsidRDefault="005239EC" w:rsidP="005239EC">
      <w:pPr>
        <w:pStyle w:val="ListParagraph"/>
        <w:numPr>
          <w:ilvl w:val="1"/>
          <w:numId w:val="9"/>
        </w:numPr>
        <w:rPr>
          <w:rFonts w:ascii="Times New Roman" w:hAnsi="Times New Roman"/>
          <w:sz w:val="24"/>
          <w:szCs w:val="28"/>
        </w:rPr>
      </w:pPr>
      <w:r w:rsidRPr="00843577">
        <w:rPr>
          <w:rFonts w:ascii="Times New Roman" w:hAnsi="Times New Roman"/>
          <w:sz w:val="24"/>
          <w:szCs w:val="28"/>
        </w:rPr>
        <w:t>Once the profile is selected from the screening queue, the loan officer captures the screening data and submits the profile to undergo an auto approval process</w:t>
      </w:r>
      <w:r w:rsidR="00A17689" w:rsidRPr="00843577">
        <w:rPr>
          <w:rFonts w:ascii="Times New Roman" w:hAnsi="Times New Roman"/>
          <w:sz w:val="24"/>
          <w:szCs w:val="28"/>
        </w:rPr>
        <w:t>.</w:t>
      </w:r>
    </w:p>
    <w:p w:rsidR="00843577" w:rsidRDefault="004A65D9" w:rsidP="005239EC">
      <w:pPr>
        <w:pStyle w:val="ListParagraph"/>
        <w:numPr>
          <w:ilvl w:val="1"/>
          <w:numId w:val="9"/>
        </w:numPr>
        <w:rPr>
          <w:rFonts w:ascii="Times New Roman" w:hAnsi="Times New Roman"/>
          <w:sz w:val="24"/>
          <w:szCs w:val="28"/>
        </w:rPr>
      </w:pPr>
      <w:r w:rsidRPr="00843577">
        <w:rPr>
          <w:rFonts w:ascii="Times New Roman" w:hAnsi="Times New Roman"/>
          <w:sz w:val="24"/>
          <w:szCs w:val="28"/>
        </w:rPr>
        <w:t>Here, de- dupe check</w:t>
      </w:r>
      <w:r w:rsidR="004C265B" w:rsidRPr="00843577">
        <w:rPr>
          <w:rFonts w:ascii="Times New Roman" w:hAnsi="Times New Roman"/>
          <w:sz w:val="24"/>
          <w:szCs w:val="28"/>
        </w:rPr>
        <w:t xml:space="preserve"> and</w:t>
      </w:r>
      <w:r w:rsidRPr="00843577">
        <w:rPr>
          <w:rFonts w:ascii="Times New Roman" w:hAnsi="Times New Roman"/>
          <w:sz w:val="24"/>
          <w:szCs w:val="28"/>
        </w:rPr>
        <w:t xml:space="preserve"> credit bureau check </w:t>
      </w:r>
      <w:r w:rsidR="00843577">
        <w:rPr>
          <w:rFonts w:ascii="Times New Roman" w:hAnsi="Times New Roman"/>
          <w:sz w:val="24"/>
          <w:szCs w:val="28"/>
        </w:rPr>
        <w:t>is conducted</w:t>
      </w:r>
    </w:p>
    <w:p w:rsidR="00843577" w:rsidRDefault="004316A7" w:rsidP="005239EC">
      <w:pPr>
        <w:pStyle w:val="ListParagraph"/>
        <w:numPr>
          <w:ilvl w:val="1"/>
          <w:numId w:val="9"/>
        </w:numPr>
        <w:rPr>
          <w:rFonts w:ascii="Times New Roman" w:hAnsi="Times New Roman"/>
          <w:sz w:val="24"/>
          <w:szCs w:val="28"/>
        </w:rPr>
      </w:pPr>
      <w:r>
        <w:rPr>
          <w:rFonts w:ascii="Times New Roman" w:hAnsi="Times New Roman"/>
          <w:sz w:val="24"/>
          <w:szCs w:val="28"/>
        </w:rPr>
        <w:t>Risk Score</w:t>
      </w:r>
      <w:r w:rsidR="004C265B" w:rsidRPr="00843577">
        <w:rPr>
          <w:rFonts w:ascii="Times New Roman" w:hAnsi="Times New Roman"/>
          <w:sz w:val="24"/>
          <w:szCs w:val="28"/>
        </w:rPr>
        <w:t xml:space="preserve"> 1 (Screening Score) is also generated </w:t>
      </w:r>
      <w:r w:rsidR="004A65D9" w:rsidRPr="00843577">
        <w:rPr>
          <w:rFonts w:ascii="Times New Roman" w:hAnsi="Times New Roman"/>
          <w:sz w:val="24"/>
          <w:szCs w:val="28"/>
        </w:rPr>
        <w:t xml:space="preserve">and </w:t>
      </w:r>
      <w:r>
        <w:rPr>
          <w:rFonts w:ascii="Times New Roman" w:hAnsi="Times New Roman"/>
          <w:sz w:val="24"/>
          <w:szCs w:val="28"/>
        </w:rPr>
        <w:t>auto-approval process will run at the back end</w:t>
      </w:r>
      <w:r w:rsidR="004A65D9" w:rsidRPr="00843577">
        <w:rPr>
          <w:rFonts w:ascii="Times New Roman" w:hAnsi="Times New Roman"/>
          <w:sz w:val="24"/>
          <w:szCs w:val="28"/>
        </w:rPr>
        <w:t xml:space="preserve"> (all checks run at back end). </w:t>
      </w:r>
    </w:p>
    <w:p w:rsidR="00A12F1F" w:rsidRPr="00843577" w:rsidRDefault="005239EC" w:rsidP="005239EC">
      <w:pPr>
        <w:pStyle w:val="ListParagraph"/>
        <w:numPr>
          <w:ilvl w:val="1"/>
          <w:numId w:val="9"/>
        </w:numPr>
        <w:rPr>
          <w:rFonts w:ascii="Times New Roman" w:hAnsi="Times New Roman"/>
          <w:sz w:val="24"/>
          <w:szCs w:val="28"/>
        </w:rPr>
      </w:pPr>
      <w:r w:rsidRPr="00843577">
        <w:rPr>
          <w:rFonts w:ascii="Times New Roman" w:hAnsi="Times New Roman"/>
          <w:sz w:val="24"/>
          <w:szCs w:val="28"/>
        </w:rPr>
        <w:t xml:space="preserve">If approved, the </w:t>
      </w:r>
      <w:r w:rsidR="004A65D9" w:rsidRPr="00843577">
        <w:rPr>
          <w:rFonts w:ascii="Times New Roman" w:hAnsi="Times New Roman"/>
          <w:sz w:val="24"/>
          <w:szCs w:val="28"/>
        </w:rPr>
        <w:t>profile goes to Application stage</w:t>
      </w:r>
      <w:r w:rsidR="00677A12" w:rsidRPr="00843577">
        <w:rPr>
          <w:rFonts w:ascii="Times New Roman" w:hAnsi="Times New Roman"/>
          <w:sz w:val="24"/>
          <w:szCs w:val="28"/>
        </w:rPr>
        <w:t xml:space="preserve"> else</w:t>
      </w:r>
      <w:r w:rsidR="004A65D9" w:rsidRPr="00843577">
        <w:rPr>
          <w:rFonts w:ascii="Times New Roman" w:hAnsi="Times New Roman"/>
          <w:sz w:val="24"/>
          <w:szCs w:val="28"/>
        </w:rPr>
        <w:t xml:space="preserve"> it goes for Screening Review with the deviations that have been observed.</w:t>
      </w:r>
    </w:p>
    <w:p w:rsidR="00B42412" w:rsidRDefault="00B42412" w:rsidP="005E2107">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27" w:name="_Toc462156071"/>
      <w:r w:rsidRPr="00843577">
        <w:rPr>
          <w:rFonts w:ascii="Times New Roman" w:hAnsi="Times New Roman" w:cs="Times New Roman"/>
          <w:b w:val="0"/>
          <w:bCs w:val="0"/>
          <w:smallCaps/>
          <w:color w:val="auto"/>
          <w:sz w:val="28"/>
          <w:szCs w:val="28"/>
        </w:rPr>
        <w:t>Uploads</w:t>
      </w:r>
      <w:bookmarkEnd w:id="27"/>
    </w:p>
    <w:p w:rsidR="00843577" w:rsidRPr="00843577" w:rsidRDefault="00843577" w:rsidP="00843577">
      <w:pPr>
        <w:ind w:left="1080"/>
      </w:pPr>
      <w:r>
        <w:t>-NA-</w:t>
      </w:r>
    </w:p>
    <w:p w:rsidR="00B42412" w:rsidRDefault="00B42412" w:rsidP="005E2107">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28" w:name="_Toc462156072"/>
      <w:r w:rsidRPr="001E2911">
        <w:rPr>
          <w:rFonts w:ascii="Times New Roman" w:hAnsi="Times New Roman" w:cs="Times New Roman"/>
          <w:b w:val="0"/>
          <w:bCs w:val="0"/>
          <w:smallCaps/>
          <w:color w:val="auto"/>
          <w:sz w:val="28"/>
          <w:szCs w:val="28"/>
        </w:rPr>
        <w:t>Downloads</w:t>
      </w:r>
      <w:bookmarkEnd w:id="28"/>
    </w:p>
    <w:p w:rsidR="00843577" w:rsidRPr="00843577" w:rsidRDefault="00843577" w:rsidP="00843577">
      <w:pPr>
        <w:ind w:left="1080"/>
      </w:pPr>
      <w:r>
        <w:t>-NA-</w:t>
      </w:r>
    </w:p>
    <w:p w:rsidR="00B42412" w:rsidRPr="001E2911" w:rsidRDefault="00B42412" w:rsidP="005E2107">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29" w:name="_Toc462156073"/>
      <w:r w:rsidRPr="001E2911">
        <w:rPr>
          <w:rFonts w:ascii="Times New Roman" w:hAnsi="Times New Roman" w:cs="Times New Roman"/>
          <w:b w:val="0"/>
          <w:bCs w:val="0"/>
          <w:smallCaps/>
          <w:color w:val="auto"/>
          <w:sz w:val="28"/>
          <w:szCs w:val="28"/>
        </w:rPr>
        <w:t>Reports</w:t>
      </w:r>
      <w:bookmarkEnd w:id="29"/>
    </w:p>
    <w:p w:rsidR="004A65D9" w:rsidRPr="00F02175" w:rsidRDefault="004A65D9" w:rsidP="00F02175">
      <w:pPr>
        <w:ind w:left="993"/>
        <w:rPr>
          <w:rFonts w:eastAsia="Calibri"/>
          <w:sz w:val="24"/>
          <w:szCs w:val="28"/>
          <w:lang w:val="en-IN"/>
        </w:rPr>
      </w:pPr>
      <w:r w:rsidRPr="00F02175">
        <w:rPr>
          <w:rFonts w:eastAsia="Calibri"/>
          <w:sz w:val="24"/>
          <w:szCs w:val="28"/>
          <w:lang w:val="en-IN"/>
        </w:rPr>
        <w:t>Customer wise Risk Score</w:t>
      </w:r>
    </w:p>
    <w:p w:rsidR="001B2B42" w:rsidRDefault="001B2B42" w:rsidP="00F02175">
      <w:pPr>
        <w:pStyle w:val="Header"/>
        <w:tabs>
          <w:tab w:val="clear" w:pos="4320"/>
          <w:tab w:val="clear" w:pos="8640"/>
        </w:tabs>
        <w:ind w:left="993"/>
        <w:rPr>
          <w:rFonts w:eastAsia="Calibri"/>
          <w:sz w:val="24"/>
          <w:szCs w:val="28"/>
          <w:lang w:val="en-IN"/>
        </w:rPr>
      </w:pPr>
      <w:bookmarkStart w:id="30" w:name="_GoBack"/>
      <w:bookmarkEnd w:id="30"/>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Pr="00F02175" w:rsidRDefault="001B2B42" w:rsidP="00F02175">
      <w:pPr>
        <w:pStyle w:val="Header"/>
        <w:tabs>
          <w:tab w:val="clear" w:pos="4320"/>
          <w:tab w:val="clear" w:pos="8640"/>
        </w:tabs>
        <w:ind w:left="993"/>
        <w:rPr>
          <w:rFonts w:eastAsia="Calibri"/>
          <w:sz w:val="24"/>
          <w:szCs w:val="28"/>
          <w:lang w:val="en-IN"/>
        </w:rPr>
      </w:pPr>
    </w:p>
    <w:p w:rsidR="00677A12" w:rsidRPr="001E2911" w:rsidRDefault="007349D1" w:rsidP="00677A12">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r w:rsidRPr="001E2911">
        <w:rPr>
          <w:rFonts w:cs="Times New Roman"/>
          <w:b w:val="0"/>
          <w:bCs w:val="0"/>
          <w:smallCaps/>
          <w:spacing w:val="5"/>
          <w:kern w:val="0"/>
          <w:sz w:val="36"/>
          <w:szCs w:val="36"/>
        </w:rPr>
        <w:lastRenderedPageBreak/>
        <w:t>Screening Score</w:t>
      </w:r>
    </w:p>
    <w:p w:rsidR="00677A12" w:rsidRPr="001E2911" w:rsidRDefault="00677A12" w:rsidP="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UI specification</w:t>
      </w:r>
    </w:p>
    <w:p w:rsidR="00677A12" w:rsidRPr="001E2911" w:rsidRDefault="00677A12" w:rsidP="00677A12"/>
    <w:p w:rsidR="00677A12" w:rsidRPr="001E2911" w:rsidRDefault="00677A12" w:rsidP="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Screenshot</w:t>
      </w:r>
    </w:p>
    <w:p w:rsidR="007349D1" w:rsidRPr="001E2911" w:rsidRDefault="00B85541" w:rsidP="007349D1">
      <w:pPr>
        <w:ind w:left="1080"/>
      </w:pPr>
      <w:r>
        <w:t>-</w:t>
      </w:r>
      <w:r w:rsidR="007349D1" w:rsidRPr="001E2911">
        <w:t>NA</w:t>
      </w:r>
      <w:r>
        <w:t>-</w:t>
      </w:r>
    </w:p>
    <w:p w:rsidR="001F0B5E" w:rsidRDefault="001F0B5E" w:rsidP="005005C9">
      <w:pPr>
        <w:pStyle w:val="Heading2"/>
        <w:keepNext w:val="0"/>
        <w:keepLines w:val="0"/>
        <w:spacing w:line="271" w:lineRule="auto"/>
        <w:rPr>
          <w:rFonts w:ascii="Times New Roman" w:hAnsi="Times New Roman" w:cs="Times New Roman"/>
          <w:b w:val="0"/>
          <w:bCs w:val="0"/>
          <w:smallCaps/>
          <w:color w:val="auto"/>
          <w:sz w:val="28"/>
          <w:szCs w:val="28"/>
        </w:rPr>
        <w:sectPr w:rsidR="001F0B5E" w:rsidSect="00565216">
          <w:pgSz w:w="11899" w:h="16838"/>
          <w:pgMar w:top="720" w:right="720" w:bottom="720" w:left="1560" w:header="1560" w:footer="567" w:gutter="0"/>
          <w:cols w:space="720"/>
          <w:docGrid w:linePitch="360"/>
        </w:sectPr>
      </w:pPr>
    </w:p>
    <w:p w:rsidR="00677A12" w:rsidRPr="001E2911" w:rsidRDefault="00677A12" w:rsidP="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lastRenderedPageBreak/>
        <w:t>Functional requirements</w:t>
      </w:r>
    </w:p>
    <w:p w:rsidR="007349D1" w:rsidRDefault="001F0B5E" w:rsidP="007349D1">
      <w:pPr>
        <w:ind w:left="1080"/>
        <w:rPr>
          <w:sz w:val="24"/>
        </w:rPr>
      </w:pPr>
      <w:r>
        <w:rPr>
          <w:sz w:val="24"/>
        </w:rPr>
        <w:t>Risk Score 1</w:t>
      </w:r>
      <w:r w:rsidR="007349D1" w:rsidRPr="00F02175">
        <w:rPr>
          <w:sz w:val="24"/>
        </w:rPr>
        <w:t xml:space="preserve"> is </w:t>
      </w:r>
      <w:r>
        <w:rPr>
          <w:sz w:val="24"/>
        </w:rPr>
        <w:t xml:space="preserve">a </w:t>
      </w:r>
      <w:r w:rsidR="007349D1" w:rsidRPr="00F02175">
        <w:rPr>
          <w:sz w:val="24"/>
        </w:rPr>
        <w:t>completely automated calculation.</w:t>
      </w:r>
    </w:p>
    <w:tbl>
      <w:tblPr>
        <w:tblW w:w="1595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358"/>
        <w:gridCol w:w="1134"/>
        <w:gridCol w:w="1124"/>
        <w:gridCol w:w="992"/>
        <w:gridCol w:w="1559"/>
        <w:gridCol w:w="1843"/>
        <w:gridCol w:w="2126"/>
        <w:gridCol w:w="1560"/>
        <w:gridCol w:w="1417"/>
        <w:gridCol w:w="460"/>
        <w:gridCol w:w="420"/>
        <w:gridCol w:w="460"/>
        <w:gridCol w:w="400"/>
        <w:gridCol w:w="460"/>
      </w:tblGrid>
      <w:tr w:rsidR="001F0B5E" w:rsidRPr="001F0B5E" w:rsidTr="001F0B5E">
        <w:trPr>
          <w:trHeight w:val="465"/>
        </w:trPr>
        <w:tc>
          <w:tcPr>
            <w:tcW w:w="642"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proofErr w:type="spellStart"/>
            <w:r w:rsidRPr="001F0B5E">
              <w:rPr>
                <w:rFonts w:ascii="Calibri" w:hAnsi="Calibri"/>
                <w:b/>
                <w:bCs/>
                <w:color w:val="000000"/>
                <w:sz w:val="22"/>
                <w:szCs w:val="22"/>
                <w:lang w:val="en-IN" w:eastAsia="en-IN"/>
              </w:rPr>
              <w:t>S.No</w:t>
            </w:r>
            <w:proofErr w:type="spellEnd"/>
          </w:p>
        </w:tc>
        <w:tc>
          <w:tcPr>
            <w:tcW w:w="1358"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Parameter</w:t>
            </w:r>
          </w:p>
        </w:tc>
        <w:tc>
          <w:tcPr>
            <w:tcW w:w="1134"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Stage</w:t>
            </w:r>
          </w:p>
        </w:tc>
        <w:tc>
          <w:tcPr>
            <w:tcW w:w="1124"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Entity</w:t>
            </w:r>
          </w:p>
        </w:tc>
        <w:tc>
          <w:tcPr>
            <w:tcW w:w="992" w:type="dxa"/>
            <w:vMerge w:val="restart"/>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Main Tab</w:t>
            </w:r>
          </w:p>
        </w:tc>
        <w:tc>
          <w:tcPr>
            <w:tcW w:w="1559"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Field Name</w:t>
            </w:r>
          </w:p>
        </w:tc>
        <w:tc>
          <w:tcPr>
            <w:tcW w:w="1843"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Options</w:t>
            </w:r>
          </w:p>
        </w:tc>
        <w:tc>
          <w:tcPr>
            <w:tcW w:w="2126"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RS Option</w:t>
            </w:r>
          </w:p>
        </w:tc>
        <w:tc>
          <w:tcPr>
            <w:tcW w:w="1560" w:type="dxa"/>
            <w:vMerge w:val="restart"/>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Weightage in consolidated risk score</w:t>
            </w:r>
          </w:p>
        </w:tc>
        <w:tc>
          <w:tcPr>
            <w:tcW w:w="1417" w:type="dxa"/>
            <w:vMerge w:val="restart"/>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Weightage in screening score</w:t>
            </w:r>
          </w:p>
        </w:tc>
        <w:tc>
          <w:tcPr>
            <w:tcW w:w="2200" w:type="dxa"/>
            <w:gridSpan w:val="5"/>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 xml:space="preserve">Scoring </w:t>
            </w:r>
          </w:p>
        </w:tc>
      </w:tr>
      <w:tr w:rsidR="001F0B5E" w:rsidRPr="001F0B5E" w:rsidTr="001F0B5E">
        <w:trPr>
          <w:trHeight w:val="429"/>
        </w:trPr>
        <w:tc>
          <w:tcPr>
            <w:tcW w:w="642"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559"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843"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2126"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4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1</w:t>
            </w:r>
          </w:p>
        </w:tc>
        <w:tc>
          <w:tcPr>
            <w:tcW w:w="42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2</w:t>
            </w:r>
          </w:p>
        </w:tc>
        <w:tc>
          <w:tcPr>
            <w:tcW w:w="4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3</w:t>
            </w:r>
          </w:p>
        </w:tc>
        <w:tc>
          <w:tcPr>
            <w:tcW w:w="40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4</w:t>
            </w:r>
          </w:p>
        </w:tc>
        <w:tc>
          <w:tcPr>
            <w:tcW w:w="4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5</w:t>
            </w:r>
          </w:p>
        </w:tc>
      </w:tr>
      <w:tr w:rsidR="001F0B5E" w:rsidRPr="001F0B5E" w:rsidTr="001F0B5E">
        <w:trPr>
          <w:trHeight w:val="127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Age</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Age</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 25</w:t>
            </w:r>
            <w:r w:rsidRPr="001F0B5E">
              <w:rPr>
                <w:rFonts w:ascii="Calibri" w:hAnsi="Calibri"/>
                <w:color w:val="000000"/>
                <w:sz w:val="22"/>
                <w:szCs w:val="22"/>
                <w:lang w:val="en-IN" w:eastAsia="en-IN"/>
              </w:rPr>
              <w:br/>
              <w:t>2. 25 - 30</w:t>
            </w:r>
            <w:r w:rsidRPr="001F0B5E">
              <w:rPr>
                <w:rFonts w:ascii="Calibri" w:hAnsi="Calibri"/>
                <w:color w:val="000000"/>
                <w:sz w:val="22"/>
                <w:szCs w:val="22"/>
                <w:lang w:val="en-IN" w:eastAsia="en-IN"/>
              </w:rPr>
              <w:br/>
              <w:t>3. 30 - 40</w:t>
            </w:r>
            <w:r w:rsidRPr="001F0B5E">
              <w:rPr>
                <w:rFonts w:ascii="Calibri" w:hAnsi="Calibri"/>
                <w:color w:val="000000"/>
                <w:sz w:val="22"/>
                <w:szCs w:val="22"/>
                <w:lang w:val="en-IN" w:eastAsia="en-IN"/>
              </w:rPr>
              <w:br/>
              <w:t>4. 40 - 55</w:t>
            </w:r>
            <w:r w:rsidRPr="001F0B5E">
              <w:rPr>
                <w:rFonts w:ascii="Calibri" w:hAnsi="Calibri"/>
                <w:color w:val="000000"/>
                <w:sz w:val="22"/>
                <w:szCs w:val="22"/>
                <w:lang w:val="en-IN" w:eastAsia="en-IN"/>
              </w:rPr>
              <w:br/>
              <w:t>5. &gt; 55</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Qualification</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Education Level</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Below SSLC</w:t>
            </w:r>
            <w:r w:rsidRPr="001F0B5E">
              <w:rPr>
                <w:rFonts w:ascii="Calibri" w:hAnsi="Calibri"/>
                <w:color w:val="000000"/>
                <w:sz w:val="22"/>
                <w:szCs w:val="22"/>
                <w:lang w:val="en-IN" w:eastAsia="en-IN"/>
              </w:rPr>
              <w:br/>
              <w:t>2. ITI/Diploma/ Professional Qualification</w:t>
            </w:r>
            <w:r w:rsidRPr="001F0B5E">
              <w:rPr>
                <w:rFonts w:ascii="Calibri" w:hAnsi="Calibri"/>
                <w:color w:val="000000"/>
                <w:sz w:val="22"/>
                <w:szCs w:val="22"/>
                <w:lang w:val="en-IN" w:eastAsia="en-IN"/>
              </w:rPr>
              <w:br/>
              <w:t>3. Graduate/ Equivalent to graduate</w:t>
            </w:r>
            <w:r w:rsidRPr="001F0B5E">
              <w:rPr>
                <w:rFonts w:ascii="Calibri" w:hAnsi="Calibri"/>
                <w:color w:val="000000"/>
                <w:sz w:val="22"/>
                <w:szCs w:val="22"/>
                <w:lang w:val="en-IN" w:eastAsia="en-IN"/>
              </w:rPr>
              <w:br/>
              <w:t>4. Post graduate &amp; equivalent</w:t>
            </w:r>
            <w:r w:rsidRPr="001F0B5E">
              <w:rPr>
                <w:rFonts w:ascii="Calibri" w:hAnsi="Calibri"/>
                <w:color w:val="000000"/>
                <w:sz w:val="22"/>
                <w:szCs w:val="22"/>
                <w:lang w:val="en-IN" w:eastAsia="en-IN"/>
              </w:rPr>
              <w:br/>
              <w:t xml:space="preserve">5. More than post-graduation </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1/52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r>
      <w:tr w:rsidR="001F0B5E" w:rsidRPr="001F0B5E" w:rsidTr="001F0B5E">
        <w:trPr>
          <w:trHeight w:val="131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proofErr w:type="spellStart"/>
            <w:r w:rsidRPr="001F0B5E">
              <w:rPr>
                <w:rFonts w:ascii="Calibri" w:hAnsi="Calibri"/>
                <w:color w:val="000000"/>
                <w:sz w:val="22"/>
                <w:szCs w:val="22"/>
                <w:lang w:val="en-IN" w:eastAsia="en-IN"/>
              </w:rPr>
              <w:t>Exp</w:t>
            </w:r>
            <w:proofErr w:type="spellEnd"/>
            <w:r w:rsidRPr="001F0B5E">
              <w:rPr>
                <w:rFonts w:ascii="Calibri" w:hAnsi="Calibri"/>
                <w:color w:val="000000"/>
                <w:sz w:val="22"/>
                <w:szCs w:val="22"/>
                <w:lang w:val="en-IN" w:eastAsia="en-IN"/>
              </w:rPr>
              <w:t xml:space="preserve"> in Biz</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&lt;2 years</w:t>
            </w:r>
            <w:r w:rsidRPr="001F0B5E">
              <w:rPr>
                <w:rFonts w:ascii="Calibri" w:hAnsi="Calibri"/>
                <w:color w:val="000000"/>
                <w:sz w:val="22"/>
                <w:szCs w:val="22"/>
                <w:lang w:val="en-IN" w:eastAsia="en-IN"/>
              </w:rPr>
              <w:br/>
              <w:t>2. 2-3 years</w:t>
            </w:r>
            <w:r w:rsidRPr="001F0B5E">
              <w:rPr>
                <w:rFonts w:ascii="Calibri" w:hAnsi="Calibri"/>
                <w:color w:val="000000"/>
                <w:sz w:val="22"/>
                <w:szCs w:val="22"/>
                <w:lang w:val="en-IN" w:eastAsia="en-IN"/>
              </w:rPr>
              <w:br/>
              <w:t>3. 3-4 years</w:t>
            </w:r>
            <w:r w:rsidRPr="001F0B5E">
              <w:rPr>
                <w:rFonts w:ascii="Calibri" w:hAnsi="Calibri"/>
                <w:color w:val="000000"/>
                <w:sz w:val="22"/>
                <w:szCs w:val="22"/>
                <w:lang w:val="en-IN" w:eastAsia="en-IN"/>
              </w:rPr>
              <w:br/>
              <w:t>4. 4-5 years</w:t>
            </w:r>
            <w:r w:rsidRPr="001F0B5E">
              <w:rPr>
                <w:rFonts w:ascii="Calibri" w:hAnsi="Calibri"/>
                <w:color w:val="000000"/>
                <w:sz w:val="22"/>
                <w:szCs w:val="22"/>
                <w:lang w:val="en-IN" w:eastAsia="en-IN"/>
              </w:rPr>
              <w:br/>
              <w:t>5. &gt;5 years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3/52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387"/>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of Years residence in area /Locality</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Address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How many years are you living in present Area?</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 1 year</w:t>
            </w:r>
            <w:r w:rsidRPr="001F0B5E">
              <w:rPr>
                <w:rFonts w:ascii="Calibri" w:hAnsi="Calibri"/>
                <w:color w:val="000000"/>
                <w:sz w:val="22"/>
                <w:szCs w:val="22"/>
                <w:lang w:val="en-IN" w:eastAsia="en-IN"/>
              </w:rPr>
              <w:br/>
              <w:t>2. 1-3 years</w:t>
            </w:r>
            <w:r w:rsidRPr="001F0B5E">
              <w:rPr>
                <w:rFonts w:ascii="Calibri" w:hAnsi="Calibri"/>
                <w:color w:val="000000"/>
                <w:sz w:val="22"/>
                <w:szCs w:val="22"/>
                <w:lang w:val="en-IN" w:eastAsia="en-IN"/>
              </w:rPr>
              <w:br/>
              <w:t>3. 3-4 years</w:t>
            </w:r>
            <w:r w:rsidRPr="001F0B5E">
              <w:rPr>
                <w:rFonts w:ascii="Calibri" w:hAnsi="Calibri"/>
                <w:color w:val="000000"/>
                <w:sz w:val="22"/>
                <w:szCs w:val="22"/>
                <w:lang w:val="en-IN" w:eastAsia="en-IN"/>
              </w:rPr>
              <w:br/>
              <w:t>4.4-5 years</w:t>
            </w:r>
            <w:r w:rsidRPr="001F0B5E">
              <w:rPr>
                <w:rFonts w:ascii="Calibri" w:hAnsi="Calibri"/>
                <w:color w:val="000000"/>
                <w:sz w:val="22"/>
                <w:szCs w:val="22"/>
                <w:lang w:val="en-IN" w:eastAsia="en-IN"/>
              </w:rPr>
              <w:br/>
              <w:t>5. &gt; 5years</w:t>
            </w:r>
          </w:p>
        </w:tc>
        <w:tc>
          <w:tcPr>
            <w:tcW w:w="1560" w:type="dxa"/>
            <w:shd w:val="clear" w:color="auto" w:fill="auto"/>
            <w:noWrap/>
            <w:vAlign w:val="center"/>
            <w:hideMark/>
          </w:tcPr>
          <w:p w:rsidR="001F0B5E" w:rsidRPr="001F0B5E" w:rsidRDefault="001F0B5E" w:rsidP="001F0B5E">
            <w:pPr>
              <w:ind w:left="33" w:hanging="33"/>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1/52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lastRenderedPageBreak/>
              <w:t>5</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Housing Status</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Address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Ownership</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Owned</w:t>
            </w:r>
            <w:r w:rsidRPr="001F0B5E">
              <w:rPr>
                <w:rFonts w:ascii="Calibri" w:hAnsi="Calibri"/>
                <w:color w:val="000000"/>
                <w:sz w:val="22"/>
                <w:szCs w:val="22"/>
                <w:lang w:val="en-IN" w:eastAsia="en-IN"/>
              </w:rPr>
              <w:br/>
              <w:t>2. Own house without registration</w:t>
            </w:r>
            <w:r w:rsidRPr="001F0B5E">
              <w:rPr>
                <w:rFonts w:ascii="Calibri" w:hAnsi="Calibri"/>
                <w:color w:val="000000"/>
                <w:sz w:val="22"/>
                <w:szCs w:val="22"/>
                <w:lang w:val="en-IN" w:eastAsia="en-IN"/>
              </w:rPr>
              <w:br/>
              <w:t>3. Family Property</w:t>
            </w:r>
            <w:r w:rsidRPr="001F0B5E">
              <w:rPr>
                <w:rFonts w:ascii="Calibri" w:hAnsi="Calibri"/>
                <w:color w:val="000000"/>
                <w:sz w:val="22"/>
                <w:szCs w:val="22"/>
                <w:lang w:val="en-IN" w:eastAsia="en-IN"/>
              </w:rPr>
              <w:br/>
              <w:t>4. Leased</w:t>
            </w:r>
            <w:r w:rsidRPr="001F0B5E">
              <w:rPr>
                <w:rFonts w:ascii="Calibri" w:hAnsi="Calibri"/>
                <w:color w:val="000000"/>
                <w:sz w:val="22"/>
                <w:szCs w:val="22"/>
                <w:lang w:val="en-IN" w:eastAsia="en-IN"/>
              </w:rPr>
              <w:br/>
              <w:t>5. Rental</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r>
      <w:tr w:rsidR="001F0B5E" w:rsidRPr="001F0B5E" w:rsidTr="001F0B5E">
        <w:trPr>
          <w:trHeight w:val="141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6</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Married Status</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Marital Status</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1. Unmarried</w:t>
            </w:r>
            <w:r w:rsidRPr="001F0B5E">
              <w:rPr>
                <w:rFonts w:ascii="Calibri" w:hAnsi="Calibri"/>
                <w:color w:val="000000"/>
                <w:sz w:val="22"/>
                <w:szCs w:val="22"/>
                <w:lang w:eastAsia="en-IN"/>
              </w:rPr>
              <w:br/>
              <w:t>2. Married</w:t>
            </w:r>
            <w:r w:rsidRPr="001F0B5E">
              <w:rPr>
                <w:rFonts w:ascii="Calibri" w:hAnsi="Calibri"/>
                <w:color w:val="000000"/>
                <w:sz w:val="22"/>
                <w:szCs w:val="22"/>
                <w:lang w:eastAsia="en-IN"/>
              </w:rPr>
              <w:br/>
              <w:t>3. Separated</w:t>
            </w:r>
            <w:r w:rsidRPr="001F0B5E">
              <w:rPr>
                <w:rFonts w:ascii="Calibri" w:hAnsi="Calibri"/>
                <w:color w:val="000000"/>
                <w:sz w:val="22"/>
                <w:szCs w:val="22"/>
                <w:lang w:eastAsia="en-IN"/>
              </w:rPr>
              <w:br/>
              <w:t>4. Divorced</w:t>
            </w:r>
            <w:r w:rsidRPr="001F0B5E">
              <w:rPr>
                <w:rFonts w:ascii="Calibri" w:hAnsi="Calibri"/>
                <w:color w:val="000000"/>
                <w:sz w:val="22"/>
                <w:szCs w:val="22"/>
                <w:lang w:eastAsia="en-IN"/>
              </w:rPr>
              <w:br/>
              <w:t>5. Widow(</w:t>
            </w:r>
            <w:proofErr w:type="spellStart"/>
            <w:r w:rsidRPr="001F0B5E">
              <w:rPr>
                <w:rFonts w:ascii="Calibri" w:hAnsi="Calibri"/>
                <w:color w:val="000000"/>
                <w:sz w:val="22"/>
                <w:szCs w:val="22"/>
                <w:lang w:eastAsia="en-IN"/>
              </w:rPr>
              <w:t>er</w:t>
            </w:r>
            <w:proofErr w:type="spellEnd"/>
            <w:r w:rsidRPr="001F0B5E">
              <w:rPr>
                <w:rFonts w:ascii="Calibri" w:hAnsi="Calibri"/>
                <w:color w:val="000000"/>
                <w:sz w:val="22"/>
                <w:szCs w:val="22"/>
                <w:lang w:eastAsia="en-IN"/>
              </w:rPr>
              <w:t>)</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1/52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r>
      <w:tr w:rsidR="001F0B5E" w:rsidRPr="001F0B5E" w:rsidTr="001F0B5E">
        <w:trPr>
          <w:trHeight w:val="836"/>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7</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Involvement in Biz</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Involvement</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Full Time</w:t>
            </w:r>
            <w:r w:rsidRPr="001F0B5E">
              <w:rPr>
                <w:rFonts w:ascii="Calibri" w:hAnsi="Calibri"/>
                <w:color w:val="000000"/>
                <w:sz w:val="22"/>
                <w:szCs w:val="22"/>
                <w:lang w:val="en-IN" w:eastAsia="en-IN"/>
              </w:rPr>
              <w:br/>
              <w:t>2. Part Time</w:t>
            </w:r>
            <w:r w:rsidRPr="001F0B5E">
              <w:rPr>
                <w:rFonts w:ascii="Calibri" w:hAnsi="Calibri"/>
                <w:color w:val="000000"/>
                <w:sz w:val="22"/>
                <w:szCs w:val="22"/>
                <w:lang w:val="en-IN" w:eastAsia="en-IN"/>
              </w:rPr>
              <w:br/>
              <w:t>3. Not Involved</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3/52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245"/>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8</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CB score</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data/ -1 to 5</w:t>
            </w:r>
            <w:r w:rsidRPr="001F0B5E">
              <w:rPr>
                <w:rFonts w:ascii="Calibri" w:hAnsi="Calibri"/>
                <w:color w:val="000000"/>
                <w:sz w:val="22"/>
                <w:szCs w:val="22"/>
                <w:lang w:val="en-IN" w:eastAsia="en-IN"/>
              </w:rPr>
              <w:br/>
              <w:t>2. 700+</w:t>
            </w:r>
            <w:r w:rsidRPr="001F0B5E">
              <w:rPr>
                <w:rFonts w:ascii="Calibri" w:hAnsi="Calibri"/>
                <w:color w:val="000000"/>
                <w:sz w:val="22"/>
                <w:szCs w:val="22"/>
                <w:lang w:val="en-IN" w:eastAsia="en-IN"/>
              </w:rPr>
              <w:br/>
              <w:t>3. 600-700</w:t>
            </w:r>
            <w:r w:rsidRPr="001F0B5E">
              <w:rPr>
                <w:rFonts w:ascii="Calibri" w:hAnsi="Calibri"/>
                <w:color w:val="000000"/>
                <w:sz w:val="22"/>
                <w:szCs w:val="22"/>
                <w:lang w:val="en-IN" w:eastAsia="en-IN"/>
              </w:rPr>
              <w:br/>
              <w:t>4. 550-600</w:t>
            </w:r>
            <w:r w:rsidRPr="001F0B5E">
              <w:rPr>
                <w:rFonts w:ascii="Calibri" w:hAnsi="Calibri"/>
                <w:color w:val="000000"/>
                <w:sz w:val="22"/>
                <w:szCs w:val="22"/>
                <w:lang w:val="en-IN" w:eastAsia="en-IN"/>
              </w:rPr>
              <w:br/>
              <w:t>5.&lt;550</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6</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6/52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r>
      <w:tr w:rsidR="001F0B5E" w:rsidRPr="001F0B5E" w:rsidTr="001F0B5E">
        <w:trPr>
          <w:trHeight w:val="132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9</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Referred by</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Referred by</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Channel Partner</w:t>
            </w:r>
            <w:r w:rsidRPr="001F0B5E">
              <w:rPr>
                <w:rFonts w:ascii="Calibri" w:hAnsi="Calibri"/>
                <w:color w:val="000000"/>
                <w:sz w:val="22"/>
                <w:szCs w:val="22"/>
                <w:lang w:val="en-IN" w:eastAsia="en-IN"/>
              </w:rPr>
              <w:br/>
              <w:t>2. Existing Customer Referral</w:t>
            </w:r>
            <w:r w:rsidRPr="001F0B5E">
              <w:rPr>
                <w:rFonts w:ascii="Calibri" w:hAnsi="Calibri"/>
                <w:color w:val="000000"/>
                <w:sz w:val="22"/>
                <w:szCs w:val="22"/>
                <w:lang w:val="en-IN" w:eastAsia="en-IN"/>
              </w:rPr>
              <w:br/>
              <w:t>3. Direct (Cold Call</w:t>
            </w:r>
            <w:proofErr w:type="gramStart"/>
            <w:r w:rsidRPr="001F0B5E">
              <w:rPr>
                <w:rFonts w:ascii="Calibri" w:hAnsi="Calibri"/>
                <w:color w:val="000000"/>
                <w:sz w:val="22"/>
                <w:szCs w:val="22"/>
                <w:lang w:val="en-IN" w:eastAsia="en-IN"/>
              </w:rPr>
              <w:t>)</w:t>
            </w:r>
            <w:proofErr w:type="gramEnd"/>
            <w:r w:rsidRPr="001F0B5E">
              <w:rPr>
                <w:rFonts w:ascii="Calibri" w:hAnsi="Calibri"/>
                <w:color w:val="000000"/>
                <w:sz w:val="22"/>
                <w:szCs w:val="22"/>
                <w:lang w:val="en-IN" w:eastAsia="en-IN"/>
              </w:rPr>
              <w:br/>
              <w:t>4. Referral Partner</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24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10</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Vintage (verifiable)</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Business Operating since</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&lt;6 months</w:t>
            </w:r>
            <w:r w:rsidRPr="001F0B5E">
              <w:rPr>
                <w:rFonts w:ascii="Calibri" w:hAnsi="Calibri"/>
                <w:color w:val="000000"/>
                <w:sz w:val="22"/>
                <w:szCs w:val="22"/>
                <w:lang w:val="en-IN" w:eastAsia="en-IN"/>
              </w:rPr>
              <w:br/>
              <w:t>2. 6 months to 1 year</w:t>
            </w:r>
            <w:r w:rsidRPr="001F0B5E">
              <w:rPr>
                <w:rFonts w:ascii="Calibri" w:hAnsi="Calibri"/>
                <w:color w:val="000000"/>
                <w:sz w:val="22"/>
                <w:szCs w:val="22"/>
                <w:lang w:val="en-IN" w:eastAsia="en-IN"/>
              </w:rPr>
              <w:br/>
              <w:t>3. 1-2 years</w:t>
            </w:r>
            <w:r w:rsidRPr="001F0B5E">
              <w:rPr>
                <w:rFonts w:ascii="Calibri" w:hAnsi="Calibri"/>
                <w:color w:val="000000"/>
                <w:sz w:val="22"/>
                <w:szCs w:val="22"/>
                <w:lang w:val="en-IN" w:eastAsia="en-IN"/>
              </w:rPr>
              <w:br/>
              <w:t>4. 2-3 years</w:t>
            </w:r>
            <w:r w:rsidRPr="001F0B5E">
              <w:rPr>
                <w:rFonts w:ascii="Calibri" w:hAnsi="Calibri"/>
                <w:color w:val="000000"/>
                <w:sz w:val="22"/>
                <w:szCs w:val="22"/>
                <w:lang w:val="en-IN" w:eastAsia="en-IN"/>
              </w:rPr>
              <w:br/>
              <w:t>5. &gt;3 years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3/52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lastRenderedPageBreak/>
              <w:t>11</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of Years business in area /Locality</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How many years business in present Area?</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&lt;6 months</w:t>
            </w:r>
            <w:r w:rsidRPr="001F0B5E">
              <w:rPr>
                <w:rFonts w:ascii="Calibri" w:hAnsi="Calibri"/>
                <w:color w:val="000000"/>
                <w:sz w:val="22"/>
                <w:szCs w:val="22"/>
                <w:lang w:val="en-IN" w:eastAsia="en-IN"/>
              </w:rPr>
              <w:br/>
              <w:t>2. 6 months to 1 year</w:t>
            </w:r>
            <w:r w:rsidRPr="001F0B5E">
              <w:rPr>
                <w:rFonts w:ascii="Calibri" w:hAnsi="Calibri"/>
                <w:color w:val="000000"/>
                <w:sz w:val="22"/>
                <w:szCs w:val="22"/>
                <w:lang w:val="en-IN" w:eastAsia="en-IN"/>
              </w:rPr>
              <w:br/>
              <w:t>3. 1-2 years</w:t>
            </w:r>
            <w:r w:rsidRPr="001F0B5E">
              <w:rPr>
                <w:rFonts w:ascii="Calibri" w:hAnsi="Calibri"/>
                <w:color w:val="000000"/>
                <w:sz w:val="22"/>
                <w:szCs w:val="22"/>
                <w:lang w:val="en-IN" w:eastAsia="en-IN"/>
              </w:rPr>
              <w:br/>
              <w:t>4. 2-3 years</w:t>
            </w:r>
            <w:r w:rsidRPr="001F0B5E">
              <w:rPr>
                <w:rFonts w:ascii="Calibri" w:hAnsi="Calibri"/>
                <w:color w:val="000000"/>
                <w:sz w:val="22"/>
                <w:szCs w:val="22"/>
                <w:lang w:val="en-IN" w:eastAsia="en-IN"/>
              </w:rPr>
              <w:br/>
              <w:t>5. &gt;3 years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2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0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12</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premises Status</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Ownership</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Owned</w:t>
            </w:r>
            <w:r w:rsidRPr="001F0B5E">
              <w:rPr>
                <w:rFonts w:ascii="Calibri" w:hAnsi="Calibri"/>
                <w:color w:val="000000"/>
                <w:sz w:val="22"/>
                <w:szCs w:val="22"/>
                <w:lang w:val="en-IN" w:eastAsia="en-IN"/>
              </w:rPr>
              <w:br/>
              <w:t>2. Own house without registration</w:t>
            </w:r>
            <w:r w:rsidRPr="001F0B5E">
              <w:rPr>
                <w:rFonts w:ascii="Calibri" w:hAnsi="Calibri"/>
                <w:color w:val="000000"/>
                <w:sz w:val="22"/>
                <w:szCs w:val="22"/>
                <w:lang w:val="en-IN" w:eastAsia="en-IN"/>
              </w:rPr>
              <w:br/>
              <w:t>3. Family Property</w:t>
            </w:r>
            <w:r w:rsidRPr="001F0B5E">
              <w:rPr>
                <w:rFonts w:ascii="Calibri" w:hAnsi="Calibri"/>
                <w:color w:val="000000"/>
                <w:sz w:val="22"/>
                <w:szCs w:val="22"/>
                <w:lang w:val="en-IN" w:eastAsia="en-IN"/>
              </w:rPr>
              <w:br/>
              <w:t>4. Leased</w:t>
            </w:r>
            <w:r w:rsidRPr="001F0B5E">
              <w:rPr>
                <w:rFonts w:ascii="Calibri" w:hAnsi="Calibri"/>
                <w:color w:val="000000"/>
                <w:sz w:val="22"/>
                <w:szCs w:val="22"/>
                <w:lang w:val="en-IN" w:eastAsia="en-IN"/>
              </w:rPr>
              <w:br/>
              <w:t>5. Rental</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r>
      <w:tr w:rsidR="001F0B5E" w:rsidRPr="001F0B5E" w:rsidTr="001F0B5E">
        <w:trPr>
          <w:trHeight w:val="900"/>
        </w:trPr>
        <w:tc>
          <w:tcPr>
            <w:tcW w:w="642"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13</w:t>
            </w:r>
          </w:p>
        </w:tc>
        <w:tc>
          <w:tcPr>
            <w:tcW w:w="1358"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History</w:t>
            </w:r>
          </w:p>
        </w:tc>
        <w:tc>
          <w:tcPr>
            <w:tcW w:w="113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Constitution</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Proprietorship </w:t>
            </w:r>
            <w:r w:rsidRPr="001F0B5E">
              <w:rPr>
                <w:rFonts w:ascii="Calibri" w:hAnsi="Calibri"/>
                <w:color w:val="000000"/>
                <w:sz w:val="22"/>
                <w:szCs w:val="22"/>
                <w:lang w:val="en-IN" w:eastAsia="en-IN"/>
              </w:rPr>
              <w:br/>
              <w:t>2. Partnership</w:t>
            </w:r>
            <w:r w:rsidRPr="001F0B5E">
              <w:rPr>
                <w:rFonts w:ascii="Calibri" w:hAnsi="Calibri"/>
                <w:color w:val="000000"/>
                <w:sz w:val="22"/>
                <w:szCs w:val="22"/>
                <w:lang w:val="en-IN" w:eastAsia="en-IN"/>
              </w:rPr>
              <w:br/>
              <w:t>3. Private LTD</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Clean - Single owner/ Structure</w:t>
            </w:r>
          </w:p>
        </w:tc>
        <w:tc>
          <w:tcPr>
            <w:tcW w:w="15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vMerge w:val="restart"/>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Constitution</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Proprietorship </w:t>
            </w:r>
            <w:r w:rsidRPr="001F0B5E">
              <w:rPr>
                <w:rFonts w:ascii="Calibri" w:hAnsi="Calibri"/>
                <w:color w:val="000000"/>
                <w:sz w:val="22"/>
                <w:szCs w:val="22"/>
                <w:lang w:val="en-IN" w:eastAsia="en-IN"/>
              </w:rPr>
              <w:br/>
              <w:t>2. Partnership</w:t>
            </w:r>
            <w:r w:rsidRPr="001F0B5E">
              <w:rPr>
                <w:rFonts w:ascii="Calibri" w:hAnsi="Calibri"/>
                <w:color w:val="000000"/>
                <w:sz w:val="22"/>
                <w:szCs w:val="22"/>
                <w:lang w:val="en-IN" w:eastAsia="en-IN"/>
              </w:rPr>
              <w:br/>
              <w:t>3. Private LTD</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2. Partnership  with 2 partners</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12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Pr>
                <w:rFonts w:ascii="Calibri" w:hAnsi="Calibri"/>
                <w:color w:val="000000"/>
                <w:sz w:val="22"/>
                <w:szCs w:val="22"/>
                <w:lang w:eastAsia="en-IN"/>
              </w:rPr>
              <w:t>If partnership,</w:t>
            </w:r>
            <w:r w:rsidR="004F0AF2">
              <w:rPr>
                <w:rFonts w:ascii="Calibri" w:hAnsi="Calibri"/>
                <w:color w:val="000000"/>
                <w:sz w:val="22"/>
                <w:szCs w:val="22"/>
                <w:lang w:eastAsia="en-IN"/>
              </w:rPr>
              <w:t xml:space="preserve"> </w:t>
            </w:r>
            <w:r w:rsidRPr="001F0B5E">
              <w:rPr>
                <w:rFonts w:ascii="Calibri" w:hAnsi="Calibri"/>
                <w:color w:val="000000"/>
                <w:sz w:val="22"/>
                <w:szCs w:val="22"/>
                <w:lang w:eastAsia="en-IN"/>
              </w:rPr>
              <w:t>how many total partners</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1. 2 </w:t>
            </w:r>
            <w:r w:rsidRPr="001F0B5E">
              <w:rPr>
                <w:rFonts w:ascii="Calibri" w:hAnsi="Calibri"/>
                <w:color w:val="000000"/>
                <w:sz w:val="22"/>
                <w:szCs w:val="22"/>
                <w:lang w:val="en-IN" w:eastAsia="en-IN"/>
              </w:rPr>
              <w:br/>
              <w:t>2. 3</w:t>
            </w:r>
            <w:r w:rsidRPr="001F0B5E">
              <w:rPr>
                <w:rFonts w:ascii="Calibri" w:hAnsi="Calibri"/>
                <w:color w:val="000000"/>
                <w:sz w:val="22"/>
                <w:szCs w:val="22"/>
                <w:lang w:val="en-IN" w:eastAsia="en-IN"/>
              </w:rPr>
              <w:br/>
              <w:t>3. 4</w:t>
            </w:r>
            <w:r w:rsidRPr="001F0B5E">
              <w:rPr>
                <w:rFonts w:ascii="Calibri" w:hAnsi="Calibri"/>
                <w:color w:val="000000"/>
                <w:sz w:val="22"/>
                <w:szCs w:val="22"/>
                <w:lang w:val="en-IN" w:eastAsia="en-IN"/>
              </w:rPr>
              <w:br/>
              <w:t xml:space="preserve">4. &gt;4 </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Constitution</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Proprietorship </w:t>
            </w:r>
            <w:r w:rsidRPr="001F0B5E">
              <w:rPr>
                <w:rFonts w:ascii="Calibri" w:hAnsi="Calibri"/>
                <w:color w:val="000000"/>
                <w:sz w:val="22"/>
                <w:szCs w:val="22"/>
                <w:lang w:val="en-IN" w:eastAsia="en-IN"/>
              </w:rPr>
              <w:br/>
              <w:t>2. Partnership</w:t>
            </w:r>
            <w:r w:rsidRPr="001F0B5E">
              <w:rPr>
                <w:rFonts w:ascii="Calibri" w:hAnsi="Calibri"/>
                <w:color w:val="000000"/>
                <w:sz w:val="22"/>
                <w:szCs w:val="22"/>
                <w:lang w:val="en-IN" w:eastAsia="en-IN"/>
              </w:rPr>
              <w:br/>
              <w:t>3. Private LTD</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3. Partnership with more than 2 partners</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12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If partnership, how many total partners</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1. 2 </w:t>
            </w:r>
            <w:r w:rsidRPr="001F0B5E">
              <w:rPr>
                <w:rFonts w:ascii="Calibri" w:hAnsi="Calibri"/>
                <w:color w:val="000000"/>
                <w:sz w:val="22"/>
                <w:szCs w:val="22"/>
                <w:lang w:val="en-IN" w:eastAsia="en-IN"/>
              </w:rPr>
              <w:br/>
              <w:t>2. 3</w:t>
            </w:r>
            <w:r w:rsidRPr="001F0B5E">
              <w:rPr>
                <w:rFonts w:ascii="Calibri" w:hAnsi="Calibri"/>
                <w:color w:val="000000"/>
                <w:sz w:val="22"/>
                <w:szCs w:val="22"/>
                <w:lang w:val="en-IN" w:eastAsia="en-IN"/>
              </w:rPr>
              <w:br/>
              <w:t>3. 4</w:t>
            </w:r>
            <w:r w:rsidRPr="001F0B5E">
              <w:rPr>
                <w:rFonts w:ascii="Calibri" w:hAnsi="Calibri"/>
                <w:color w:val="000000"/>
                <w:sz w:val="22"/>
                <w:szCs w:val="22"/>
                <w:lang w:val="en-IN" w:eastAsia="en-IN"/>
              </w:rPr>
              <w:br/>
              <w:t xml:space="preserve">4. &gt;4 </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Have you ever been a proprietor or partner of any other company</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Yes</w:t>
            </w:r>
            <w:r w:rsidRPr="001F0B5E">
              <w:rPr>
                <w:rFonts w:ascii="Calibri" w:hAnsi="Calibri"/>
                <w:color w:val="000000"/>
                <w:sz w:val="22"/>
                <w:szCs w:val="22"/>
                <w:lang w:val="en-IN" w:eastAsia="en-IN"/>
              </w:rPr>
              <w:br/>
              <w:t>2. No</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4. Previously closed another business</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6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If yes, did the business close?</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Yes</w:t>
            </w:r>
            <w:r w:rsidRPr="001F0B5E">
              <w:rPr>
                <w:rFonts w:ascii="Calibri" w:hAnsi="Calibri"/>
                <w:color w:val="000000"/>
                <w:sz w:val="22"/>
                <w:szCs w:val="22"/>
                <w:lang w:val="en-IN" w:eastAsia="en-IN"/>
              </w:rPr>
              <w:br/>
              <w:t>2. No</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Has anyone else been a partner of your present business</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Yes</w:t>
            </w:r>
            <w:r w:rsidRPr="001F0B5E">
              <w:rPr>
                <w:rFonts w:ascii="Calibri" w:hAnsi="Calibri"/>
                <w:color w:val="000000"/>
                <w:sz w:val="22"/>
                <w:szCs w:val="22"/>
                <w:lang w:val="en-IN" w:eastAsia="en-IN"/>
              </w:rPr>
              <w:br/>
              <w:t>2. No</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5. Previously dissolved partnership</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6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If yes, when was that partnership dissolved?</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Date</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14</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Commercial High mark / </w:t>
            </w:r>
            <w:r>
              <w:rPr>
                <w:rFonts w:ascii="Calibri" w:hAnsi="Calibri"/>
                <w:color w:val="000000"/>
                <w:sz w:val="22"/>
                <w:szCs w:val="22"/>
                <w:lang w:val="en-IN" w:eastAsia="en-IN"/>
              </w:rPr>
              <w:t>CIBIL</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CB Check</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Data</w:t>
            </w:r>
            <w:r w:rsidRPr="001F0B5E">
              <w:rPr>
                <w:rFonts w:ascii="Calibri" w:hAnsi="Calibri"/>
                <w:color w:val="000000"/>
                <w:sz w:val="22"/>
                <w:szCs w:val="22"/>
                <w:lang w:val="en-IN" w:eastAsia="en-IN"/>
              </w:rPr>
              <w:br/>
              <w:t>2. STD</w:t>
            </w:r>
            <w:r w:rsidRPr="001F0B5E">
              <w:rPr>
                <w:rFonts w:ascii="Calibri" w:hAnsi="Calibri"/>
                <w:color w:val="000000"/>
                <w:sz w:val="22"/>
                <w:szCs w:val="22"/>
                <w:lang w:val="en-IN" w:eastAsia="en-IN"/>
              </w:rPr>
              <w:br/>
              <w:t>3. Sub DBT, Loss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342"/>
        </w:trPr>
        <w:tc>
          <w:tcPr>
            <w:tcW w:w="642" w:type="dxa"/>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15</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No</w:t>
            </w:r>
            <w:r>
              <w:rPr>
                <w:rFonts w:ascii="Calibri" w:hAnsi="Calibri"/>
                <w:color w:val="000000"/>
                <w:sz w:val="22"/>
                <w:szCs w:val="22"/>
                <w:lang w:val="en-IN" w:eastAsia="en-IN"/>
              </w:rPr>
              <w:t>.</w:t>
            </w:r>
            <w:r w:rsidRPr="001F0B5E">
              <w:rPr>
                <w:rFonts w:ascii="Calibri" w:hAnsi="Calibri"/>
                <w:color w:val="000000"/>
                <w:sz w:val="22"/>
                <w:szCs w:val="22"/>
                <w:lang w:val="en-IN" w:eastAsia="en-IN"/>
              </w:rPr>
              <w:t xml:space="preserve"> of cheque returns including </w:t>
            </w:r>
            <w:r>
              <w:rPr>
                <w:rFonts w:ascii="Calibri" w:hAnsi="Calibri"/>
                <w:color w:val="000000"/>
                <w:sz w:val="22"/>
                <w:szCs w:val="22"/>
                <w:lang w:val="en-IN" w:eastAsia="en-IN"/>
              </w:rPr>
              <w:t>EMIs</w:t>
            </w:r>
          </w:p>
        </w:tc>
        <w:tc>
          <w:tcPr>
            <w:tcW w:w="113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Bank Statement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No. of cheques bounced</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0-1</w:t>
            </w:r>
            <w:r w:rsidRPr="001F0B5E">
              <w:rPr>
                <w:rFonts w:ascii="Calibri" w:hAnsi="Calibri"/>
                <w:color w:val="000000"/>
                <w:sz w:val="22"/>
                <w:szCs w:val="22"/>
                <w:lang w:val="en-IN" w:eastAsia="en-IN"/>
              </w:rPr>
              <w:br/>
              <w:t>2. 2-3</w:t>
            </w:r>
            <w:r w:rsidRPr="001F0B5E">
              <w:rPr>
                <w:rFonts w:ascii="Calibri" w:hAnsi="Calibri"/>
                <w:color w:val="000000"/>
                <w:sz w:val="22"/>
                <w:szCs w:val="22"/>
                <w:lang w:val="en-IN" w:eastAsia="en-IN"/>
              </w:rPr>
              <w:br/>
              <w:t>3. 3-4</w:t>
            </w:r>
            <w:r w:rsidRPr="001F0B5E">
              <w:rPr>
                <w:rFonts w:ascii="Calibri" w:hAnsi="Calibri"/>
                <w:color w:val="000000"/>
                <w:sz w:val="22"/>
                <w:szCs w:val="22"/>
                <w:lang w:val="en-IN" w:eastAsia="en-IN"/>
              </w:rPr>
              <w:br/>
              <w:t>4. 4-6</w:t>
            </w:r>
            <w:r w:rsidRPr="001F0B5E">
              <w:rPr>
                <w:rFonts w:ascii="Calibri" w:hAnsi="Calibri"/>
                <w:color w:val="000000"/>
                <w:sz w:val="22"/>
                <w:szCs w:val="22"/>
                <w:lang w:val="en-IN" w:eastAsia="en-IN"/>
              </w:rPr>
              <w:br/>
              <w:t>5. &gt;6</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4/52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r>
      <w:tr w:rsidR="001F0B5E" w:rsidRPr="001F0B5E" w:rsidTr="001F0B5E">
        <w:trPr>
          <w:trHeight w:val="1200"/>
        </w:trPr>
        <w:tc>
          <w:tcPr>
            <w:tcW w:w="642" w:type="dxa"/>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16</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Number of EMI </w:t>
            </w:r>
            <w:r w:rsidR="004F0AF2" w:rsidRPr="001F0B5E">
              <w:rPr>
                <w:rFonts w:ascii="Calibri" w:hAnsi="Calibri"/>
                <w:color w:val="000000"/>
                <w:sz w:val="22"/>
                <w:szCs w:val="22"/>
                <w:lang w:val="en-IN" w:eastAsia="en-IN"/>
              </w:rPr>
              <w:t>bounces</w:t>
            </w:r>
          </w:p>
        </w:tc>
        <w:tc>
          <w:tcPr>
            <w:tcW w:w="113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Bank Statement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No of EMI cheques bounced*</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Bounces</w:t>
            </w:r>
            <w:r w:rsidRPr="001F0B5E">
              <w:rPr>
                <w:rFonts w:ascii="Calibri" w:hAnsi="Calibri"/>
                <w:color w:val="000000"/>
                <w:sz w:val="22"/>
                <w:szCs w:val="22"/>
                <w:lang w:val="en-IN" w:eastAsia="en-IN"/>
              </w:rPr>
              <w:br/>
              <w:t>2. Technical Bounces paid in same month</w:t>
            </w:r>
            <w:r w:rsidRPr="001F0B5E">
              <w:rPr>
                <w:rFonts w:ascii="Calibri" w:hAnsi="Calibri"/>
                <w:color w:val="000000"/>
                <w:sz w:val="22"/>
                <w:szCs w:val="22"/>
                <w:lang w:val="en-IN" w:eastAsia="en-IN"/>
              </w:rPr>
              <w:br/>
              <w:t>3. 3 bounces paid in same month</w:t>
            </w:r>
            <w:r w:rsidRPr="001F0B5E">
              <w:rPr>
                <w:rFonts w:ascii="Calibri" w:hAnsi="Calibri"/>
                <w:color w:val="000000"/>
                <w:sz w:val="22"/>
                <w:szCs w:val="22"/>
                <w:lang w:val="en-IN" w:eastAsia="en-IN"/>
              </w:rPr>
              <w:br/>
              <w:t>4. &gt;3 bounces paid after the month</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500"/>
        </w:trPr>
        <w:tc>
          <w:tcPr>
            <w:tcW w:w="642" w:type="dxa"/>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lastRenderedPageBreak/>
              <w:t>17</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No of Bounces in </w:t>
            </w:r>
            <w:r w:rsidR="004F0AF2" w:rsidRPr="001F0B5E">
              <w:rPr>
                <w:rFonts w:ascii="Calibri" w:hAnsi="Calibri"/>
                <w:color w:val="000000"/>
                <w:sz w:val="22"/>
                <w:szCs w:val="22"/>
                <w:lang w:val="en-IN" w:eastAsia="en-IN"/>
              </w:rPr>
              <w:t>Kinara</w:t>
            </w:r>
            <w:r w:rsidRPr="001F0B5E">
              <w:rPr>
                <w:rFonts w:ascii="Calibri" w:hAnsi="Calibri"/>
                <w:color w:val="000000"/>
                <w:sz w:val="22"/>
                <w:szCs w:val="22"/>
                <w:lang w:val="en-IN" w:eastAsia="en-IN"/>
              </w:rPr>
              <w:t xml:space="preserve"> loan track </w:t>
            </w:r>
          </w:p>
        </w:tc>
        <w:tc>
          <w:tcPr>
            <w:tcW w:w="113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12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From Kinara records for existing customer ID for applicant/ Business</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Bounces</w:t>
            </w:r>
            <w:r w:rsidRPr="001F0B5E">
              <w:rPr>
                <w:rFonts w:ascii="Calibri" w:hAnsi="Calibri"/>
                <w:color w:val="000000"/>
                <w:sz w:val="22"/>
                <w:szCs w:val="22"/>
                <w:lang w:val="en-IN" w:eastAsia="en-IN"/>
              </w:rPr>
              <w:br/>
              <w:t>2. Technical Bounces paid in same month</w:t>
            </w:r>
            <w:r w:rsidRPr="001F0B5E">
              <w:rPr>
                <w:rFonts w:ascii="Calibri" w:hAnsi="Calibri"/>
                <w:color w:val="000000"/>
                <w:sz w:val="22"/>
                <w:szCs w:val="22"/>
                <w:lang w:val="en-IN" w:eastAsia="en-IN"/>
              </w:rPr>
              <w:br/>
              <w:t>3. 2 bounces paid in same month</w:t>
            </w:r>
            <w:r w:rsidRPr="001F0B5E">
              <w:rPr>
                <w:rFonts w:ascii="Calibri" w:hAnsi="Calibri"/>
                <w:color w:val="000000"/>
                <w:sz w:val="22"/>
                <w:szCs w:val="22"/>
                <w:lang w:val="en-IN" w:eastAsia="en-IN"/>
              </w:rPr>
              <w:br/>
              <w:t>4. &gt;2 bounces paid after the month</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300"/>
        </w:trPr>
        <w:tc>
          <w:tcPr>
            <w:tcW w:w="10778" w:type="dxa"/>
            <w:gridSpan w:val="8"/>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CONSOLIDATED</w:t>
            </w:r>
          </w:p>
        </w:tc>
        <w:tc>
          <w:tcPr>
            <w:tcW w:w="15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52</w:t>
            </w:r>
          </w:p>
        </w:tc>
        <w:tc>
          <w:tcPr>
            <w:tcW w:w="1417"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100%</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bl>
    <w:p w:rsidR="001F0B5E" w:rsidRPr="00F02175" w:rsidRDefault="001F0B5E" w:rsidP="001F0B5E">
      <w:pPr>
        <w:rPr>
          <w:sz w:val="24"/>
        </w:rPr>
      </w:pPr>
    </w:p>
    <w:p w:rsidR="00B2195D" w:rsidRPr="001E2911" w:rsidRDefault="00B2195D" w:rsidP="007349D1">
      <w:pPr>
        <w:ind w:left="1080"/>
        <w:rPr>
          <w:sz w:val="28"/>
        </w:rPr>
      </w:pPr>
    </w:p>
    <w:p w:rsidR="00F02175" w:rsidRDefault="00910DE9" w:rsidP="00F02175">
      <w:pPr>
        <w:pStyle w:val="ListParagraph"/>
        <w:numPr>
          <w:ilvl w:val="0"/>
          <w:numId w:val="39"/>
        </w:numPr>
        <w:jc w:val="both"/>
        <w:rPr>
          <w:rFonts w:ascii="Times New Roman" w:hAnsi="Times New Roman"/>
          <w:sz w:val="24"/>
        </w:rPr>
      </w:pPr>
      <w:r>
        <w:rPr>
          <w:rFonts w:ascii="Times New Roman" w:hAnsi="Times New Roman"/>
          <w:sz w:val="24"/>
        </w:rPr>
        <w:t>For Screening Score or risk score 1 to calculate, 17 parameters are used. These 17 parameters are mentioned in the table above.</w:t>
      </w:r>
    </w:p>
    <w:p w:rsidR="00910DE9" w:rsidRDefault="00910DE9" w:rsidP="00F02175">
      <w:pPr>
        <w:pStyle w:val="ListParagraph"/>
        <w:numPr>
          <w:ilvl w:val="0"/>
          <w:numId w:val="39"/>
        </w:numPr>
        <w:jc w:val="both"/>
        <w:rPr>
          <w:rFonts w:ascii="Times New Roman" w:hAnsi="Times New Roman"/>
          <w:sz w:val="24"/>
        </w:rPr>
      </w:pPr>
      <w:r>
        <w:rPr>
          <w:rFonts w:ascii="Times New Roman" w:hAnsi="Times New Roman"/>
          <w:sz w:val="24"/>
        </w:rPr>
        <w:t>Each parameter has maximum of five categories- 1,2,3,4 and 5 (refer column no.8)</w:t>
      </w:r>
    </w:p>
    <w:p w:rsidR="00910DE9" w:rsidRDefault="00910DE9" w:rsidP="00910DE9">
      <w:pPr>
        <w:pStyle w:val="ListParagraph"/>
        <w:numPr>
          <w:ilvl w:val="0"/>
          <w:numId w:val="39"/>
        </w:numPr>
        <w:rPr>
          <w:rFonts w:ascii="Times New Roman" w:hAnsi="Times New Roman"/>
          <w:sz w:val="24"/>
        </w:rPr>
      </w:pPr>
      <w:r>
        <w:rPr>
          <w:rFonts w:ascii="Times New Roman" w:hAnsi="Times New Roman"/>
          <w:sz w:val="24"/>
        </w:rPr>
        <w:t>The weightage for each parameter is mentioned in column no. 10. The total sum of each parameter is 100%.</w:t>
      </w:r>
      <w:r w:rsidR="00156C88">
        <w:rPr>
          <w:rFonts w:ascii="Times New Roman" w:hAnsi="Times New Roman"/>
          <w:sz w:val="24"/>
        </w:rPr>
        <w:t xml:space="preserve"> So if the weightage is 1/52% then its weightage is 1.923%.</w:t>
      </w:r>
    </w:p>
    <w:p w:rsidR="00156C88" w:rsidRDefault="00156C88" w:rsidP="00910DE9">
      <w:pPr>
        <w:pStyle w:val="ListParagraph"/>
        <w:numPr>
          <w:ilvl w:val="0"/>
          <w:numId w:val="39"/>
        </w:numPr>
        <w:rPr>
          <w:rFonts w:ascii="Times New Roman" w:hAnsi="Times New Roman"/>
          <w:sz w:val="24"/>
        </w:rPr>
      </w:pPr>
      <w:r>
        <w:rPr>
          <w:rFonts w:ascii="Times New Roman" w:hAnsi="Times New Roman"/>
          <w:sz w:val="24"/>
        </w:rPr>
        <w:t>Value of each parameter will fall in one of the five categories say 1,2,3,4 or 5. For each category corresponding score is also mapped in column 11,12,13,14 and 15.</w:t>
      </w:r>
    </w:p>
    <w:p w:rsidR="00156C88" w:rsidRDefault="00156C88" w:rsidP="00910DE9">
      <w:pPr>
        <w:pStyle w:val="ListParagraph"/>
        <w:numPr>
          <w:ilvl w:val="0"/>
          <w:numId w:val="39"/>
        </w:numPr>
        <w:rPr>
          <w:rFonts w:ascii="Times New Roman" w:hAnsi="Times New Roman"/>
          <w:sz w:val="24"/>
        </w:rPr>
      </w:pPr>
      <w:r>
        <w:rPr>
          <w:rFonts w:ascii="Times New Roman" w:hAnsi="Times New Roman"/>
          <w:sz w:val="24"/>
        </w:rPr>
        <w:t xml:space="preserve">By using one example we will understand this case. Applicant’s age (parameter 1) is 32 years. Thus applicant is falling in category 3(Column no.8). Now we will map category with score. Category 3 has corresponding scores in column 13 which in this case (score) is 5. For parameter age, applicant has scored 5 marks. The maximum mark each parameter can earn is 5. Thus, applicant has scored 5 out of 5. </w:t>
      </w:r>
    </w:p>
    <w:p w:rsidR="00156C88" w:rsidRDefault="00156C88" w:rsidP="00910DE9">
      <w:pPr>
        <w:pStyle w:val="ListParagraph"/>
        <w:numPr>
          <w:ilvl w:val="0"/>
          <w:numId w:val="39"/>
        </w:numPr>
        <w:rPr>
          <w:rFonts w:ascii="Times New Roman" w:hAnsi="Times New Roman"/>
          <w:sz w:val="24"/>
        </w:rPr>
      </w:pPr>
      <w:r>
        <w:rPr>
          <w:rFonts w:ascii="Times New Roman" w:hAnsi="Times New Roman"/>
          <w:sz w:val="24"/>
        </w:rPr>
        <w:t>Score calculation method: (Score/5)*(Weightage</w:t>
      </w:r>
      <w:r w:rsidR="001B2B42">
        <w:rPr>
          <w:rFonts w:ascii="Times New Roman" w:hAnsi="Times New Roman"/>
          <w:sz w:val="24"/>
        </w:rPr>
        <w:t>*</w:t>
      </w:r>
      <w:r>
        <w:rPr>
          <w:rFonts w:ascii="Times New Roman" w:hAnsi="Times New Roman"/>
          <w:sz w:val="24"/>
        </w:rPr>
        <w:t>100)</w:t>
      </w:r>
    </w:p>
    <w:p w:rsidR="00156C88" w:rsidRDefault="00156C88" w:rsidP="00156C88">
      <w:pPr>
        <w:pStyle w:val="ListParagraph"/>
        <w:numPr>
          <w:ilvl w:val="0"/>
          <w:numId w:val="39"/>
        </w:numPr>
        <w:rPr>
          <w:rFonts w:ascii="Times New Roman" w:hAnsi="Times New Roman"/>
          <w:sz w:val="24"/>
        </w:rPr>
      </w:pPr>
      <w:r>
        <w:rPr>
          <w:rFonts w:ascii="Times New Roman" w:hAnsi="Times New Roman"/>
          <w:sz w:val="24"/>
        </w:rPr>
        <w:t>For the given applicant’s parameter age, he has scored : (5/5)*(</w:t>
      </w:r>
      <w:r w:rsidR="001B2B42">
        <w:rPr>
          <w:rFonts w:ascii="Times New Roman" w:hAnsi="Times New Roman"/>
          <w:sz w:val="24"/>
        </w:rPr>
        <w:t>(2/52)*100)=</w:t>
      </w:r>
      <w:r w:rsidRPr="00156C88">
        <w:rPr>
          <w:rFonts w:ascii="Times New Roman" w:hAnsi="Times New Roman"/>
          <w:sz w:val="24"/>
        </w:rPr>
        <w:t xml:space="preserve"> </w:t>
      </w:r>
      <w:r w:rsidR="001B2B42">
        <w:rPr>
          <w:rFonts w:ascii="Times New Roman" w:hAnsi="Times New Roman"/>
          <w:sz w:val="24"/>
        </w:rPr>
        <w:t>3.8461538</w:t>
      </w:r>
    </w:p>
    <w:p w:rsidR="001B2B42" w:rsidRDefault="001B2B42" w:rsidP="00156C88">
      <w:pPr>
        <w:pStyle w:val="ListParagraph"/>
        <w:numPr>
          <w:ilvl w:val="0"/>
          <w:numId w:val="39"/>
        </w:numPr>
        <w:rPr>
          <w:rFonts w:ascii="Times New Roman" w:hAnsi="Times New Roman"/>
          <w:sz w:val="24"/>
        </w:rPr>
      </w:pPr>
      <w:r>
        <w:rPr>
          <w:rFonts w:ascii="Times New Roman" w:hAnsi="Times New Roman"/>
          <w:sz w:val="24"/>
        </w:rPr>
        <w:t>The score for each parameter is necessary and applicant/business should fall in either of five categories.</w:t>
      </w:r>
    </w:p>
    <w:p w:rsidR="001B2B42" w:rsidRDefault="001B2B42" w:rsidP="00156C88">
      <w:pPr>
        <w:pStyle w:val="ListParagraph"/>
        <w:numPr>
          <w:ilvl w:val="0"/>
          <w:numId w:val="39"/>
        </w:numPr>
        <w:rPr>
          <w:rFonts w:ascii="Times New Roman" w:hAnsi="Times New Roman"/>
          <w:sz w:val="24"/>
        </w:rPr>
      </w:pPr>
      <w:r>
        <w:rPr>
          <w:rFonts w:ascii="Times New Roman" w:hAnsi="Times New Roman"/>
          <w:sz w:val="24"/>
        </w:rPr>
        <w:t>The maximum score for each parameter is 5. Thus any parameter will not fall in more than one category. For example, for parameter age, all the categories are mutually exclusive.</w:t>
      </w:r>
    </w:p>
    <w:p w:rsidR="001B2B42" w:rsidRPr="00156C88" w:rsidRDefault="001B2B42" w:rsidP="00156C88">
      <w:pPr>
        <w:pStyle w:val="ListParagraph"/>
        <w:numPr>
          <w:ilvl w:val="0"/>
          <w:numId w:val="39"/>
        </w:numPr>
        <w:rPr>
          <w:rFonts w:ascii="Times New Roman" w:hAnsi="Times New Roman"/>
          <w:sz w:val="24"/>
        </w:rPr>
      </w:pPr>
      <w:r>
        <w:rPr>
          <w:rFonts w:ascii="Times New Roman" w:hAnsi="Times New Roman"/>
          <w:sz w:val="24"/>
        </w:rPr>
        <w:t>The cut off score should be configurable. The score will be stored in the system only and it will not be shown anywhere.</w:t>
      </w:r>
    </w:p>
    <w:p w:rsidR="00677A12" w:rsidRDefault="00677A12" w:rsidP="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Upload</w:t>
      </w:r>
    </w:p>
    <w:p w:rsidR="00F02175" w:rsidRPr="00F02175" w:rsidRDefault="00F02175" w:rsidP="00F02175">
      <w:pPr>
        <w:ind w:left="1080"/>
      </w:pPr>
      <w:r>
        <w:t>-NA-</w:t>
      </w:r>
    </w:p>
    <w:p w:rsidR="00677A12" w:rsidRDefault="00677A12" w:rsidP="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Download</w:t>
      </w:r>
    </w:p>
    <w:p w:rsidR="00F02175" w:rsidRPr="00F02175" w:rsidRDefault="00F02175" w:rsidP="00F02175">
      <w:pPr>
        <w:ind w:left="1080"/>
      </w:pPr>
      <w:r>
        <w:lastRenderedPageBreak/>
        <w:t>-NA-</w:t>
      </w:r>
    </w:p>
    <w:p w:rsidR="00677A12" w:rsidRDefault="00677A12" w:rsidP="00F02175">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Reports</w:t>
      </w:r>
    </w:p>
    <w:p w:rsidR="00F02175" w:rsidRPr="00F02175" w:rsidRDefault="00F02175" w:rsidP="00F02175">
      <w:pPr>
        <w:pStyle w:val="ListParagraph"/>
        <w:ind w:firstLine="360"/>
      </w:pPr>
      <w:r>
        <w:t>-</w:t>
      </w:r>
      <w:r w:rsidRPr="00F02175">
        <w:rPr>
          <w:rFonts w:ascii="Times New Roman" w:eastAsia="Times New Roman" w:hAnsi="Times New Roman"/>
          <w:sz w:val="20"/>
          <w:szCs w:val="20"/>
          <w:lang w:val="en-US"/>
        </w:rPr>
        <w:t>NA</w:t>
      </w:r>
      <w:r>
        <w:t>-</w:t>
      </w:r>
    </w:p>
    <w:sectPr w:rsidR="00F02175" w:rsidRPr="00F02175" w:rsidSect="001F0B5E">
      <w:pgSz w:w="16838" w:h="11899" w:orient="landscape"/>
      <w:pgMar w:top="1560" w:right="720" w:bottom="720" w:left="720" w:header="1560"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4784" w:rsidRDefault="00914784">
      <w:r>
        <w:separator/>
      </w:r>
    </w:p>
  </w:endnote>
  <w:endnote w:type="continuationSeparator" w:id="0">
    <w:p w:rsidR="00914784" w:rsidRDefault="00914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5548251"/>
      <w:docPartObj>
        <w:docPartGallery w:val="Page Numbers (Bottom of Page)"/>
        <w:docPartUnique/>
      </w:docPartObj>
    </w:sdtPr>
    <w:sdtEndPr>
      <w:rPr>
        <w:noProof/>
      </w:rPr>
    </w:sdtEndPr>
    <w:sdtContent>
      <w:p w:rsidR="00910DE9" w:rsidRDefault="00910DE9">
        <w:pPr>
          <w:pStyle w:val="Footer"/>
          <w:jc w:val="right"/>
        </w:pPr>
        <w:r>
          <w:fldChar w:fldCharType="begin"/>
        </w:r>
        <w:r>
          <w:instrText xml:space="preserve"> PAGE   \* MERGEFORMAT </w:instrText>
        </w:r>
        <w:r>
          <w:fldChar w:fldCharType="separate"/>
        </w:r>
        <w:r w:rsidR="004316A7">
          <w:rPr>
            <w:noProof/>
          </w:rPr>
          <w:t>59</w:t>
        </w:r>
        <w:r>
          <w:rPr>
            <w:noProof/>
          </w:rPr>
          <w:fldChar w:fldCharType="end"/>
        </w:r>
      </w:p>
    </w:sdtContent>
  </w:sdt>
  <w:p w:rsidR="00910DE9" w:rsidRPr="004E49BF" w:rsidRDefault="00910DE9" w:rsidP="0037061C">
    <w:pPr>
      <w:pStyle w:val="Footer"/>
      <w:tabs>
        <w:tab w:val="clear" w:pos="4320"/>
        <w:tab w:val="clear" w:pos="8640"/>
        <w:tab w:val="left" w:pos="3383"/>
      </w:tabs>
      <w:rPr>
        <w:rFonts w:ascii="Britannic Bold" w:hAnsi="Britannic Bold"/>
        <w:color w:val="4F515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4784" w:rsidRDefault="00914784">
      <w:r>
        <w:separator/>
      </w:r>
    </w:p>
  </w:footnote>
  <w:footnote w:type="continuationSeparator" w:id="0">
    <w:p w:rsidR="00914784" w:rsidRDefault="009147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DE9" w:rsidRDefault="00910DE9" w:rsidP="0037061C">
    <w:pPr>
      <w:pStyle w:val="Header"/>
      <w:ind w:hanging="567"/>
    </w:pPr>
    <w:r>
      <w:rPr>
        <w:noProof/>
        <w:lang w:val="en-IN" w:eastAsia="en-IN"/>
      </w:rPr>
      <w:drawing>
        <wp:anchor distT="0" distB="0" distL="114300" distR="114300" simplePos="0" relativeHeight="251661312" behindDoc="1" locked="0" layoutInCell="1" allowOverlap="1" wp14:anchorId="56DE7E9E" wp14:editId="30AC515C">
          <wp:simplePos x="0" y="0"/>
          <wp:positionH relativeFrom="column">
            <wp:posOffset>-342900</wp:posOffset>
          </wp:positionH>
          <wp:positionV relativeFrom="paragraph">
            <wp:posOffset>-716280</wp:posOffset>
          </wp:positionV>
          <wp:extent cx="1612900" cy="736600"/>
          <wp:effectExtent l="0" t="0" r="0" b="0"/>
          <wp:wrapNone/>
          <wp:docPr id="12" name="Picture 12" descr="Rural finance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ral finance RGB"/>
                  <pic:cNvPicPr>
                    <a:picLocks noChangeAspect="1" noChangeArrowheads="1"/>
                  </pic:cNvPicPr>
                </pic:nvPicPr>
                <pic:blipFill>
                  <a:blip r:embed="rId1"/>
                  <a:srcRect/>
                  <a:stretch>
                    <a:fillRect/>
                  </a:stretch>
                </pic:blipFill>
                <pic:spPr bwMode="auto">
                  <a:xfrm>
                    <a:off x="0" y="0"/>
                    <a:ext cx="1612900" cy="736600"/>
                  </a:xfrm>
                  <a:prstGeom prst="rect">
                    <a:avLst/>
                  </a:prstGeom>
                  <a:noFill/>
                  <a:ln w="9525">
                    <a:noFill/>
                    <a:miter lim="800000"/>
                    <a:headEnd/>
                    <a:tailEnd/>
                  </a:ln>
                </pic:spPr>
              </pic:pic>
            </a:graphicData>
          </a:graphic>
        </wp:anchor>
      </w:drawing>
    </w:r>
    <w:r>
      <w:rPr>
        <w:noProof/>
        <w:lang w:val="en-IN" w:eastAsia="en-IN"/>
      </w:rPr>
      <mc:AlternateContent>
        <mc:Choice Requires="wps">
          <w:drawing>
            <wp:anchor distT="0" distB="0" distL="114300" distR="114300" simplePos="0" relativeHeight="251659264" behindDoc="0" locked="0" layoutInCell="1" allowOverlap="1" wp14:anchorId="5DBA07B8" wp14:editId="44C6FAC1">
              <wp:simplePos x="0" y="0"/>
              <wp:positionH relativeFrom="column">
                <wp:posOffset>1343660</wp:posOffset>
              </wp:positionH>
              <wp:positionV relativeFrom="paragraph">
                <wp:posOffset>-14605</wp:posOffset>
              </wp:positionV>
              <wp:extent cx="5400040" cy="17780"/>
              <wp:effectExtent l="0" t="0" r="0" b="127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4F5150"/>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105.8pt;margin-top:-1.15pt;width:425.2pt;height: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" fillcolor="#4f5150" stroked="f" strokecolor="#4a7ebb" strokeweight="1.5pt">
              <v:shadow opacity="22938f" offset="0"/>
              <v:textbox inset=",7.2pt,,7.2p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1A6"/>
    <w:multiLevelType w:val="hybridMultilevel"/>
    <w:tmpl w:val="7A324E0E"/>
    <w:lvl w:ilvl="0" w:tplc="B394D6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7742F9B"/>
    <w:multiLevelType w:val="hybridMultilevel"/>
    <w:tmpl w:val="FCC262F2"/>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EA18E0"/>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9C16EB9"/>
    <w:multiLevelType w:val="hybridMultilevel"/>
    <w:tmpl w:val="3F2E28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F1271C"/>
    <w:multiLevelType w:val="multilevel"/>
    <w:tmpl w:val="1A2C5F6A"/>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8E2A23"/>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1A17F32"/>
    <w:multiLevelType w:val="hybridMultilevel"/>
    <w:tmpl w:val="3F2E28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57C7B02"/>
    <w:multiLevelType w:val="hybridMultilevel"/>
    <w:tmpl w:val="8E52757E"/>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BDF78B2"/>
    <w:multiLevelType w:val="hybridMultilevel"/>
    <w:tmpl w:val="924AB7A8"/>
    <w:lvl w:ilvl="0" w:tplc="7EA856D4">
      <w:start w:val="100"/>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04E0739"/>
    <w:multiLevelType w:val="hybridMultilevel"/>
    <w:tmpl w:val="84F6374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238E34CD"/>
    <w:multiLevelType w:val="hybridMultilevel"/>
    <w:tmpl w:val="D8663B0C"/>
    <w:lvl w:ilvl="0" w:tplc="EFA6663E">
      <w:start w:val="2"/>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64E8B828">
      <w:start w:val="5"/>
      <w:numFmt w:val="decimal"/>
      <w:lvlText w:val="%4"/>
      <w:lvlJc w:val="left"/>
      <w:pPr>
        <w:ind w:left="2880" w:hanging="360"/>
      </w:pPr>
      <w:rPr>
        <w:rFonts w:hint="default"/>
      </w:rPr>
    </w:lvl>
    <w:lvl w:ilvl="4" w:tplc="833CF628">
      <w:start w:val="1"/>
      <w:numFmt w:val="lowerLetter"/>
      <w:lvlText w:val="%5)"/>
      <w:lvlJc w:val="left"/>
      <w:pPr>
        <w:ind w:left="433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226611"/>
    <w:multiLevelType w:val="multilevel"/>
    <w:tmpl w:val="C19402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1746236"/>
    <w:multiLevelType w:val="hybridMultilevel"/>
    <w:tmpl w:val="ECE23594"/>
    <w:lvl w:ilvl="0" w:tplc="EA14C7A0">
      <w:start w:val="1"/>
      <w:numFmt w:val="lowerLetter"/>
      <w:lvlText w:val="%1)"/>
      <w:lvlJc w:val="left"/>
      <w:pPr>
        <w:ind w:left="720" w:hanging="360"/>
      </w:pPr>
      <w:rPr>
        <w:rFonts w:asciiTheme="minorHAnsi" w:eastAsia="Calibri" w:hAnsiTheme="minorHAnsi"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2D960A1"/>
    <w:multiLevelType w:val="hybridMultilevel"/>
    <w:tmpl w:val="8A4020EA"/>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333652EA"/>
    <w:multiLevelType w:val="hybridMultilevel"/>
    <w:tmpl w:val="239ECA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4247CE2"/>
    <w:multiLevelType w:val="hybridMultilevel"/>
    <w:tmpl w:val="11E2669C"/>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E7AA1AC8">
      <w:start w:val="1"/>
      <w:numFmt w:val="upp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6D64ED"/>
    <w:multiLevelType w:val="hybridMultilevel"/>
    <w:tmpl w:val="727203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A504304"/>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B6B4580"/>
    <w:multiLevelType w:val="hybridMultilevel"/>
    <w:tmpl w:val="878A27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D3714D5"/>
    <w:multiLevelType w:val="hybridMultilevel"/>
    <w:tmpl w:val="7A324E0E"/>
    <w:lvl w:ilvl="0" w:tplc="B394D6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F5A1379"/>
    <w:multiLevelType w:val="hybridMultilevel"/>
    <w:tmpl w:val="596E3964"/>
    <w:lvl w:ilvl="0" w:tplc="1708FD06">
      <w:start w:val="1"/>
      <w:numFmt w:val="lowerLetter"/>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nsid w:val="3FEF72E4"/>
    <w:multiLevelType w:val="hybridMultilevel"/>
    <w:tmpl w:val="E4645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2E74727"/>
    <w:multiLevelType w:val="multilevel"/>
    <w:tmpl w:val="BFD4B9C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5F8772E"/>
    <w:multiLevelType w:val="hybridMultilevel"/>
    <w:tmpl w:val="461AB4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7D171AB"/>
    <w:multiLevelType w:val="hybridMultilevel"/>
    <w:tmpl w:val="08E47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A7939A6"/>
    <w:multiLevelType w:val="hybridMultilevel"/>
    <w:tmpl w:val="140E9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08B2D7D"/>
    <w:multiLevelType w:val="hybridMultilevel"/>
    <w:tmpl w:val="EE0E3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3732C01"/>
    <w:multiLevelType w:val="multilevel"/>
    <w:tmpl w:val="BFD4B9C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54173F50"/>
    <w:multiLevelType w:val="hybridMultilevel"/>
    <w:tmpl w:val="88D86554"/>
    <w:lvl w:ilvl="0" w:tplc="B8C6FA1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54B163C3"/>
    <w:multiLevelType w:val="hybridMultilevel"/>
    <w:tmpl w:val="D7EE4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B952EC7"/>
    <w:multiLevelType w:val="hybridMultilevel"/>
    <w:tmpl w:val="DF402994"/>
    <w:lvl w:ilvl="0" w:tplc="88083AD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5F632288"/>
    <w:multiLevelType w:val="hybridMultilevel"/>
    <w:tmpl w:val="8F949A7A"/>
    <w:lvl w:ilvl="0" w:tplc="69BA7074">
      <w:start w:val="500"/>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05B4AB1"/>
    <w:multiLevelType w:val="hybridMultilevel"/>
    <w:tmpl w:val="54D6F8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26050EE"/>
    <w:multiLevelType w:val="multilevel"/>
    <w:tmpl w:val="182EEC54"/>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3CB2E16"/>
    <w:multiLevelType w:val="hybridMultilevel"/>
    <w:tmpl w:val="8E1E8BB2"/>
    <w:lvl w:ilvl="0" w:tplc="88083AD2">
      <w:start w:val="1"/>
      <w:numFmt w:val="lowerRoman"/>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6A7E401F"/>
    <w:multiLevelType w:val="hybridMultilevel"/>
    <w:tmpl w:val="10D40384"/>
    <w:lvl w:ilvl="0" w:tplc="47C834DA">
      <w:start w:val="500"/>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nsid w:val="6E810AC1"/>
    <w:multiLevelType w:val="multilevel"/>
    <w:tmpl w:val="6C9285D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22D078D"/>
    <w:multiLevelType w:val="hybridMultilevel"/>
    <w:tmpl w:val="9F6A2216"/>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8">
    <w:nsid w:val="7FF23717"/>
    <w:multiLevelType w:val="hybridMultilevel"/>
    <w:tmpl w:val="F1665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6"/>
  </w:num>
  <w:num w:numId="3">
    <w:abstractNumId w:val="25"/>
  </w:num>
  <w:num w:numId="4">
    <w:abstractNumId w:val="0"/>
  </w:num>
  <w:num w:numId="5">
    <w:abstractNumId w:val="3"/>
  </w:num>
  <w:num w:numId="6">
    <w:abstractNumId w:val="26"/>
  </w:num>
  <w:num w:numId="7">
    <w:abstractNumId w:val="15"/>
  </w:num>
  <w:num w:numId="8">
    <w:abstractNumId w:val="9"/>
  </w:num>
  <w:num w:numId="9">
    <w:abstractNumId w:val="7"/>
  </w:num>
  <w:num w:numId="10">
    <w:abstractNumId w:val="11"/>
  </w:num>
  <w:num w:numId="11">
    <w:abstractNumId w:val="14"/>
  </w:num>
  <w:num w:numId="12">
    <w:abstractNumId w:val="21"/>
  </w:num>
  <w:num w:numId="13">
    <w:abstractNumId w:val="30"/>
  </w:num>
  <w:num w:numId="14">
    <w:abstractNumId w:val="34"/>
  </w:num>
  <w:num w:numId="15">
    <w:abstractNumId w:val="10"/>
  </w:num>
  <w:num w:numId="16">
    <w:abstractNumId w:val="8"/>
  </w:num>
  <w:num w:numId="17">
    <w:abstractNumId w:val="31"/>
  </w:num>
  <w:num w:numId="18">
    <w:abstractNumId w:val="35"/>
  </w:num>
  <w:num w:numId="19">
    <w:abstractNumId w:val="27"/>
  </w:num>
  <w:num w:numId="20">
    <w:abstractNumId w:val="1"/>
  </w:num>
  <w:num w:numId="21">
    <w:abstractNumId w:val="20"/>
  </w:num>
  <w:num w:numId="22">
    <w:abstractNumId w:val="12"/>
  </w:num>
  <w:num w:numId="23">
    <w:abstractNumId w:val="36"/>
  </w:num>
  <w:num w:numId="24">
    <w:abstractNumId w:val="4"/>
  </w:num>
  <w:num w:numId="25">
    <w:abstractNumId w:val="17"/>
  </w:num>
  <w:num w:numId="26">
    <w:abstractNumId w:val="5"/>
  </w:num>
  <w:num w:numId="27">
    <w:abstractNumId w:val="2"/>
  </w:num>
  <w:num w:numId="28">
    <w:abstractNumId w:val="33"/>
  </w:num>
  <w:num w:numId="29">
    <w:abstractNumId w:val="13"/>
  </w:num>
  <w:num w:numId="30">
    <w:abstractNumId w:val="22"/>
  </w:num>
  <w:num w:numId="31">
    <w:abstractNumId w:val="23"/>
  </w:num>
  <w:num w:numId="32">
    <w:abstractNumId w:val="29"/>
  </w:num>
  <w:num w:numId="33">
    <w:abstractNumId w:val="16"/>
  </w:num>
  <w:num w:numId="34">
    <w:abstractNumId w:val="38"/>
  </w:num>
  <w:num w:numId="35">
    <w:abstractNumId w:val="32"/>
  </w:num>
  <w:num w:numId="36">
    <w:abstractNumId w:val="18"/>
  </w:num>
  <w:num w:numId="37">
    <w:abstractNumId w:val="28"/>
  </w:num>
  <w:num w:numId="38">
    <w:abstractNumId w:val="37"/>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154"/>
    <w:rsid w:val="00032E64"/>
    <w:rsid w:val="000661BB"/>
    <w:rsid w:val="000B2BA5"/>
    <w:rsid w:val="000B5C2D"/>
    <w:rsid w:val="000E19AD"/>
    <w:rsid w:val="000E55C9"/>
    <w:rsid w:val="000F097A"/>
    <w:rsid w:val="000F410E"/>
    <w:rsid w:val="000F78E5"/>
    <w:rsid w:val="00100EAD"/>
    <w:rsid w:val="00101147"/>
    <w:rsid w:val="00112852"/>
    <w:rsid w:val="00116762"/>
    <w:rsid w:val="001369A1"/>
    <w:rsid w:val="00156C88"/>
    <w:rsid w:val="001901C1"/>
    <w:rsid w:val="001B2B42"/>
    <w:rsid w:val="001C3668"/>
    <w:rsid w:val="001E2911"/>
    <w:rsid w:val="001F0B5E"/>
    <w:rsid w:val="00222F8F"/>
    <w:rsid w:val="00236920"/>
    <w:rsid w:val="002523C6"/>
    <w:rsid w:val="00253E6F"/>
    <w:rsid w:val="0027001E"/>
    <w:rsid w:val="002712E0"/>
    <w:rsid w:val="002A0F46"/>
    <w:rsid w:val="002A1A41"/>
    <w:rsid w:val="002B2E57"/>
    <w:rsid w:val="002C2ABC"/>
    <w:rsid w:val="002C5CC8"/>
    <w:rsid w:val="002D03CB"/>
    <w:rsid w:val="002E52C8"/>
    <w:rsid w:val="003014A3"/>
    <w:rsid w:val="00306D88"/>
    <w:rsid w:val="00321E46"/>
    <w:rsid w:val="00324BD7"/>
    <w:rsid w:val="003256A2"/>
    <w:rsid w:val="003257A4"/>
    <w:rsid w:val="003405E7"/>
    <w:rsid w:val="00355DC2"/>
    <w:rsid w:val="0037061C"/>
    <w:rsid w:val="00370D30"/>
    <w:rsid w:val="00377F6E"/>
    <w:rsid w:val="003A5B95"/>
    <w:rsid w:val="003B6DFB"/>
    <w:rsid w:val="003D4E74"/>
    <w:rsid w:val="003D7909"/>
    <w:rsid w:val="004009AD"/>
    <w:rsid w:val="004061F7"/>
    <w:rsid w:val="00406526"/>
    <w:rsid w:val="00410047"/>
    <w:rsid w:val="004316A7"/>
    <w:rsid w:val="00434C10"/>
    <w:rsid w:val="00444EE0"/>
    <w:rsid w:val="00445D65"/>
    <w:rsid w:val="004525DF"/>
    <w:rsid w:val="0049186D"/>
    <w:rsid w:val="00493EB9"/>
    <w:rsid w:val="004A65D9"/>
    <w:rsid w:val="004C265B"/>
    <w:rsid w:val="004C2B0F"/>
    <w:rsid w:val="004F0AF2"/>
    <w:rsid w:val="005005C9"/>
    <w:rsid w:val="00506974"/>
    <w:rsid w:val="005163FC"/>
    <w:rsid w:val="005239EC"/>
    <w:rsid w:val="00525496"/>
    <w:rsid w:val="005366F3"/>
    <w:rsid w:val="00536E3C"/>
    <w:rsid w:val="00536F4C"/>
    <w:rsid w:val="005372CE"/>
    <w:rsid w:val="0054313B"/>
    <w:rsid w:val="00546B9B"/>
    <w:rsid w:val="00546CA3"/>
    <w:rsid w:val="00564EE0"/>
    <w:rsid w:val="00565078"/>
    <w:rsid w:val="00565216"/>
    <w:rsid w:val="00571EAD"/>
    <w:rsid w:val="0057440C"/>
    <w:rsid w:val="00595233"/>
    <w:rsid w:val="005A1F4B"/>
    <w:rsid w:val="005B1F89"/>
    <w:rsid w:val="005D2FA6"/>
    <w:rsid w:val="005D3FC5"/>
    <w:rsid w:val="005E2107"/>
    <w:rsid w:val="005E72A8"/>
    <w:rsid w:val="00602154"/>
    <w:rsid w:val="006216EE"/>
    <w:rsid w:val="00656DB2"/>
    <w:rsid w:val="006608A4"/>
    <w:rsid w:val="00662D95"/>
    <w:rsid w:val="00677A12"/>
    <w:rsid w:val="00690645"/>
    <w:rsid w:val="006A7D29"/>
    <w:rsid w:val="007349D1"/>
    <w:rsid w:val="00744A5B"/>
    <w:rsid w:val="00786B50"/>
    <w:rsid w:val="00787DDD"/>
    <w:rsid w:val="007A11B8"/>
    <w:rsid w:val="007A1E25"/>
    <w:rsid w:val="007B11F5"/>
    <w:rsid w:val="007B37C0"/>
    <w:rsid w:val="007D0349"/>
    <w:rsid w:val="007D14D8"/>
    <w:rsid w:val="007D53F7"/>
    <w:rsid w:val="00804DCC"/>
    <w:rsid w:val="008339DB"/>
    <w:rsid w:val="008424E8"/>
    <w:rsid w:val="00843577"/>
    <w:rsid w:val="0084566F"/>
    <w:rsid w:val="00866D3C"/>
    <w:rsid w:val="00893AB0"/>
    <w:rsid w:val="00894426"/>
    <w:rsid w:val="00894979"/>
    <w:rsid w:val="008C2578"/>
    <w:rsid w:val="008C3AB0"/>
    <w:rsid w:val="008D30F2"/>
    <w:rsid w:val="008E5979"/>
    <w:rsid w:val="00910DE9"/>
    <w:rsid w:val="009115DB"/>
    <w:rsid w:val="009118D9"/>
    <w:rsid w:val="00914784"/>
    <w:rsid w:val="00925CF6"/>
    <w:rsid w:val="00937337"/>
    <w:rsid w:val="009452B9"/>
    <w:rsid w:val="00954250"/>
    <w:rsid w:val="00955E3F"/>
    <w:rsid w:val="009848E6"/>
    <w:rsid w:val="00996B58"/>
    <w:rsid w:val="009A47B2"/>
    <w:rsid w:val="009B646D"/>
    <w:rsid w:val="009F784E"/>
    <w:rsid w:val="00A0221D"/>
    <w:rsid w:val="00A1018D"/>
    <w:rsid w:val="00A12F1F"/>
    <w:rsid w:val="00A17689"/>
    <w:rsid w:val="00A41486"/>
    <w:rsid w:val="00A42940"/>
    <w:rsid w:val="00A61445"/>
    <w:rsid w:val="00A65E15"/>
    <w:rsid w:val="00A67AF8"/>
    <w:rsid w:val="00A70CC6"/>
    <w:rsid w:val="00A741CD"/>
    <w:rsid w:val="00A750FA"/>
    <w:rsid w:val="00A8559D"/>
    <w:rsid w:val="00AA57BC"/>
    <w:rsid w:val="00AB18AB"/>
    <w:rsid w:val="00AB5C7A"/>
    <w:rsid w:val="00AC2257"/>
    <w:rsid w:val="00AD7154"/>
    <w:rsid w:val="00B216B6"/>
    <w:rsid w:val="00B2195D"/>
    <w:rsid w:val="00B3772C"/>
    <w:rsid w:val="00B42412"/>
    <w:rsid w:val="00B454C8"/>
    <w:rsid w:val="00B47894"/>
    <w:rsid w:val="00B61B99"/>
    <w:rsid w:val="00B62F8C"/>
    <w:rsid w:val="00B62FAE"/>
    <w:rsid w:val="00B71B6E"/>
    <w:rsid w:val="00B76EDD"/>
    <w:rsid w:val="00B85541"/>
    <w:rsid w:val="00B95D85"/>
    <w:rsid w:val="00BB2743"/>
    <w:rsid w:val="00BC1BBE"/>
    <w:rsid w:val="00BC4BF0"/>
    <w:rsid w:val="00BD5B0B"/>
    <w:rsid w:val="00BD7D8A"/>
    <w:rsid w:val="00BE7F80"/>
    <w:rsid w:val="00C21411"/>
    <w:rsid w:val="00C471A1"/>
    <w:rsid w:val="00C77CD9"/>
    <w:rsid w:val="00C96BD5"/>
    <w:rsid w:val="00CB71D4"/>
    <w:rsid w:val="00CC23C0"/>
    <w:rsid w:val="00CC7692"/>
    <w:rsid w:val="00CD1E75"/>
    <w:rsid w:val="00CD4C69"/>
    <w:rsid w:val="00CD6FB2"/>
    <w:rsid w:val="00CD7F47"/>
    <w:rsid w:val="00D05D6C"/>
    <w:rsid w:val="00D34EF0"/>
    <w:rsid w:val="00D3630F"/>
    <w:rsid w:val="00D5318A"/>
    <w:rsid w:val="00D534DE"/>
    <w:rsid w:val="00D64A8D"/>
    <w:rsid w:val="00D77F4A"/>
    <w:rsid w:val="00D82647"/>
    <w:rsid w:val="00D8436F"/>
    <w:rsid w:val="00DA46DE"/>
    <w:rsid w:val="00DA51C5"/>
    <w:rsid w:val="00DC2EC9"/>
    <w:rsid w:val="00DD0A1F"/>
    <w:rsid w:val="00DD5213"/>
    <w:rsid w:val="00DD58EA"/>
    <w:rsid w:val="00DF776C"/>
    <w:rsid w:val="00E150DA"/>
    <w:rsid w:val="00E23A11"/>
    <w:rsid w:val="00E36760"/>
    <w:rsid w:val="00E47229"/>
    <w:rsid w:val="00E4790D"/>
    <w:rsid w:val="00E76578"/>
    <w:rsid w:val="00E87460"/>
    <w:rsid w:val="00EC2E0A"/>
    <w:rsid w:val="00EC336F"/>
    <w:rsid w:val="00EC4485"/>
    <w:rsid w:val="00F02175"/>
    <w:rsid w:val="00F42BF5"/>
    <w:rsid w:val="00F77634"/>
    <w:rsid w:val="00F81E0A"/>
    <w:rsid w:val="00F973C5"/>
    <w:rsid w:val="00FA2759"/>
    <w:rsid w:val="00FA6BAD"/>
    <w:rsid w:val="00FC7906"/>
    <w:rsid w:val="00FD0D52"/>
    <w:rsid w:val="00FD4391"/>
    <w:rsid w:val="00FF4714"/>
    <w:rsid w:val="00FF6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154"/>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02154"/>
    <w:pPr>
      <w:keepNext/>
      <w:spacing w:after="60"/>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6021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15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154"/>
    <w:rPr>
      <w:rFonts w:ascii="Times New Roman" w:eastAsiaTheme="majorEastAsia" w:hAnsi="Times New Roman" w:cstheme="majorBidi"/>
      <w:b/>
      <w:bCs/>
      <w:kern w:val="32"/>
      <w:sz w:val="28"/>
      <w:szCs w:val="32"/>
    </w:rPr>
  </w:style>
  <w:style w:type="paragraph" w:styleId="Header">
    <w:name w:val="header"/>
    <w:basedOn w:val="Normal"/>
    <w:link w:val="HeaderChar"/>
    <w:unhideWhenUsed/>
    <w:rsid w:val="00602154"/>
    <w:pPr>
      <w:tabs>
        <w:tab w:val="center" w:pos="4320"/>
        <w:tab w:val="right" w:pos="8640"/>
      </w:tabs>
    </w:pPr>
  </w:style>
  <w:style w:type="character" w:customStyle="1" w:styleId="HeaderChar">
    <w:name w:val="Header Char"/>
    <w:basedOn w:val="DefaultParagraphFont"/>
    <w:link w:val="Header"/>
    <w:rsid w:val="00602154"/>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02154"/>
    <w:pPr>
      <w:tabs>
        <w:tab w:val="center" w:pos="4320"/>
        <w:tab w:val="right" w:pos="8640"/>
      </w:tabs>
    </w:pPr>
  </w:style>
  <w:style w:type="character" w:customStyle="1" w:styleId="FooterChar">
    <w:name w:val="Footer Char"/>
    <w:basedOn w:val="DefaultParagraphFont"/>
    <w:link w:val="Footer"/>
    <w:uiPriority w:val="99"/>
    <w:rsid w:val="00602154"/>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602154"/>
    <w:pPr>
      <w:spacing w:after="60" w:line="360" w:lineRule="auto"/>
      <w:outlineLvl w:val="0"/>
    </w:pPr>
    <w:rPr>
      <w:rFonts w:eastAsiaTheme="majorEastAsia" w:cstheme="majorBidi"/>
      <w:b/>
      <w:bCs/>
      <w:kern w:val="28"/>
      <w:sz w:val="28"/>
      <w:szCs w:val="32"/>
    </w:rPr>
  </w:style>
  <w:style w:type="character" w:customStyle="1" w:styleId="TitleChar">
    <w:name w:val="Title Char"/>
    <w:basedOn w:val="DefaultParagraphFont"/>
    <w:link w:val="Title"/>
    <w:uiPriority w:val="10"/>
    <w:rsid w:val="00602154"/>
    <w:rPr>
      <w:rFonts w:ascii="Times New Roman" w:eastAsiaTheme="majorEastAsia" w:hAnsi="Times New Roman" w:cstheme="majorBidi"/>
      <w:b/>
      <w:bCs/>
      <w:kern w:val="28"/>
      <w:sz w:val="28"/>
      <w:szCs w:val="32"/>
    </w:rPr>
  </w:style>
  <w:style w:type="character" w:styleId="Hyperlink">
    <w:name w:val="Hyperlink"/>
    <w:uiPriority w:val="99"/>
    <w:rsid w:val="00602154"/>
    <w:rPr>
      <w:color w:val="0000FF"/>
      <w:u w:val="single"/>
    </w:rPr>
  </w:style>
  <w:style w:type="paragraph" w:styleId="TOC1">
    <w:name w:val="toc 1"/>
    <w:basedOn w:val="Normal"/>
    <w:next w:val="Normal"/>
    <w:autoRedefine/>
    <w:uiPriority w:val="39"/>
    <w:rsid w:val="003257A4"/>
    <w:pPr>
      <w:tabs>
        <w:tab w:val="left" w:pos="660"/>
        <w:tab w:val="right" w:leader="dot" w:pos="9053"/>
      </w:tabs>
      <w:spacing w:after="200" w:line="276" w:lineRule="auto"/>
    </w:pPr>
    <w:rPr>
      <w:sz w:val="24"/>
    </w:rPr>
  </w:style>
  <w:style w:type="paragraph" w:styleId="ListParagraph">
    <w:name w:val="List Paragraph"/>
    <w:basedOn w:val="Normal"/>
    <w:uiPriority w:val="34"/>
    <w:qFormat/>
    <w:rsid w:val="00602154"/>
    <w:pPr>
      <w:spacing w:after="200" w:line="276" w:lineRule="auto"/>
      <w:ind w:left="720"/>
      <w:contextualSpacing/>
    </w:pPr>
    <w:rPr>
      <w:rFonts w:ascii="Calibri" w:eastAsia="Calibri" w:hAnsi="Calibri"/>
      <w:sz w:val="22"/>
      <w:szCs w:val="22"/>
      <w:lang w:val="en-IN"/>
    </w:rPr>
  </w:style>
  <w:style w:type="paragraph" w:styleId="TOCHeading">
    <w:name w:val="TOC Heading"/>
    <w:basedOn w:val="Heading1"/>
    <w:next w:val="Normal"/>
    <w:uiPriority w:val="39"/>
    <w:unhideWhenUsed/>
    <w:qFormat/>
    <w:rsid w:val="00602154"/>
    <w:pPr>
      <w:keepLines/>
      <w:spacing w:before="480" w:after="0" w:line="276" w:lineRule="auto"/>
      <w:outlineLvl w:val="9"/>
    </w:pPr>
    <w:rPr>
      <w:rFonts w:asciiTheme="majorHAnsi" w:hAnsiTheme="majorHAnsi"/>
      <w:color w:val="365F91" w:themeColor="accent1" w:themeShade="BF"/>
      <w:kern w:val="0"/>
      <w:szCs w:val="28"/>
      <w:lang w:eastAsia="ja-JP"/>
    </w:rPr>
  </w:style>
  <w:style w:type="paragraph" w:styleId="NoSpacing">
    <w:name w:val="No Spacing"/>
    <w:link w:val="NoSpacingChar"/>
    <w:uiPriority w:val="1"/>
    <w:qFormat/>
    <w:rsid w:val="00602154"/>
    <w:rPr>
      <w:rFonts w:eastAsiaTheme="minorEastAsia"/>
      <w:lang w:eastAsia="ja-JP"/>
    </w:rPr>
  </w:style>
  <w:style w:type="character" w:customStyle="1" w:styleId="NoSpacingChar">
    <w:name w:val="No Spacing Char"/>
    <w:basedOn w:val="DefaultParagraphFont"/>
    <w:link w:val="NoSpacing"/>
    <w:uiPriority w:val="1"/>
    <w:rsid w:val="00602154"/>
    <w:rPr>
      <w:rFonts w:eastAsiaTheme="minorEastAsia"/>
      <w:lang w:eastAsia="ja-JP"/>
    </w:rPr>
  </w:style>
  <w:style w:type="paragraph" w:styleId="BalloonText">
    <w:name w:val="Balloon Text"/>
    <w:basedOn w:val="Normal"/>
    <w:link w:val="BalloonTextChar"/>
    <w:uiPriority w:val="99"/>
    <w:semiHidden/>
    <w:unhideWhenUsed/>
    <w:rsid w:val="00602154"/>
    <w:rPr>
      <w:rFonts w:ascii="Tahoma" w:hAnsi="Tahoma" w:cs="Tahoma"/>
      <w:sz w:val="16"/>
      <w:szCs w:val="16"/>
    </w:rPr>
  </w:style>
  <w:style w:type="character" w:customStyle="1" w:styleId="BalloonTextChar">
    <w:name w:val="Balloon Text Char"/>
    <w:basedOn w:val="DefaultParagraphFont"/>
    <w:link w:val="BalloonText"/>
    <w:uiPriority w:val="99"/>
    <w:semiHidden/>
    <w:rsid w:val="00602154"/>
    <w:rPr>
      <w:rFonts w:ascii="Tahoma" w:eastAsia="Times New Roman" w:hAnsi="Tahoma" w:cs="Tahoma"/>
      <w:sz w:val="16"/>
      <w:szCs w:val="16"/>
    </w:rPr>
  </w:style>
  <w:style w:type="character" w:customStyle="1" w:styleId="Heading2Char">
    <w:name w:val="Heading 2 Char"/>
    <w:basedOn w:val="DefaultParagraphFont"/>
    <w:link w:val="Heading2"/>
    <w:uiPriority w:val="9"/>
    <w:rsid w:val="006021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154"/>
    <w:rPr>
      <w:rFonts w:asciiTheme="majorHAnsi" w:eastAsiaTheme="majorEastAsia" w:hAnsiTheme="majorHAnsi" w:cstheme="majorBidi"/>
      <w:b/>
      <w:bCs/>
      <w:color w:val="4F81BD" w:themeColor="accent1"/>
      <w:sz w:val="20"/>
      <w:szCs w:val="20"/>
    </w:rPr>
  </w:style>
  <w:style w:type="paragraph" w:styleId="TOC2">
    <w:name w:val="toc 2"/>
    <w:basedOn w:val="Normal"/>
    <w:next w:val="Normal"/>
    <w:autoRedefine/>
    <w:uiPriority w:val="39"/>
    <w:unhideWhenUsed/>
    <w:rsid w:val="00602154"/>
    <w:pPr>
      <w:spacing w:after="100"/>
      <w:ind w:left="200"/>
    </w:pPr>
  </w:style>
  <w:style w:type="paragraph" w:styleId="TOC3">
    <w:name w:val="toc 3"/>
    <w:basedOn w:val="Normal"/>
    <w:next w:val="Normal"/>
    <w:autoRedefine/>
    <w:uiPriority w:val="39"/>
    <w:unhideWhenUsed/>
    <w:rsid w:val="00602154"/>
    <w:pPr>
      <w:spacing w:after="100"/>
      <w:ind w:left="400"/>
    </w:pPr>
  </w:style>
  <w:style w:type="table" w:styleId="TableGrid">
    <w:name w:val="Table Grid"/>
    <w:basedOn w:val="TableNormal"/>
    <w:uiPriority w:val="59"/>
    <w:rsid w:val="00B42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154"/>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02154"/>
    <w:pPr>
      <w:keepNext/>
      <w:spacing w:after="60"/>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6021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15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154"/>
    <w:rPr>
      <w:rFonts w:ascii="Times New Roman" w:eastAsiaTheme="majorEastAsia" w:hAnsi="Times New Roman" w:cstheme="majorBidi"/>
      <w:b/>
      <w:bCs/>
      <w:kern w:val="32"/>
      <w:sz w:val="28"/>
      <w:szCs w:val="32"/>
    </w:rPr>
  </w:style>
  <w:style w:type="paragraph" w:styleId="Header">
    <w:name w:val="header"/>
    <w:basedOn w:val="Normal"/>
    <w:link w:val="HeaderChar"/>
    <w:unhideWhenUsed/>
    <w:rsid w:val="00602154"/>
    <w:pPr>
      <w:tabs>
        <w:tab w:val="center" w:pos="4320"/>
        <w:tab w:val="right" w:pos="8640"/>
      </w:tabs>
    </w:pPr>
  </w:style>
  <w:style w:type="character" w:customStyle="1" w:styleId="HeaderChar">
    <w:name w:val="Header Char"/>
    <w:basedOn w:val="DefaultParagraphFont"/>
    <w:link w:val="Header"/>
    <w:rsid w:val="00602154"/>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02154"/>
    <w:pPr>
      <w:tabs>
        <w:tab w:val="center" w:pos="4320"/>
        <w:tab w:val="right" w:pos="8640"/>
      </w:tabs>
    </w:pPr>
  </w:style>
  <w:style w:type="character" w:customStyle="1" w:styleId="FooterChar">
    <w:name w:val="Footer Char"/>
    <w:basedOn w:val="DefaultParagraphFont"/>
    <w:link w:val="Footer"/>
    <w:uiPriority w:val="99"/>
    <w:rsid w:val="00602154"/>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602154"/>
    <w:pPr>
      <w:spacing w:after="60" w:line="360" w:lineRule="auto"/>
      <w:outlineLvl w:val="0"/>
    </w:pPr>
    <w:rPr>
      <w:rFonts w:eastAsiaTheme="majorEastAsia" w:cstheme="majorBidi"/>
      <w:b/>
      <w:bCs/>
      <w:kern w:val="28"/>
      <w:sz w:val="28"/>
      <w:szCs w:val="32"/>
    </w:rPr>
  </w:style>
  <w:style w:type="character" w:customStyle="1" w:styleId="TitleChar">
    <w:name w:val="Title Char"/>
    <w:basedOn w:val="DefaultParagraphFont"/>
    <w:link w:val="Title"/>
    <w:uiPriority w:val="10"/>
    <w:rsid w:val="00602154"/>
    <w:rPr>
      <w:rFonts w:ascii="Times New Roman" w:eastAsiaTheme="majorEastAsia" w:hAnsi="Times New Roman" w:cstheme="majorBidi"/>
      <w:b/>
      <w:bCs/>
      <w:kern w:val="28"/>
      <w:sz w:val="28"/>
      <w:szCs w:val="32"/>
    </w:rPr>
  </w:style>
  <w:style w:type="character" w:styleId="Hyperlink">
    <w:name w:val="Hyperlink"/>
    <w:uiPriority w:val="99"/>
    <w:rsid w:val="00602154"/>
    <w:rPr>
      <w:color w:val="0000FF"/>
      <w:u w:val="single"/>
    </w:rPr>
  </w:style>
  <w:style w:type="paragraph" w:styleId="TOC1">
    <w:name w:val="toc 1"/>
    <w:basedOn w:val="Normal"/>
    <w:next w:val="Normal"/>
    <w:autoRedefine/>
    <w:uiPriority w:val="39"/>
    <w:rsid w:val="003257A4"/>
    <w:pPr>
      <w:tabs>
        <w:tab w:val="left" w:pos="660"/>
        <w:tab w:val="right" w:leader="dot" w:pos="9053"/>
      </w:tabs>
      <w:spacing w:after="200" w:line="276" w:lineRule="auto"/>
    </w:pPr>
    <w:rPr>
      <w:sz w:val="24"/>
    </w:rPr>
  </w:style>
  <w:style w:type="paragraph" w:styleId="ListParagraph">
    <w:name w:val="List Paragraph"/>
    <w:basedOn w:val="Normal"/>
    <w:uiPriority w:val="34"/>
    <w:qFormat/>
    <w:rsid w:val="00602154"/>
    <w:pPr>
      <w:spacing w:after="200" w:line="276" w:lineRule="auto"/>
      <w:ind w:left="720"/>
      <w:contextualSpacing/>
    </w:pPr>
    <w:rPr>
      <w:rFonts w:ascii="Calibri" w:eastAsia="Calibri" w:hAnsi="Calibri"/>
      <w:sz w:val="22"/>
      <w:szCs w:val="22"/>
      <w:lang w:val="en-IN"/>
    </w:rPr>
  </w:style>
  <w:style w:type="paragraph" w:styleId="TOCHeading">
    <w:name w:val="TOC Heading"/>
    <w:basedOn w:val="Heading1"/>
    <w:next w:val="Normal"/>
    <w:uiPriority w:val="39"/>
    <w:unhideWhenUsed/>
    <w:qFormat/>
    <w:rsid w:val="00602154"/>
    <w:pPr>
      <w:keepLines/>
      <w:spacing w:before="480" w:after="0" w:line="276" w:lineRule="auto"/>
      <w:outlineLvl w:val="9"/>
    </w:pPr>
    <w:rPr>
      <w:rFonts w:asciiTheme="majorHAnsi" w:hAnsiTheme="majorHAnsi"/>
      <w:color w:val="365F91" w:themeColor="accent1" w:themeShade="BF"/>
      <w:kern w:val="0"/>
      <w:szCs w:val="28"/>
      <w:lang w:eastAsia="ja-JP"/>
    </w:rPr>
  </w:style>
  <w:style w:type="paragraph" w:styleId="NoSpacing">
    <w:name w:val="No Spacing"/>
    <w:link w:val="NoSpacingChar"/>
    <w:uiPriority w:val="1"/>
    <w:qFormat/>
    <w:rsid w:val="00602154"/>
    <w:rPr>
      <w:rFonts w:eastAsiaTheme="minorEastAsia"/>
      <w:lang w:eastAsia="ja-JP"/>
    </w:rPr>
  </w:style>
  <w:style w:type="character" w:customStyle="1" w:styleId="NoSpacingChar">
    <w:name w:val="No Spacing Char"/>
    <w:basedOn w:val="DefaultParagraphFont"/>
    <w:link w:val="NoSpacing"/>
    <w:uiPriority w:val="1"/>
    <w:rsid w:val="00602154"/>
    <w:rPr>
      <w:rFonts w:eastAsiaTheme="minorEastAsia"/>
      <w:lang w:eastAsia="ja-JP"/>
    </w:rPr>
  </w:style>
  <w:style w:type="paragraph" w:styleId="BalloonText">
    <w:name w:val="Balloon Text"/>
    <w:basedOn w:val="Normal"/>
    <w:link w:val="BalloonTextChar"/>
    <w:uiPriority w:val="99"/>
    <w:semiHidden/>
    <w:unhideWhenUsed/>
    <w:rsid w:val="00602154"/>
    <w:rPr>
      <w:rFonts w:ascii="Tahoma" w:hAnsi="Tahoma" w:cs="Tahoma"/>
      <w:sz w:val="16"/>
      <w:szCs w:val="16"/>
    </w:rPr>
  </w:style>
  <w:style w:type="character" w:customStyle="1" w:styleId="BalloonTextChar">
    <w:name w:val="Balloon Text Char"/>
    <w:basedOn w:val="DefaultParagraphFont"/>
    <w:link w:val="BalloonText"/>
    <w:uiPriority w:val="99"/>
    <w:semiHidden/>
    <w:rsid w:val="00602154"/>
    <w:rPr>
      <w:rFonts w:ascii="Tahoma" w:eastAsia="Times New Roman" w:hAnsi="Tahoma" w:cs="Tahoma"/>
      <w:sz w:val="16"/>
      <w:szCs w:val="16"/>
    </w:rPr>
  </w:style>
  <w:style w:type="character" w:customStyle="1" w:styleId="Heading2Char">
    <w:name w:val="Heading 2 Char"/>
    <w:basedOn w:val="DefaultParagraphFont"/>
    <w:link w:val="Heading2"/>
    <w:uiPriority w:val="9"/>
    <w:rsid w:val="006021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154"/>
    <w:rPr>
      <w:rFonts w:asciiTheme="majorHAnsi" w:eastAsiaTheme="majorEastAsia" w:hAnsiTheme="majorHAnsi" w:cstheme="majorBidi"/>
      <w:b/>
      <w:bCs/>
      <w:color w:val="4F81BD" w:themeColor="accent1"/>
      <w:sz w:val="20"/>
      <w:szCs w:val="20"/>
    </w:rPr>
  </w:style>
  <w:style w:type="paragraph" w:styleId="TOC2">
    <w:name w:val="toc 2"/>
    <w:basedOn w:val="Normal"/>
    <w:next w:val="Normal"/>
    <w:autoRedefine/>
    <w:uiPriority w:val="39"/>
    <w:unhideWhenUsed/>
    <w:rsid w:val="00602154"/>
    <w:pPr>
      <w:spacing w:after="100"/>
      <w:ind w:left="200"/>
    </w:pPr>
  </w:style>
  <w:style w:type="paragraph" w:styleId="TOC3">
    <w:name w:val="toc 3"/>
    <w:basedOn w:val="Normal"/>
    <w:next w:val="Normal"/>
    <w:autoRedefine/>
    <w:uiPriority w:val="39"/>
    <w:unhideWhenUsed/>
    <w:rsid w:val="00602154"/>
    <w:pPr>
      <w:spacing w:after="100"/>
      <w:ind w:left="400"/>
    </w:pPr>
  </w:style>
  <w:style w:type="table" w:styleId="TableGrid">
    <w:name w:val="Table Grid"/>
    <w:basedOn w:val="TableNormal"/>
    <w:uiPriority w:val="59"/>
    <w:rsid w:val="00B42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8176">
      <w:bodyDiv w:val="1"/>
      <w:marLeft w:val="0"/>
      <w:marRight w:val="0"/>
      <w:marTop w:val="0"/>
      <w:marBottom w:val="0"/>
      <w:divBdr>
        <w:top w:val="none" w:sz="0" w:space="0" w:color="auto"/>
        <w:left w:val="none" w:sz="0" w:space="0" w:color="auto"/>
        <w:bottom w:val="none" w:sz="0" w:space="0" w:color="auto"/>
        <w:right w:val="none" w:sz="0" w:space="0" w:color="auto"/>
      </w:divBdr>
    </w:div>
    <w:div w:id="31268990">
      <w:bodyDiv w:val="1"/>
      <w:marLeft w:val="0"/>
      <w:marRight w:val="0"/>
      <w:marTop w:val="0"/>
      <w:marBottom w:val="0"/>
      <w:divBdr>
        <w:top w:val="none" w:sz="0" w:space="0" w:color="auto"/>
        <w:left w:val="none" w:sz="0" w:space="0" w:color="auto"/>
        <w:bottom w:val="none" w:sz="0" w:space="0" w:color="auto"/>
        <w:right w:val="none" w:sz="0" w:space="0" w:color="auto"/>
      </w:divBdr>
    </w:div>
    <w:div w:id="38286900">
      <w:bodyDiv w:val="1"/>
      <w:marLeft w:val="0"/>
      <w:marRight w:val="0"/>
      <w:marTop w:val="0"/>
      <w:marBottom w:val="0"/>
      <w:divBdr>
        <w:top w:val="none" w:sz="0" w:space="0" w:color="auto"/>
        <w:left w:val="none" w:sz="0" w:space="0" w:color="auto"/>
        <w:bottom w:val="none" w:sz="0" w:space="0" w:color="auto"/>
        <w:right w:val="none" w:sz="0" w:space="0" w:color="auto"/>
      </w:divBdr>
    </w:div>
    <w:div w:id="73477824">
      <w:bodyDiv w:val="1"/>
      <w:marLeft w:val="0"/>
      <w:marRight w:val="0"/>
      <w:marTop w:val="0"/>
      <w:marBottom w:val="0"/>
      <w:divBdr>
        <w:top w:val="none" w:sz="0" w:space="0" w:color="auto"/>
        <w:left w:val="none" w:sz="0" w:space="0" w:color="auto"/>
        <w:bottom w:val="none" w:sz="0" w:space="0" w:color="auto"/>
        <w:right w:val="none" w:sz="0" w:space="0" w:color="auto"/>
      </w:divBdr>
    </w:div>
    <w:div w:id="94055030">
      <w:bodyDiv w:val="1"/>
      <w:marLeft w:val="0"/>
      <w:marRight w:val="0"/>
      <w:marTop w:val="0"/>
      <w:marBottom w:val="0"/>
      <w:divBdr>
        <w:top w:val="none" w:sz="0" w:space="0" w:color="auto"/>
        <w:left w:val="none" w:sz="0" w:space="0" w:color="auto"/>
        <w:bottom w:val="none" w:sz="0" w:space="0" w:color="auto"/>
        <w:right w:val="none" w:sz="0" w:space="0" w:color="auto"/>
      </w:divBdr>
    </w:div>
    <w:div w:id="100221457">
      <w:bodyDiv w:val="1"/>
      <w:marLeft w:val="0"/>
      <w:marRight w:val="0"/>
      <w:marTop w:val="0"/>
      <w:marBottom w:val="0"/>
      <w:divBdr>
        <w:top w:val="none" w:sz="0" w:space="0" w:color="auto"/>
        <w:left w:val="none" w:sz="0" w:space="0" w:color="auto"/>
        <w:bottom w:val="none" w:sz="0" w:space="0" w:color="auto"/>
        <w:right w:val="none" w:sz="0" w:space="0" w:color="auto"/>
      </w:divBdr>
    </w:div>
    <w:div w:id="249194741">
      <w:bodyDiv w:val="1"/>
      <w:marLeft w:val="0"/>
      <w:marRight w:val="0"/>
      <w:marTop w:val="0"/>
      <w:marBottom w:val="0"/>
      <w:divBdr>
        <w:top w:val="none" w:sz="0" w:space="0" w:color="auto"/>
        <w:left w:val="none" w:sz="0" w:space="0" w:color="auto"/>
        <w:bottom w:val="none" w:sz="0" w:space="0" w:color="auto"/>
        <w:right w:val="none" w:sz="0" w:space="0" w:color="auto"/>
      </w:divBdr>
    </w:div>
    <w:div w:id="390931283">
      <w:bodyDiv w:val="1"/>
      <w:marLeft w:val="0"/>
      <w:marRight w:val="0"/>
      <w:marTop w:val="0"/>
      <w:marBottom w:val="0"/>
      <w:divBdr>
        <w:top w:val="none" w:sz="0" w:space="0" w:color="auto"/>
        <w:left w:val="none" w:sz="0" w:space="0" w:color="auto"/>
        <w:bottom w:val="none" w:sz="0" w:space="0" w:color="auto"/>
        <w:right w:val="none" w:sz="0" w:space="0" w:color="auto"/>
      </w:divBdr>
    </w:div>
    <w:div w:id="530998423">
      <w:bodyDiv w:val="1"/>
      <w:marLeft w:val="0"/>
      <w:marRight w:val="0"/>
      <w:marTop w:val="0"/>
      <w:marBottom w:val="0"/>
      <w:divBdr>
        <w:top w:val="none" w:sz="0" w:space="0" w:color="auto"/>
        <w:left w:val="none" w:sz="0" w:space="0" w:color="auto"/>
        <w:bottom w:val="none" w:sz="0" w:space="0" w:color="auto"/>
        <w:right w:val="none" w:sz="0" w:space="0" w:color="auto"/>
      </w:divBdr>
    </w:div>
    <w:div w:id="828442393">
      <w:bodyDiv w:val="1"/>
      <w:marLeft w:val="0"/>
      <w:marRight w:val="0"/>
      <w:marTop w:val="0"/>
      <w:marBottom w:val="0"/>
      <w:divBdr>
        <w:top w:val="none" w:sz="0" w:space="0" w:color="auto"/>
        <w:left w:val="none" w:sz="0" w:space="0" w:color="auto"/>
        <w:bottom w:val="none" w:sz="0" w:space="0" w:color="auto"/>
        <w:right w:val="none" w:sz="0" w:space="0" w:color="auto"/>
      </w:divBdr>
    </w:div>
    <w:div w:id="875391917">
      <w:bodyDiv w:val="1"/>
      <w:marLeft w:val="0"/>
      <w:marRight w:val="0"/>
      <w:marTop w:val="0"/>
      <w:marBottom w:val="0"/>
      <w:divBdr>
        <w:top w:val="none" w:sz="0" w:space="0" w:color="auto"/>
        <w:left w:val="none" w:sz="0" w:space="0" w:color="auto"/>
        <w:bottom w:val="none" w:sz="0" w:space="0" w:color="auto"/>
        <w:right w:val="none" w:sz="0" w:space="0" w:color="auto"/>
      </w:divBdr>
    </w:div>
    <w:div w:id="1074087035">
      <w:bodyDiv w:val="1"/>
      <w:marLeft w:val="0"/>
      <w:marRight w:val="0"/>
      <w:marTop w:val="0"/>
      <w:marBottom w:val="0"/>
      <w:divBdr>
        <w:top w:val="none" w:sz="0" w:space="0" w:color="auto"/>
        <w:left w:val="none" w:sz="0" w:space="0" w:color="auto"/>
        <w:bottom w:val="none" w:sz="0" w:space="0" w:color="auto"/>
        <w:right w:val="none" w:sz="0" w:space="0" w:color="auto"/>
      </w:divBdr>
    </w:div>
    <w:div w:id="1135877906">
      <w:bodyDiv w:val="1"/>
      <w:marLeft w:val="0"/>
      <w:marRight w:val="0"/>
      <w:marTop w:val="0"/>
      <w:marBottom w:val="0"/>
      <w:divBdr>
        <w:top w:val="none" w:sz="0" w:space="0" w:color="auto"/>
        <w:left w:val="none" w:sz="0" w:space="0" w:color="auto"/>
        <w:bottom w:val="none" w:sz="0" w:space="0" w:color="auto"/>
        <w:right w:val="none" w:sz="0" w:space="0" w:color="auto"/>
      </w:divBdr>
    </w:div>
    <w:div w:id="1352955185">
      <w:bodyDiv w:val="1"/>
      <w:marLeft w:val="0"/>
      <w:marRight w:val="0"/>
      <w:marTop w:val="0"/>
      <w:marBottom w:val="0"/>
      <w:divBdr>
        <w:top w:val="none" w:sz="0" w:space="0" w:color="auto"/>
        <w:left w:val="none" w:sz="0" w:space="0" w:color="auto"/>
        <w:bottom w:val="none" w:sz="0" w:space="0" w:color="auto"/>
        <w:right w:val="none" w:sz="0" w:space="0" w:color="auto"/>
      </w:divBdr>
    </w:div>
    <w:div w:id="1520044874">
      <w:bodyDiv w:val="1"/>
      <w:marLeft w:val="0"/>
      <w:marRight w:val="0"/>
      <w:marTop w:val="0"/>
      <w:marBottom w:val="0"/>
      <w:divBdr>
        <w:top w:val="none" w:sz="0" w:space="0" w:color="auto"/>
        <w:left w:val="none" w:sz="0" w:space="0" w:color="auto"/>
        <w:bottom w:val="none" w:sz="0" w:space="0" w:color="auto"/>
        <w:right w:val="none" w:sz="0" w:space="0" w:color="auto"/>
      </w:divBdr>
    </w:div>
    <w:div w:id="1575505444">
      <w:bodyDiv w:val="1"/>
      <w:marLeft w:val="0"/>
      <w:marRight w:val="0"/>
      <w:marTop w:val="0"/>
      <w:marBottom w:val="0"/>
      <w:divBdr>
        <w:top w:val="none" w:sz="0" w:space="0" w:color="auto"/>
        <w:left w:val="none" w:sz="0" w:space="0" w:color="auto"/>
        <w:bottom w:val="none" w:sz="0" w:space="0" w:color="auto"/>
        <w:right w:val="none" w:sz="0" w:space="0" w:color="auto"/>
      </w:divBdr>
    </w:div>
    <w:div w:id="1627853426">
      <w:bodyDiv w:val="1"/>
      <w:marLeft w:val="0"/>
      <w:marRight w:val="0"/>
      <w:marTop w:val="0"/>
      <w:marBottom w:val="0"/>
      <w:divBdr>
        <w:top w:val="none" w:sz="0" w:space="0" w:color="auto"/>
        <w:left w:val="none" w:sz="0" w:space="0" w:color="auto"/>
        <w:bottom w:val="none" w:sz="0" w:space="0" w:color="auto"/>
        <w:right w:val="none" w:sz="0" w:space="0" w:color="auto"/>
      </w:divBdr>
    </w:div>
    <w:div w:id="1673098286">
      <w:bodyDiv w:val="1"/>
      <w:marLeft w:val="0"/>
      <w:marRight w:val="0"/>
      <w:marTop w:val="0"/>
      <w:marBottom w:val="0"/>
      <w:divBdr>
        <w:top w:val="none" w:sz="0" w:space="0" w:color="auto"/>
        <w:left w:val="none" w:sz="0" w:space="0" w:color="auto"/>
        <w:bottom w:val="none" w:sz="0" w:space="0" w:color="auto"/>
        <w:right w:val="none" w:sz="0" w:space="0" w:color="auto"/>
      </w:divBdr>
    </w:div>
    <w:div w:id="1887137552">
      <w:bodyDiv w:val="1"/>
      <w:marLeft w:val="0"/>
      <w:marRight w:val="0"/>
      <w:marTop w:val="0"/>
      <w:marBottom w:val="0"/>
      <w:divBdr>
        <w:top w:val="none" w:sz="0" w:space="0" w:color="auto"/>
        <w:left w:val="none" w:sz="0" w:space="0" w:color="auto"/>
        <w:bottom w:val="none" w:sz="0" w:space="0" w:color="auto"/>
        <w:right w:val="none" w:sz="0" w:space="0" w:color="auto"/>
      </w:divBdr>
    </w:div>
    <w:div w:id="206690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5F9D08-1F8D-4E61-9F13-ED718109A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59</Pages>
  <Words>5425</Words>
  <Characters>30925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Screening</vt:lpstr>
    </vt:vector>
  </TitlesOfParts>
  <Company>IFMR RURAL FINANCE</Company>
  <LinksUpToDate>false</LinksUpToDate>
  <CharactersWithSpaces>36278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Screening</dc:title>
  <dc:creator>IFMR Rural Finance</dc:creator>
  <cp:lastModifiedBy>Namita Sivasankaran</cp:lastModifiedBy>
  <cp:revision>9</cp:revision>
  <dcterms:created xsi:type="dcterms:W3CDTF">2016-11-03T08:39:00Z</dcterms:created>
  <dcterms:modified xsi:type="dcterms:W3CDTF">2016-11-09T10:53:00Z</dcterms:modified>
</cp:coreProperties>
</file>