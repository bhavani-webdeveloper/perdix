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  <w:sz w:val="28"/>
          <w:szCs w:val="28"/>
          <w:lang w:eastAsia="en-US"/>
        </w:rPr>
        <w:id w:val="1160422172"/>
        <w:docPartObj>
          <w:docPartGallery w:val="Cover Pages"/>
          <w:docPartUnique/>
        </w:docPartObj>
      </w:sdtPr>
      <w:sdtEndPr>
        <w:rPr>
          <w:rFonts w:eastAsia="Times New Roman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79"/>
          </w:tblGrid>
          <w:tr w:rsidR="00602154" w:rsidRPr="0019430F" w:rsidTr="0037061C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8"/>
                  <w:szCs w:val="28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602154" w:rsidRPr="00357ACA" w:rsidRDefault="00E37DC1" w:rsidP="00602154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28"/>
                        <w:szCs w:val="28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caps/>
                        <w:sz w:val="28"/>
                        <w:szCs w:val="28"/>
                        <w:lang w:val="en-IN" w:eastAsia="en-US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19430F" w:rsidTr="0037061C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28"/>
                  <w:szCs w:val="28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02154" w:rsidRPr="00357ACA" w:rsidRDefault="00E37DC1" w:rsidP="005B1F89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  <w:lang w:val="en-IN"/>
                      </w:rPr>
                      <w:t>Lead Generation</w:t>
                    </w:r>
                  </w:p>
                </w:tc>
              </w:sdtContent>
            </w:sdt>
          </w:tr>
          <w:tr w:rsidR="00602154" w:rsidRPr="0019430F" w:rsidTr="0037061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02154" w:rsidRPr="00357ACA" w:rsidRDefault="00602154" w:rsidP="0037061C">
                <w:pPr>
                  <w:pStyle w:val="NoSpacing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  <w:tr w:rsidR="00602154" w:rsidRPr="001943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602154" w:rsidRPr="00357ACA" w:rsidRDefault="00E37DC1" w:rsidP="00D951CD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  <w:lang w:val="en-IN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1943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12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602154" w:rsidRPr="00357ACA" w:rsidRDefault="00E37DC1" w:rsidP="005B1F89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  <w:t>12/9/2016</w:t>
                    </w:r>
                  </w:p>
                </w:tc>
              </w:sdtContent>
            </w:sdt>
          </w:tr>
        </w:tbl>
        <w:p w:rsidR="00602154" w:rsidRPr="00357ACA" w:rsidRDefault="00602154" w:rsidP="00602154">
          <w:pPr>
            <w:rPr>
              <w:sz w:val="28"/>
              <w:szCs w:val="28"/>
            </w:rPr>
          </w:pPr>
        </w:p>
        <w:p w:rsidR="00602154" w:rsidRPr="00357ACA" w:rsidRDefault="00602154" w:rsidP="00602154">
          <w:pPr>
            <w:rPr>
              <w:sz w:val="28"/>
              <w:szCs w:val="28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79"/>
          </w:tblGrid>
          <w:tr w:rsidR="00602154" w:rsidRPr="0019430F" w:rsidTr="0037061C">
            <w:tc>
              <w:tcPr>
                <w:tcW w:w="5000" w:type="pct"/>
              </w:tcPr>
              <w:p w:rsidR="00602154" w:rsidRPr="00357ACA" w:rsidRDefault="00602154" w:rsidP="0037061C">
                <w:pPr>
                  <w:pStyle w:val="NoSpacing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  <w:p w:rsidR="00602154" w:rsidRPr="00357ACA" w:rsidRDefault="00602154" w:rsidP="00602154">
          <w:pPr>
            <w:rPr>
              <w:sz w:val="28"/>
              <w:szCs w:val="28"/>
            </w:rPr>
          </w:pPr>
        </w:p>
        <w:p w:rsidR="00602154" w:rsidRPr="00357ACA" w:rsidRDefault="00602154" w:rsidP="00602154">
          <w:pPr>
            <w:rPr>
              <w:sz w:val="28"/>
              <w:szCs w:val="28"/>
            </w:rPr>
          </w:pPr>
          <w:r w:rsidRPr="00357ACA">
            <w:rPr>
              <w:sz w:val="28"/>
              <w:szCs w:val="28"/>
            </w:rP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5358824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42412" w:rsidRPr="00357ACA" w:rsidRDefault="00B42412" w:rsidP="00B42412">
          <w:pPr>
            <w:pStyle w:val="TOCHeading"/>
            <w:rPr>
              <w:rFonts w:ascii="Times New Roman" w:hAnsi="Times New Roman" w:cs="Times New Roman"/>
            </w:rPr>
          </w:pPr>
          <w:r w:rsidRPr="00357ACA">
            <w:rPr>
              <w:rFonts w:ascii="Times New Roman" w:hAnsi="Times New Roman" w:cs="Times New Roman"/>
              <w:b w:val="0"/>
              <w:color w:val="auto"/>
              <w:sz w:val="32"/>
            </w:rPr>
            <w:t>Contents</w:t>
          </w:r>
        </w:p>
        <w:p w:rsidR="006A1DFE" w:rsidRDefault="00B4241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r w:rsidRPr="0054238B">
            <w:fldChar w:fldCharType="begin"/>
          </w:r>
          <w:r w:rsidRPr="0019430F">
            <w:instrText xml:space="preserve"> TOC \o "1-3" \h \z \u </w:instrText>
          </w:r>
          <w:r w:rsidRPr="0054238B">
            <w:fldChar w:fldCharType="separate"/>
          </w:r>
          <w:hyperlink w:anchor="_Toc465872963" w:history="1">
            <w:r w:rsidR="006A1DFE" w:rsidRPr="00485EB8">
              <w:rPr>
                <w:rStyle w:val="Hyperlink"/>
                <w:smallCaps/>
                <w:noProof/>
                <w:spacing w:val="5"/>
              </w:rPr>
              <w:t>Process Diagram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_Toc465872963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5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66" w:history="1">
            <w:r w:rsidR="006A1DFE" w:rsidRPr="00485EB8">
              <w:rPr>
                <w:rStyle w:val="Hyperlink"/>
                <w:smallCaps/>
                <w:noProof/>
                <w:spacing w:val="5"/>
              </w:rPr>
              <w:t>1.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  <w:spacing w:val="5"/>
              </w:rPr>
              <w:t>Stage definition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_Toc465872966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6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67" w:history="1">
            <w:r w:rsidR="006A1DFE" w:rsidRPr="00485EB8">
              <w:rPr>
                <w:rStyle w:val="Hyperlink"/>
                <w:smallCaps/>
                <w:noProof/>
                <w:spacing w:val="5"/>
              </w:rPr>
              <w:t>2.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  <w:spacing w:val="5"/>
              </w:rPr>
              <w:t>Stage-role access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_Toc465872967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6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68" w:history="1">
            <w:r w:rsidR="006A1DFE" w:rsidRPr="00485EB8">
              <w:rPr>
                <w:rStyle w:val="Hyperlink"/>
                <w:smallCaps/>
                <w:noProof/>
                <w:spacing w:val="5"/>
              </w:rPr>
              <w:t>3.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  <w:spacing w:val="5"/>
              </w:rPr>
              <w:t>Bulk lead data upload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_Toc465872968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6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69" w:history="1">
            <w:r w:rsidR="006A1DFE" w:rsidRPr="00485EB8">
              <w:rPr>
                <w:rStyle w:val="Hyperlink"/>
                <w:smallCaps/>
                <w:noProof/>
              </w:rPr>
              <w:t>3.1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UI specification (Data Upload File)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_Toc465872969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6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70" w:history="1">
            <w:r w:rsidR="006A1DFE" w:rsidRPr="00485EB8">
              <w:rPr>
                <w:rStyle w:val="Hyperlink"/>
                <w:smallCaps/>
                <w:noProof/>
              </w:rPr>
              <w:t>3.2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Screenshot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_Toc465872970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6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72" w:history="1">
            <w:r w:rsidR="006A1DFE" w:rsidRPr="00485EB8">
              <w:rPr>
                <w:rStyle w:val="Hyperlink"/>
                <w:smallCaps/>
                <w:noProof/>
              </w:rPr>
              <w:t>3.3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Functional Requirements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_Toc465872972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7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73" w:history="1">
            <w:r w:rsidR="006A1DFE" w:rsidRPr="00485EB8">
              <w:rPr>
                <w:rStyle w:val="Hyperlink"/>
                <w:smallCaps/>
                <w:noProof/>
              </w:rPr>
              <w:t>3.4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Uploads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_Toc465872973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7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74" w:history="1">
            <w:r w:rsidR="006A1DFE" w:rsidRPr="00485EB8">
              <w:rPr>
                <w:rStyle w:val="Hyperlink"/>
                <w:smallCaps/>
                <w:noProof/>
              </w:rPr>
              <w:t>3.5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Downloads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_Toc465872974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7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75" w:history="1">
            <w:r w:rsidR="006A1DFE" w:rsidRPr="00485EB8">
              <w:rPr>
                <w:rStyle w:val="Hyperlink"/>
                <w:smallCaps/>
                <w:noProof/>
              </w:rPr>
              <w:t>3.6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Reports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_Toc465872975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7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77" w:history="1">
            <w:r w:rsidR="006A1DFE" w:rsidRPr="00485EB8">
              <w:rPr>
                <w:rStyle w:val="Hyperlink"/>
                <w:smallCaps/>
                <w:noProof/>
                <w:spacing w:val="5"/>
              </w:rPr>
              <w:t>4.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  <w:spacing w:val="5"/>
              </w:rPr>
              <w:t>assigning leads (ASSIGNMENT PENDING QUEUE)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_Toc465872977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7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78" w:history="1">
            <w:r w:rsidR="006A1DFE" w:rsidRPr="00485EB8">
              <w:rPr>
                <w:rStyle w:val="Hyperlink"/>
                <w:smallCaps/>
                <w:noProof/>
              </w:rPr>
              <w:t>4.1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UI Requirements (Assignment Pending)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_Toc465872978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7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80" w:history="1">
            <w:r w:rsidR="006A1DFE" w:rsidRPr="00485EB8">
              <w:rPr>
                <w:rStyle w:val="Hyperlink"/>
                <w:smallCaps/>
                <w:noProof/>
              </w:rPr>
              <w:t>4.2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Screenshots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_Toc465872980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8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81" w:history="1">
            <w:r w:rsidR="006A1DFE" w:rsidRPr="00485EB8">
              <w:rPr>
                <w:rStyle w:val="Hyperlink"/>
                <w:smallCaps/>
                <w:noProof/>
              </w:rPr>
              <w:t>4.3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Functional Requirements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_Toc465872981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9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82" w:history="1">
            <w:r w:rsidR="006A1DFE" w:rsidRPr="00485EB8">
              <w:rPr>
                <w:rStyle w:val="Hyperlink"/>
                <w:smallCaps/>
                <w:noProof/>
              </w:rPr>
              <w:t>4.4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Uploads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_Toc465872982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9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83" w:history="1">
            <w:r w:rsidR="006A1DFE" w:rsidRPr="00485EB8">
              <w:rPr>
                <w:rStyle w:val="Hyperlink"/>
                <w:smallCaps/>
                <w:noProof/>
              </w:rPr>
              <w:t>4.5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Downloads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_Toc465872983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9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84" w:history="1">
            <w:r w:rsidR="006A1DFE" w:rsidRPr="00485EB8">
              <w:rPr>
                <w:rStyle w:val="Hyperlink"/>
                <w:smallCaps/>
                <w:noProof/>
              </w:rPr>
              <w:t>4.6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Reports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_Toc465872984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9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85" w:history="1">
            <w:r w:rsidR="006A1DFE" w:rsidRPr="00485EB8">
              <w:rPr>
                <w:rStyle w:val="Hyperlink"/>
                <w:smallCaps/>
                <w:noProof/>
                <w:spacing w:val="5"/>
              </w:rPr>
              <w:t>5.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  <w:spacing w:val="5"/>
              </w:rPr>
              <w:t>Capturing Lead Details &amp; Decision Making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_Toc465872985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10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86" w:history="1">
            <w:r w:rsidR="006A1DFE" w:rsidRPr="00485EB8">
              <w:rPr>
                <w:rStyle w:val="Hyperlink"/>
                <w:smallCaps/>
                <w:noProof/>
              </w:rPr>
              <w:t>5.1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UI Requirements (data Fields)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_Toc465872986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10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87" w:history="1">
            <w:r w:rsidR="006A1DFE" w:rsidRPr="00485EB8">
              <w:rPr>
                <w:rStyle w:val="Hyperlink"/>
                <w:smallCaps/>
                <w:noProof/>
              </w:rPr>
              <w:t>5.2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Screenshots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_Toc465872987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14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88" w:history="1">
            <w:r w:rsidR="006A1DFE" w:rsidRPr="00485EB8">
              <w:rPr>
                <w:rStyle w:val="Hyperlink"/>
                <w:smallCaps/>
                <w:noProof/>
              </w:rPr>
              <w:t>5.3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Functional Requirements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_Toc465872988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16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89" w:history="1">
            <w:r w:rsidR="006A1DFE" w:rsidRPr="00485EB8">
              <w:rPr>
                <w:rStyle w:val="Hyperlink"/>
                <w:smallCaps/>
                <w:noProof/>
              </w:rPr>
              <w:t>5.4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Uploads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_Toc465872989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17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90" w:history="1">
            <w:r w:rsidR="006A1DFE" w:rsidRPr="00485EB8">
              <w:rPr>
                <w:rStyle w:val="Hyperlink"/>
                <w:smallCaps/>
                <w:noProof/>
              </w:rPr>
              <w:t>5.5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Downloads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_Toc465872990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17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2991" w:history="1">
            <w:r w:rsidR="006A1DFE" w:rsidRPr="00485EB8">
              <w:rPr>
                <w:rStyle w:val="Hyperlink"/>
                <w:smallCaps/>
                <w:noProof/>
              </w:rPr>
              <w:t>5.6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Reports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_Toc465872991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17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07" w:history="1">
            <w:r w:rsidR="006A1DFE" w:rsidRPr="00485EB8">
              <w:rPr>
                <w:rStyle w:val="Hyperlink"/>
                <w:smallCaps/>
                <w:noProof/>
                <w:spacing w:val="5"/>
              </w:rPr>
              <w:t>6.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  <w:spacing w:val="5"/>
              </w:rPr>
              <w:t>Incomplete Leads Queue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_Toc465873007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17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08" w:history="1">
            <w:r w:rsidR="006A1DFE" w:rsidRPr="00485EB8">
              <w:rPr>
                <w:rStyle w:val="Hyperlink"/>
                <w:smallCaps/>
                <w:noProof/>
              </w:rPr>
              <w:t>6.1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UI Requirements (data Fields)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_Toc465873008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17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10" w:history="1">
            <w:r w:rsidR="006A1DFE" w:rsidRPr="00485EB8">
              <w:rPr>
                <w:rStyle w:val="Hyperlink"/>
                <w:smallCaps/>
                <w:noProof/>
              </w:rPr>
              <w:t>6.2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Screenshots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_Toc465873010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18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11" w:history="1">
            <w:r w:rsidR="006A1DFE" w:rsidRPr="00485EB8">
              <w:rPr>
                <w:rStyle w:val="Hyperlink"/>
                <w:smallCaps/>
                <w:noProof/>
              </w:rPr>
              <w:t>6.3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Functional Requirements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_Toc465873011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18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12" w:history="1">
            <w:r w:rsidR="006A1DFE" w:rsidRPr="00485EB8">
              <w:rPr>
                <w:rStyle w:val="Hyperlink"/>
                <w:smallCaps/>
                <w:noProof/>
              </w:rPr>
              <w:t>6.4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Uploads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_Toc465873012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18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13" w:history="1">
            <w:r w:rsidR="006A1DFE" w:rsidRPr="00485EB8">
              <w:rPr>
                <w:rStyle w:val="Hyperlink"/>
                <w:smallCaps/>
                <w:noProof/>
              </w:rPr>
              <w:t>6.5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Downloads</w:t>
            </w:r>
            <w:bookmarkStart w:id="0" w:name="_GoBack"/>
            <w:bookmarkEnd w:id="0"/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_Toc465873013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18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14" w:history="1">
            <w:r w:rsidR="006A1DFE" w:rsidRPr="00485EB8">
              <w:rPr>
                <w:rStyle w:val="Hyperlink"/>
                <w:smallCaps/>
                <w:noProof/>
              </w:rPr>
              <w:t>6.6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Reports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_Toc465873014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18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46" w:history="1">
            <w:r w:rsidR="006A1DFE" w:rsidRPr="00485EB8">
              <w:rPr>
                <w:rStyle w:val="Hyperlink"/>
                <w:smallCaps/>
                <w:noProof/>
                <w:spacing w:val="5"/>
              </w:rPr>
              <w:t>7.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  <w:spacing w:val="5"/>
              </w:rPr>
              <w:t>follow- up queue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_Toc465873046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19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47" w:history="1">
            <w:r w:rsidR="006A1DFE" w:rsidRPr="00485EB8">
              <w:rPr>
                <w:rStyle w:val="Hyperlink"/>
                <w:smallCaps/>
                <w:noProof/>
              </w:rPr>
              <w:t>7.1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UI requirements (Queue Layout)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_Toc465873047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19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48" w:history="1">
            <w:r w:rsidR="006A1DFE" w:rsidRPr="00485EB8">
              <w:rPr>
                <w:rStyle w:val="Hyperlink"/>
                <w:smallCaps/>
                <w:noProof/>
              </w:rPr>
              <w:t>7.2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Screenshots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_Toc465873048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19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49" w:history="1">
            <w:r w:rsidR="006A1DFE" w:rsidRPr="00485EB8">
              <w:rPr>
                <w:rStyle w:val="Hyperlink"/>
                <w:smallCaps/>
                <w:noProof/>
              </w:rPr>
              <w:t>7.3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Functional requirements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_Toc465873049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20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51" w:history="1">
            <w:r w:rsidR="006A1DFE" w:rsidRPr="00485EB8">
              <w:rPr>
                <w:rStyle w:val="Hyperlink"/>
                <w:smallCaps/>
                <w:noProof/>
              </w:rPr>
              <w:t>7.4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Uploads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_Toc465873051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20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52" w:history="1">
            <w:r w:rsidR="006A1DFE" w:rsidRPr="00485EB8">
              <w:rPr>
                <w:rStyle w:val="Hyperlink"/>
                <w:smallCaps/>
                <w:noProof/>
              </w:rPr>
              <w:t>7.5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Downloads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_Toc465873052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20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6A1DFE" w:rsidRDefault="00652C88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873053" w:history="1">
            <w:r w:rsidR="006A1DFE" w:rsidRPr="00485EB8">
              <w:rPr>
                <w:rStyle w:val="Hyperlink"/>
                <w:smallCaps/>
                <w:noProof/>
              </w:rPr>
              <w:t>7.6</w:t>
            </w:r>
            <w:r w:rsidR="006A1D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A1DFE" w:rsidRPr="00485EB8">
              <w:rPr>
                <w:rStyle w:val="Hyperlink"/>
                <w:smallCaps/>
                <w:noProof/>
              </w:rPr>
              <w:t>Reports</w:t>
            </w:r>
            <w:r w:rsidR="006A1DFE">
              <w:rPr>
                <w:noProof/>
                <w:webHidden/>
              </w:rPr>
              <w:tab/>
            </w:r>
            <w:r w:rsidR="006A1DFE">
              <w:rPr>
                <w:noProof/>
                <w:webHidden/>
              </w:rPr>
              <w:fldChar w:fldCharType="begin"/>
            </w:r>
            <w:r w:rsidR="006A1DFE">
              <w:rPr>
                <w:noProof/>
                <w:webHidden/>
              </w:rPr>
              <w:instrText xml:space="preserve"> PAGEREF _Toc465873053 \h </w:instrText>
            </w:r>
            <w:r w:rsidR="006A1DFE">
              <w:rPr>
                <w:noProof/>
                <w:webHidden/>
              </w:rPr>
            </w:r>
            <w:r w:rsidR="006A1DFE">
              <w:rPr>
                <w:noProof/>
                <w:webHidden/>
              </w:rPr>
              <w:fldChar w:fldCharType="separate"/>
            </w:r>
            <w:r w:rsidR="006A1DFE">
              <w:rPr>
                <w:noProof/>
                <w:webHidden/>
              </w:rPr>
              <w:t>20</w:t>
            </w:r>
            <w:r w:rsidR="006A1DFE">
              <w:rPr>
                <w:noProof/>
                <w:webHidden/>
              </w:rPr>
              <w:fldChar w:fldCharType="end"/>
            </w:r>
          </w:hyperlink>
        </w:p>
        <w:p w:rsidR="00B42412" w:rsidRPr="0019430F" w:rsidRDefault="00B42412" w:rsidP="00B42412">
          <w:r w:rsidRPr="0054238B">
            <w:rPr>
              <w:b/>
              <w:bCs/>
              <w:noProof/>
            </w:rPr>
            <w:fldChar w:fldCharType="end"/>
          </w:r>
        </w:p>
      </w:sdtContent>
    </w:sdt>
    <w:p w:rsidR="00B42412" w:rsidRPr="0054238B" w:rsidRDefault="00B42412" w:rsidP="00B42412">
      <w:pPr>
        <w:pStyle w:val="Heading1"/>
        <w:rPr>
          <w:rFonts w:cs="Times New Roman"/>
        </w:rPr>
      </w:pPr>
    </w:p>
    <w:p w:rsidR="00B42412" w:rsidRPr="0019430F" w:rsidRDefault="00B42412" w:rsidP="00B42412"/>
    <w:p w:rsidR="00B42412" w:rsidRPr="0019430F" w:rsidRDefault="00B42412" w:rsidP="00B42412"/>
    <w:p w:rsidR="00B42412" w:rsidRPr="0019430F" w:rsidRDefault="00B42412" w:rsidP="00B42412"/>
    <w:p w:rsidR="00B42412" w:rsidRPr="0019430F" w:rsidRDefault="00B42412" w:rsidP="00B42412"/>
    <w:p w:rsidR="00D951CD" w:rsidRPr="0019430F" w:rsidRDefault="00D951CD" w:rsidP="00B42412">
      <w:pPr>
        <w:sectPr w:rsidR="00D951CD" w:rsidRPr="0019430F" w:rsidSect="0037061C">
          <w:headerReference w:type="default" r:id="rId10"/>
          <w:footerReference w:type="default" r:id="rId11"/>
          <w:pgSz w:w="11899" w:h="16838"/>
          <w:pgMar w:top="2232" w:right="1418" w:bottom="2835" w:left="1418" w:header="1560" w:footer="567" w:gutter="0"/>
          <w:cols w:space="720"/>
          <w:docGrid w:linePitch="360"/>
        </w:sectPr>
      </w:pPr>
    </w:p>
    <w:p w:rsidR="0019430F" w:rsidRDefault="00B42412" w:rsidP="00357ACA">
      <w:pPr>
        <w:pStyle w:val="Heading1"/>
        <w:rPr>
          <w:smallCaps/>
          <w:spacing w:val="5"/>
          <w:sz w:val="36"/>
          <w:szCs w:val="36"/>
        </w:rPr>
      </w:pPr>
      <w:bookmarkStart w:id="1" w:name="_Toc465872743"/>
      <w:bookmarkStart w:id="2" w:name="_Toc465872963"/>
      <w:r w:rsidRPr="00357ACA">
        <w:rPr>
          <w:rFonts w:cs="Times New Roman"/>
          <w:smallCaps/>
          <w:spacing w:val="5"/>
          <w:kern w:val="0"/>
          <w:sz w:val="36"/>
          <w:szCs w:val="36"/>
        </w:rPr>
        <w:lastRenderedPageBreak/>
        <w:t>Process Diagram</w:t>
      </w:r>
      <w:bookmarkEnd w:id="1"/>
      <w:bookmarkEnd w:id="2"/>
    </w:p>
    <w:p w:rsidR="0019430F" w:rsidRPr="00357ACA" w:rsidRDefault="0019430F" w:rsidP="00357ACA">
      <w:pPr>
        <w:pStyle w:val="Heading1"/>
        <w:ind w:left="142"/>
        <w:rPr>
          <w:smallCaps/>
          <w:spacing w:val="5"/>
          <w:sz w:val="36"/>
          <w:szCs w:val="36"/>
        </w:rPr>
      </w:pPr>
    </w:p>
    <w:p w:rsidR="002C2ABC" w:rsidRPr="0054238B" w:rsidRDefault="0019430F" w:rsidP="00357ACA">
      <w:pPr>
        <w:pStyle w:val="Heading1"/>
      </w:pPr>
      <w:bookmarkStart w:id="3" w:name="_Toc465872964"/>
      <w:r w:rsidRPr="0054238B">
        <w:rPr>
          <w:b w:val="0"/>
          <w:bCs w:val="0"/>
          <w:noProof/>
          <w:lang w:val="en-IN" w:eastAsia="en-IN"/>
        </w:rPr>
        <w:drawing>
          <wp:inline distT="0" distB="0" distL="0" distR="0" wp14:anchorId="2C7738A7" wp14:editId="74C51D88">
            <wp:extent cx="7187979" cy="52786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ad generation v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934" cy="528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5163FC" w:rsidRPr="0019430F" w:rsidRDefault="005163FC" w:rsidP="005163FC"/>
    <w:p w:rsidR="0019430F" w:rsidRPr="0019430F" w:rsidRDefault="00BE5C1B">
      <w:pPr>
        <w:rPr>
          <w:ins w:id="4" w:author="Namita Sivasankaran" w:date="2016-11-02T15:17:00Z"/>
        </w:rPr>
        <w:sectPr w:rsidR="0019430F" w:rsidRPr="0019430F" w:rsidSect="0019430F">
          <w:pgSz w:w="11899" w:h="16838"/>
          <w:pgMar w:top="1843" w:right="275" w:bottom="2835" w:left="284" w:header="1560" w:footer="567" w:gutter="0"/>
          <w:cols w:space="720"/>
          <w:docGrid w:linePitch="360"/>
        </w:sectPr>
      </w:pPr>
      <w:del w:id="5" w:author="Namita Sivasankaran" w:date="2016-11-02T12:58:00Z">
        <w:r w:rsidRPr="0054238B" w:rsidDel="003E356A">
          <w:rPr>
            <w:noProof/>
            <w:lang w:val="en-IN" w:eastAsia="en-IN"/>
          </w:rPr>
          <w:lastRenderedPageBreak/>
          <w:drawing>
            <wp:inline distT="0" distB="0" distL="0" distR="0" wp14:anchorId="490AD375" wp14:editId="3F5EFC75">
              <wp:extent cx="5752465" cy="3955415"/>
              <wp:effectExtent l="0" t="0" r="635" b="698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2465" cy="3955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r w:rsidR="00FA2759" w:rsidRPr="0019430F">
        <w:br w:type="page"/>
      </w:r>
    </w:p>
    <w:p w:rsidR="00FA2759" w:rsidRPr="0019430F" w:rsidDel="0019430F" w:rsidRDefault="00FA2759">
      <w:pPr>
        <w:rPr>
          <w:del w:id="6" w:author="Namita Sivasankaran" w:date="2016-11-02T15:17:00Z"/>
        </w:rPr>
      </w:pPr>
      <w:bookmarkStart w:id="7" w:name="_Toc465872745"/>
      <w:bookmarkStart w:id="8" w:name="_Toc465872965"/>
      <w:bookmarkEnd w:id="7"/>
      <w:bookmarkEnd w:id="8"/>
    </w:p>
    <w:p w:rsidR="00B454C8" w:rsidRPr="00357ACA" w:rsidRDefault="00B454C8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9" w:name="_Toc465872966"/>
      <w:r w:rsidRPr="00357ACA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Stage definition</w:t>
      </w:r>
      <w:bookmarkEnd w:id="9"/>
    </w:p>
    <w:p w:rsidR="00FA2759" w:rsidRPr="00357ACA" w:rsidRDefault="00FA2759" w:rsidP="00357ACA">
      <w:pPr>
        <w:jc w:val="center"/>
        <w:rPr>
          <w:b/>
        </w:rPr>
      </w:pPr>
    </w:p>
    <w:tbl>
      <w:tblPr>
        <w:tblStyle w:val="TableGrid"/>
        <w:tblW w:w="10100" w:type="dxa"/>
        <w:tblLook w:val="04A0" w:firstRow="1" w:lastRow="0" w:firstColumn="1" w:lastColumn="0" w:noHBand="0" w:noVBand="1"/>
      </w:tblPr>
      <w:tblGrid>
        <w:gridCol w:w="2376"/>
        <w:gridCol w:w="7724"/>
      </w:tblGrid>
      <w:tr w:rsidR="00FA2759" w:rsidRPr="0019430F" w:rsidTr="003257A4">
        <w:trPr>
          <w:trHeight w:val="300"/>
        </w:trPr>
        <w:tc>
          <w:tcPr>
            <w:tcW w:w="2376" w:type="dxa"/>
            <w:noWrap/>
            <w:hideMark/>
          </w:tcPr>
          <w:p w:rsidR="00FA2759" w:rsidRPr="00357ACA" w:rsidRDefault="00FA2759" w:rsidP="00357ACA">
            <w:pPr>
              <w:jc w:val="center"/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b/>
                <w:color w:val="000000"/>
                <w:sz w:val="24"/>
                <w:szCs w:val="18"/>
                <w:lang w:val="en-IN" w:eastAsia="en-IN"/>
              </w:rPr>
              <w:t>Stage</w:t>
            </w:r>
          </w:p>
        </w:tc>
        <w:tc>
          <w:tcPr>
            <w:tcW w:w="7724" w:type="dxa"/>
            <w:hideMark/>
          </w:tcPr>
          <w:p w:rsidR="00FA2759" w:rsidRPr="00357ACA" w:rsidRDefault="00FA2759" w:rsidP="00357ACA">
            <w:pPr>
              <w:jc w:val="center"/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b/>
                <w:color w:val="000000"/>
                <w:sz w:val="24"/>
                <w:szCs w:val="18"/>
                <w:lang w:val="en-IN" w:eastAsia="en-IN"/>
              </w:rPr>
              <w:t>Description</w:t>
            </w:r>
          </w:p>
        </w:tc>
      </w:tr>
      <w:tr w:rsidR="00FA2759" w:rsidRPr="0019430F" w:rsidTr="00357ACA">
        <w:trPr>
          <w:trHeight w:val="674"/>
        </w:trPr>
        <w:tc>
          <w:tcPr>
            <w:tcW w:w="2376" w:type="dxa"/>
            <w:noWrap/>
          </w:tcPr>
          <w:p w:rsidR="00FA2759" w:rsidRPr="00357ACA" w:rsidRDefault="00F973C5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Bulk Lead data Upload</w:t>
            </w:r>
          </w:p>
        </w:tc>
        <w:tc>
          <w:tcPr>
            <w:tcW w:w="7724" w:type="dxa"/>
          </w:tcPr>
          <w:p w:rsidR="00FA2759" w:rsidRPr="00357ACA" w:rsidRDefault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The central marketing team creates an excel with the list of leads and uploads the excel with hub name in the system</w:t>
            </w:r>
          </w:p>
        </w:tc>
      </w:tr>
      <w:tr w:rsidR="00FA2759" w:rsidRPr="0019430F" w:rsidTr="00357ACA">
        <w:trPr>
          <w:trHeight w:val="543"/>
        </w:trPr>
        <w:tc>
          <w:tcPr>
            <w:tcW w:w="2376" w:type="dxa"/>
            <w:noWrap/>
          </w:tcPr>
          <w:p w:rsidR="00FA2759" w:rsidRPr="00357ACA" w:rsidRDefault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Assigning Leads</w:t>
            </w:r>
          </w:p>
        </w:tc>
        <w:tc>
          <w:tcPr>
            <w:tcW w:w="7724" w:type="dxa"/>
          </w:tcPr>
          <w:p w:rsidR="00FA2759" w:rsidRPr="00357ACA" w:rsidRDefault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Hub Manager assigns leads to </w:t>
            </w:r>
            <w:del w:id="10" w:author="Namita Sivasankaran" w:date="2016-11-02T15:19:00Z">
              <w:r w:rsidRPr="00357ACA" w:rsidDel="0019430F">
                <w:rPr>
                  <w:color w:val="000000"/>
                  <w:sz w:val="24"/>
                  <w:szCs w:val="18"/>
                  <w:lang w:val="en-IN" w:eastAsia="en-IN"/>
                </w:rPr>
                <w:delText xml:space="preserve">a respective </w:delText>
              </w:r>
            </w:del>
            <w:r w:rsidRPr="00357ACA">
              <w:rPr>
                <w:color w:val="000000"/>
                <w:sz w:val="24"/>
                <w:szCs w:val="18"/>
                <w:lang w:val="en-IN" w:eastAsia="en-IN"/>
              </w:rPr>
              <w:t>spoke</w:t>
            </w:r>
            <w:r w:rsidR="000B5C2D" w:rsidRPr="00357ACA">
              <w:rPr>
                <w:color w:val="000000"/>
                <w:sz w:val="24"/>
                <w:szCs w:val="18"/>
                <w:lang w:val="en-IN" w:eastAsia="en-IN"/>
              </w:rPr>
              <w:t>. All such leads will be stored in “Incomplete Leads” queue</w:t>
            </w:r>
          </w:p>
        </w:tc>
      </w:tr>
      <w:tr w:rsidR="00FA2759" w:rsidRPr="0019430F" w:rsidTr="00357ACA">
        <w:trPr>
          <w:trHeight w:val="934"/>
        </w:trPr>
        <w:tc>
          <w:tcPr>
            <w:tcW w:w="2376" w:type="dxa"/>
            <w:noWrap/>
          </w:tcPr>
          <w:p w:rsidR="00FA2759" w:rsidRPr="00357ACA" w:rsidRDefault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Capturing Lead details</w:t>
            </w:r>
            <w:r w:rsidR="00AD6BBF"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 &amp; Decision making</w:t>
            </w:r>
          </w:p>
        </w:tc>
        <w:tc>
          <w:tcPr>
            <w:tcW w:w="7724" w:type="dxa"/>
          </w:tcPr>
          <w:p w:rsidR="00FA2759" w:rsidRPr="00357ACA" w:rsidRDefault="005B1F89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The loan officer uses the Lead generation screen to fill details about a specific lead, either by creating a fresh lead or working on one</w:t>
            </w:r>
            <w:r w:rsidR="00D64A8D" w:rsidRPr="00357ACA">
              <w:rPr>
                <w:color w:val="000000"/>
                <w:sz w:val="24"/>
                <w:szCs w:val="18"/>
                <w:lang w:val="en-IN" w:eastAsia="en-IN"/>
              </w:rPr>
              <w:t>s</w:t>
            </w: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 assigned by the hub manager</w:t>
            </w:r>
            <w:r w:rsidR="000B5C2D" w:rsidRPr="00357ACA">
              <w:rPr>
                <w:color w:val="000000"/>
                <w:sz w:val="24"/>
                <w:szCs w:val="18"/>
                <w:lang w:val="en-IN" w:eastAsia="en-IN"/>
              </w:rPr>
              <w:t>.</w:t>
            </w:r>
          </w:p>
        </w:tc>
      </w:tr>
      <w:tr w:rsidR="00B84713" w:rsidRPr="0019430F" w:rsidTr="00357ACA">
        <w:trPr>
          <w:trHeight w:val="848"/>
        </w:trPr>
        <w:tc>
          <w:tcPr>
            <w:tcW w:w="2376" w:type="dxa"/>
            <w:noWrap/>
          </w:tcPr>
          <w:p w:rsidR="00B84713" w:rsidRPr="00357ACA" w:rsidRDefault="00B84713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Incomplete Leads Queue</w:t>
            </w:r>
          </w:p>
        </w:tc>
        <w:tc>
          <w:tcPr>
            <w:tcW w:w="7724" w:type="dxa"/>
          </w:tcPr>
          <w:p w:rsidR="00B84713" w:rsidRPr="00357ACA" w:rsidRDefault="00B84713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For cases where leads are assigned by the hub manager, in order to capture complete information, loan officer selects a lead from the Incomplete Leads queue.</w:t>
            </w:r>
          </w:p>
        </w:tc>
      </w:tr>
      <w:tr w:rsidR="00FA2759" w:rsidRPr="0019430F" w:rsidTr="00357ACA">
        <w:trPr>
          <w:trHeight w:val="393"/>
        </w:trPr>
        <w:tc>
          <w:tcPr>
            <w:tcW w:w="2376" w:type="dxa"/>
            <w:noWrap/>
          </w:tcPr>
          <w:p w:rsidR="00FA2759" w:rsidRPr="00357ACA" w:rsidRDefault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Follow up queue</w:t>
            </w:r>
          </w:p>
        </w:tc>
        <w:tc>
          <w:tcPr>
            <w:tcW w:w="7724" w:type="dxa"/>
          </w:tcPr>
          <w:p w:rsidR="00FA2759" w:rsidRPr="00357ACA" w:rsidRDefault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The leads kept for follow up are actioned upon on the follow- up date.</w:t>
            </w:r>
          </w:p>
        </w:tc>
      </w:tr>
    </w:tbl>
    <w:p w:rsidR="00C2578A" w:rsidRPr="0019430F" w:rsidRDefault="00C2578A" w:rsidP="00C2578A"/>
    <w:p w:rsidR="00B454C8" w:rsidRPr="00357ACA" w:rsidRDefault="00B454C8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1" w:name="_Toc465872967"/>
      <w:r w:rsidRPr="00357ACA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Stage-role access</w:t>
      </w:r>
      <w:bookmarkEnd w:id="11"/>
    </w:p>
    <w:p w:rsidR="00624CC3" w:rsidRPr="0019430F" w:rsidRDefault="00624CC3" w:rsidP="00624CC3"/>
    <w:tbl>
      <w:tblPr>
        <w:tblW w:w="9938" w:type="dxa"/>
        <w:tblInd w:w="93" w:type="dxa"/>
        <w:tblLook w:val="04A0" w:firstRow="1" w:lastRow="0" w:firstColumn="1" w:lastColumn="0" w:noHBand="0" w:noVBand="1"/>
      </w:tblPr>
      <w:tblGrid>
        <w:gridCol w:w="2850"/>
        <w:gridCol w:w="7088"/>
      </w:tblGrid>
      <w:tr w:rsidR="00FA2759" w:rsidRPr="0019430F" w:rsidTr="00357ACA">
        <w:trPr>
          <w:trHeight w:val="300"/>
        </w:trPr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2759" w:rsidRPr="00357ACA" w:rsidRDefault="00FA2759" w:rsidP="003257A4">
            <w:pPr>
              <w:rPr>
                <w:b/>
                <w:bCs/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b/>
                <w:bCs/>
                <w:color w:val="000000"/>
                <w:sz w:val="24"/>
                <w:szCs w:val="18"/>
                <w:lang w:val="en-IN" w:eastAsia="en-IN"/>
              </w:rPr>
              <w:t>Stage</w:t>
            </w:r>
          </w:p>
        </w:tc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A2759" w:rsidRPr="00357ACA" w:rsidRDefault="00FA2759" w:rsidP="003257A4">
            <w:pPr>
              <w:rPr>
                <w:b/>
                <w:bCs/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b/>
                <w:bCs/>
                <w:color w:val="000000"/>
                <w:sz w:val="24"/>
                <w:szCs w:val="18"/>
                <w:lang w:val="en-IN" w:eastAsia="en-IN"/>
              </w:rPr>
              <w:t>Applicable Role</w:t>
            </w:r>
          </w:p>
        </w:tc>
      </w:tr>
      <w:tr w:rsidR="00FA2759" w:rsidRPr="0019430F" w:rsidTr="00357ACA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A2759" w:rsidRPr="00357ACA" w:rsidRDefault="00F973C5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Bulk Lead Data Upload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A2759" w:rsidRPr="00357ACA" w:rsidRDefault="000B5C2D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Central Marketing Team</w:t>
            </w:r>
          </w:p>
        </w:tc>
      </w:tr>
      <w:tr w:rsidR="000B5C2D" w:rsidRPr="0019430F" w:rsidTr="00357ACA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357ACA" w:rsidRDefault="000B5C2D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Assigning Leads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2578A" w:rsidRPr="00357ACA" w:rsidRDefault="000B5C2D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Hub Manager</w:t>
            </w:r>
          </w:p>
        </w:tc>
      </w:tr>
      <w:tr w:rsidR="000B5C2D" w:rsidRPr="0019430F" w:rsidTr="00357ACA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357ACA" w:rsidRDefault="000B5C2D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Capturing Lead details</w:t>
            </w:r>
            <w:r w:rsidR="00AD6BBF"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 &amp; Decision making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B5C2D" w:rsidRPr="00357ACA" w:rsidRDefault="000B5C2D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Loan Officer</w:t>
            </w:r>
          </w:p>
        </w:tc>
      </w:tr>
      <w:tr w:rsidR="00C2578A" w:rsidRPr="0019430F" w:rsidTr="00357ACA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2578A" w:rsidRPr="00357ACA" w:rsidRDefault="00C2578A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Incomplete</w:t>
            </w:r>
            <w:r w:rsidR="00B84713"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 Leads</w:t>
            </w:r>
            <w:r w:rsidRPr="00357ACA">
              <w:rPr>
                <w:color w:val="000000"/>
                <w:sz w:val="24"/>
                <w:szCs w:val="18"/>
                <w:lang w:val="en-IN" w:eastAsia="en-IN"/>
              </w:rPr>
              <w:t xml:space="preserve"> Queue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2578A" w:rsidRPr="00357ACA" w:rsidRDefault="00C2578A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Loan Officer</w:t>
            </w:r>
          </w:p>
        </w:tc>
      </w:tr>
      <w:tr w:rsidR="000B5C2D" w:rsidRPr="0019430F" w:rsidTr="00357ACA">
        <w:trPr>
          <w:trHeight w:val="300"/>
        </w:trPr>
        <w:tc>
          <w:tcPr>
            <w:tcW w:w="2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357ACA" w:rsidRDefault="000B5C2D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Follow up queue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B5C2D" w:rsidRPr="00357ACA" w:rsidRDefault="000B5C2D" w:rsidP="000B5C2D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357ACA">
              <w:rPr>
                <w:color w:val="000000"/>
                <w:sz w:val="24"/>
                <w:szCs w:val="18"/>
                <w:lang w:val="en-IN" w:eastAsia="en-IN"/>
              </w:rPr>
              <w:t>Loan Officer</w:t>
            </w:r>
          </w:p>
        </w:tc>
      </w:tr>
    </w:tbl>
    <w:p w:rsidR="009B645D" w:rsidRDefault="009B645D" w:rsidP="00357ACA">
      <w:pPr>
        <w:pStyle w:val="Heading1"/>
        <w:keepNext w:val="0"/>
        <w:spacing w:before="480" w:after="0" w:line="276" w:lineRule="auto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</w:p>
    <w:p w:rsidR="00B42412" w:rsidRPr="00357ACA" w:rsidRDefault="00F973C5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2" w:name="_Toc465872968"/>
      <w:r w:rsidRPr="00357ACA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Bulk lead data upload</w:t>
      </w:r>
      <w:bookmarkEnd w:id="12"/>
    </w:p>
    <w:p w:rsidR="00B42412" w:rsidRPr="00357ACA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13" w:name="_Toc465872969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UI specification</w:t>
      </w:r>
      <w:r w:rsidR="006608A4"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 xml:space="preserve"> (Data Upload File)</w:t>
      </w:r>
      <w:bookmarkEnd w:id="13"/>
    </w:p>
    <w:p w:rsidR="00A445AD" w:rsidRPr="00357ACA" w:rsidRDefault="00A445AD" w:rsidP="00A445AD">
      <w:pPr>
        <w:rPr>
          <w:sz w:val="24"/>
          <w:szCs w:val="24"/>
        </w:rPr>
      </w:pPr>
    </w:p>
    <w:p w:rsidR="00A445AD" w:rsidRPr="00357ACA" w:rsidRDefault="009D7722" w:rsidP="00A445AD">
      <w:pPr>
        <w:rPr>
          <w:sz w:val="24"/>
          <w:szCs w:val="24"/>
        </w:rPr>
      </w:pPr>
      <w:r w:rsidRPr="00357ACA">
        <w:rPr>
          <w:sz w:val="24"/>
          <w:szCs w:val="24"/>
        </w:rPr>
        <w:t xml:space="preserve">     </w:t>
      </w:r>
      <w:r w:rsidRPr="00357ACA">
        <w:rPr>
          <w:sz w:val="24"/>
          <w:szCs w:val="24"/>
        </w:rPr>
        <w:tab/>
      </w:r>
      <w:r w:rsidR="009B645D" w:rsidRPr="009B645D">
        <w:rPr>
          <w:sz w:val="24"/>
          <w:szCs w:val="24"/>
        </w:rP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85pt;height:49.4pt" o:ole="">
            <v:imagedata r:id="rId14" o:title=""/>
          </v:shape>
          <o:OLEObject Type="Embed" ProgID="Excel.Sheet.12" ShapeID="_x0000_i1025" DrawAspect="Icon" ObjectID="_1540136994" r:id="rId15"/>
        </w:object>
      </w:r>
    </w:p>
    <w:p w:rsidR="009B674C" w:rsidRPr="00357ACA" w:rsidRDefault="009B674C" w:rsidP="009B674C">
      <w:pPr>
        <w:rPr>
          <w:sz w:val="24"/>
          <w:szCs w:val="24"/>
        </w:rPr>
      </w:pPr>
    </w:p>
    <w:p w:rsidR="00B42412" w:rsidRPr="00357ACA" w:rsidRDefault="009B674C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14" w:name="_Toc465872970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S</w:t>
      </w:r>
      <w:r w:rsidR="00B42412"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creenshot</w:t>
      </w:r>
      <w:bookmarkEnd w:id="14"/>
    </w:p>
    <w:p w:rsidR="009B674C" w:rsidRPr="0019430F" w:rsidRDefault="009B674C" w:rsidP="009B674C"/>
    <w:p w:rsidR="009B674C" w:rsidRPr="0019430F" w:rsidRDefault="00D0458C" w:rsidP="00D0458C">
      <w:pPr>
        <w:ind w:left="1080"/>
      </w:pPr>
      <w:r w:rsidRPr="0019430F">
        <w:t>N.A.</w:t>
      </w:r>
    </w:p>
    <w:p w:rsidR="000B5C2D" w:rsidRPr="0019430F" w:rsidDel="009B645D" w:rsidRDefault="000B5C2D" w:rsidP="000B5C2D">
      <w:pPr>
        <w:rPr>
          <w:del w:id="15" w:author="Namita Sivasankaran" w:date="2016-11-02T15:23:00Z"/>
        </w:rPr>
      </w:pPr>
      <w:bookmarkStart w:id="16" w:name="_Toc465872751"/>
      <w:bookmarkStart w:id="17" w:name="_Toc465872971"/>
      <w:bookmarkEnd w:id="16"/>
      <w:bookmarkEnd w:id="17"/>
    </w:p>
    <w:p w:rsidR="00B42412" w:rsidRPr="00357ACA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8" w:name="_Toc465872972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Functional Requirements</w:t>
      </w:r>
      <w:bookmarkEnd w:id="18"/>
    </w:p>
    <w:p w:rsidR="009B674C" w:rsidRPr="00357ACA" w:rsidRDefault="00324BD7" w:rsidP="00357ACA">
      <w:pPr>
        <w:ind w:left="360"/>
        <w:jc w:val="both"/>
        <w:rPr>
          <w:sz w:val="24"/>
          <w:szCs w:val="24"/>
        </w:rPr>
      </w:pPr>
      <w:r w:rsidRPr="00357ACA">
        <w:rPr>
          <w:b/>
          <w:sz w:val="24"/>
          <w:szCs w:val="24"/>
        </w:rPr>
        <w:t>Central Marketing Manager</w:t>
      </w:r>
      <w:r w:rsidR="000B2BA5" w:rsidRPr="00357ACA">
        <w:rPr>
          <w:sz w:val="24"/>
          <w:szCs w:val="24"/>
        </w:rPr>
        <w:t xml:space="preserve"> logs in</w:t>
      </w:r>
      <w:r w:rsidR="00D624C5" w:rsidRPr="00357ACA">
        <w:rPr>
          <w:sz w:val="24"/>
          <w:szCs w:val="24"/>
        </w:rPr>
        <w:t>.</w:t>
      </w:r>
    </w:p>
    <w:p w:rsidR="009B674C" w:rsidRPr="00357ACA" w:rsidRDefault="00324BD7" w:rsidP="00110A7E">
      <w:pPr>
        <w:pStyle w:val="ListParagraph"/>
        <w:numPr>
          <w:ilvl w:val="0"/>
          <w:numId w:val="31"/>
        </w:numPr>
        <w:jc w:val="both"/>
        <w:rPr>
          <w:rFonts w:ascii="Times New Roman" w:hAnsi="Times New Roman"/>
          <w:sz w:val="24"/>
          <w:szCs w:val="24"/>
        </w:rPr>
      </w:pPr>
      <w:r w:rsidRPr="00357ACA">
        <w:rPr>
          <w:rFonts w:ascii="Times New Roman" w:hAnsi="Times New Roman"/>
          <w:sz w:val="24"/>
          <w:szCs w:val="24"/>
        </w:rPr>
        <w:t>Creates an excel</w:t>
      </w:r>
      <w:r w:rsidR="009B645D">
        <w:rPr>
          <w:rFonts w:ascii="Times New Roman" w:hAnsi="Times New Roman"/>
          <w:sz w:val="24"/>
          <w:szCs w:val="24"/>
        </w:rPr>
        <w:t xml:space="preserve"> sheet</w:t>
      </w:r>
      <w:r w:rsidRPr="00357ACA">
        <w:rPr>
          <w:rFonts w:ascii="Times New Roman" w:hAnsi="Times New Roman"/>
          <w:sz w:val="24"/>
          <w:szCs w:val="24"/>
        </w:rPr>
        <w:t xml:space="preserve"> with the list of leads</w:t>
      </w:r>
      <w:r w:rsidR="008B48B5" w:rsidRPr="00357ACA">
        <w:rPr>
          <w:rFonts w:ascii="Times New Roman" w:hAnsi="Times New Roman"/>
          <w:sz w:val="24"/>
          <w:szCs w:val="24"/>
        </w:rPr>
        <w:t xml:space="preserve"> </w:t>
      </w:r>
      <w:r w:rsidR="00D624C5" w:rsidRPr="00357ACA">
        <w:rPr>
          <w:rFonts w:ascii="Times New Roman" w:hAnsi="Times New Roman"/>
          <w:sz w:val="24"/>
          <w:szCs w:val="24"/>
        </w:rPr>
        <w:t>(</w:t>
      </w:r>
      <w:del w:id="19" w:author="Namita Sivasankaran" w:date="2016-11-02T15:24:00Z">
        <w:r w:rsidR="00D624C5" w:rsidRPr="00357ACA" w:rsidDel="009B645D">
          <w:rPr>
            <w:rFonts w:ascii="Times New Roman" w:hAnsi="Times New Roman"/>
            <w:sz w:val="24"/>
            <w:szCs w:val="24"/>
          </w:rPr>
          <w:delText xml:space="preserve">according </w:delText>
        </w:r>
      </w:del>
      <w:ins w:id="20" w:author="Namita Sivasankaran" w:date="2016-11-02T15:24:00Z">
        <w:r w:rsidR="009B645D">
          <w:rPr>
            <w:rFonts w:ascii="Times New Roman" w:hAnsi="Times New Roman"/>
            <w:sz w:val="24"/>
            <w:szCs w:val="24"/>
          </w:rPr>
          <w:t xml:space="preserve">in the prescribed </w:t>
        </w:r>
      </w:ins>
      <w:del w:id="21" w:author="Namita Sivasankaran" w:date="2016-11-02T15:24:00Z">
        <w:r w:rsidR="00D624C5" w:rsidRPr="00357ACA" w:rsidDel="009B645D">
          <w:rPr>
            <w:rFonts w:ascii="Times New Roman" w:hAnsi="Times New Roman"/>
            <w:sz w:val="24"/>
            <w:szCs w:val="24"/>
          </w:rPr>
          <w:delText xml:space="preserve">to the </w:delText>
        </w:r>
      </w:del>
      <w:r w:rsidR="00D624C5" w:rsidRPr="00357ACA">
        <w:rPr>
          <w:rFonts w:ascii="Times New Roman" w:hAnsi="Times New Roman"/>
          <w:sz w:val="24"/>
          <w:szCs w:val="24"/>
        </w:rPr>
        <w:t>format shared and agreed)</w:t>
      </w:r>
      <w:r w:rsidRPr="00357ACA">
        <w:rPr>
          <w:rFonts w:ascii="Times New Roman" w:hAnsi="Times New Roman"/>
          <w:sz w:val="24"/>
          <w:szCs w:val="24"/>
        </w:rPr>
        <w:t xml:space="preserve"> and uploads </w:t>
      </w:r>
      <w:ins w:id="22" w:author="Namita Sivasankaran" w:date="2016-11-02T15:25:00Z">
        <w:r w:rsidR="009B645D">
          <w:rPr>
            <w:rFonts w:ascii="Times New Roman" w:hAnsi="Times New Roman"/>
            <w:sz w:val="24"/>
            <w:szCs w:val="24"/>
          </w:rPr>
          <w:t xml:space="preserve">the </w:t>
        </w:r>
      </w:ins>
      <w:r w:rsidRPr="00357ACA">
        <w:rPr>
          <w:rFonts w:ascii="Times New Roman" w:hAnsi="Times New Roman"/>
          <w:sz w:val="24"/>
          <w:szCs w:val="24"/>
        </w:rPr>
        <w:t>excel</w:t>
      </w:r>
      <w:del w:id="23" w:author="Namita Sivasankaran" w:date="2016-11-02T15:25:00Z">
        <w:r w:rsidRPr="00357ACA" w:rsidDel="009B645D">
          <w:rPr>
            <w:rFonts w:ascii="Times New Roman" w:hAnsi="Times New Roman"/>
            <w:sz w:val="24"/>
            <w:szCs w:val="24"/>
          </w:rPr>
          <w:delText xml:space="preserve"> with</w:delText>
        </w:r>
        <w:r w:rsidR="00D624C5" w:rsidRPr="00357ACA" w:rsidDel="009B645D">
          <w:rPr>
            <w:rFonts w:ascii="Times New Roman" w:hAnsi="Times New Roman"/>
            <w:sz w:val="24"/>
            <w:szCs w:val="24"/>
          </w:rPr>
          <w:delText xml:space="preserve"> respective</w:delText>
        </w:r>
        <w:r w:rsidRPr="00357ACA" w:rsidDel="009B645D">
          <w:rPr>
            <w:rFonts w:ascii="Times New Roman" w:hAnsi="Times New Roman"/>
            <w:sz w:val="24"/>
            <w:szCs w:val="24"/>
          </w:rPr>
          <w:delText xml:space="preserve"> hub name</w:delText>
        </w:r>
        <w:r w:rsidR="00D624C5" w:rsidRPr="00357ACA" w:rsidDel="009B645D">
          <w:rPr>
            <w:rFonts w:ascii="Times New Roman" w:hAnsi="Times New Roman"/>
            <w:sz w:val="24"/>
            <w:szCs w:val="24"/>
          </w:rPr>
          <w:delText xml:space="preserve"> for each leads</w:delText>
        </w:r>
      </w:del>
      <w:r w:rsidR="00D624C5" w:rsidRPr="00357ACA">
        <w:rPr>
          <w:rFonts w:ascii="Times New Roman" w:hAnsi="Times New Roman"/>
          <w:sz w:val="24"/>
          <w:szCs w:val="24"/>
        </w:rPr>
        <w:t>,</w:t>
      </w:r>
      <w:r w:rsidRPr="00357ACA">
        <w:rPr>
          <w:rFonts w:ascii="Times New Roman" w:hAnsi="Times New Roman"/>
          <w:sz w:val="24"/>
          <w:szCs w:val="24"/>
        </w:rPr>
        <w:t xml:space="preserve"> in the system</w:t>
      </w:r>
      <w:r w:rsidR="00D624C5" w:rsidRPr="00357ACA">
        <w:rPr>
          <w:rFonts w:ascii="Times New Roman" w:hAnsi="Times New Roman"/>
          <w:sz w:val="24"/>
          <w:szCs w:val="24"/>
        </w:rPr>
        <w:t>.</w:t>
      </w:r>
    </w:p>
    <w:p w:rsidR="00AC2257" w:rsidRPr="00357ACA" w:rsidRDefault="00AC2257" w:rsidP="00110A7E">
      <w:pPr>
        <w:pStyle w:val="ListParagraph"/>
        <w:numPr>
          <w:ilvl w:val="0"/>
          <w:numId w:val="31"/>
        </w:numPr>
        <w:jc w:val="both"/>
        <w:rPr>
          <w:rFonts w:ascii="Times New Roman" w:hAnsi="Times New Roman"/>
          <w:sz w:val="24"/>
          <w:szCs w:val="24"/>
        </w:rPr>
      </w:pPr>
      <w:r w:rsidRPr="00357ACA">
        <w:rPr>
          <w:rFonts w:ascii="Times New Roman" w:hAnsi="Times New Roman"/>
          <w:sz w:val="24"/>
          <w:szCs w:val="24"/>
        </w:rPr>
        <w:t xml:space="preserve">Leads </w:t>
      </w:r>
      <w:del w:id="24" w:author="Namita Sivasankaran" w:date="2016-11-02T15:27:00Z">
        <w:r w:rsidRPr="00357ACA" w:rsidDel="009B645D">
          <w:rPr>
            <w:rFonts w:ascii="Times New Roman" w:hAnsi="Times New Roman"/>
            <w:sz w:val="24"/>
            <w:szCs w:val="24"/>
          </w:rPr>
          <w:delText xml:space="preserve">to be </w:delText>
        </w:r>
      </w:del>
      <w:r w:rsidRPr="00357ACA">
        <w:rPr>
          <w:rFonts w:ascii="Times New Roman" w:hAnsi="Times New Roman"/>
          <w:sz w:val="24"/>
          <w:szCs w:val="24"/>
        </w:rPr>
        <w:t xml:space="preserve">uploaded in the system </w:t>
      </w:r>
      <w:del w:id="25" w:author="Namita Sivasankaran" w:date="2016-11-02T15:27:00Z">
        <w:r w:rsidRPr="00357ACA" w:rsidDel="009B645D">
          <w:rPr>
            <w:rFonts w:ascii="Times New Roman" w:hAnsi="Times New Roman"/>
            <w:sz w:val="24"/>
            <w:szCs w:val="24"/>
          </w:rPr>
          <w:delText xml:space="preserve">and same </w:delText>
        </w:r>
      </w:del>
      <w:r w:rsidRPr="00357ACA">
        <w:rPr>
          <w:rFonts w:ascii="Times New Roman" w:hAnsi="Times New Roman"/>
          <w:sz w:val="24"/>
          <w:szCs w:val="24"/>
        </w:rPr>
        <w:t xml:space="preserve">should appear in the </w:t>
      </w:r>
      <w:r w:rsidR="00D624C5" w:rsidRPr="00357ACA">
        <w:rPr>
          <w:rFonts w:ascii="Times New Roman" w:hAnsi="Times New Roman"/>
          <w:sz w:val="24"/>
          <w:szCs w:val="24"/>
        </w:rPr>
        <w:t xml:space="preserve">respective </w:t>
      </w:r>
      <w:r w:rsidRPr="00357ACA">
        <w:rPr>
          <w:rFonts w:ascii="Times New Roman" w:hAnsi="Times New Roman"/>
          <w:sz w:val="24"/>
          <w:szCs w:val="24"/>
        </w:rPr>
        <w:t>Hub Manager login</w:t>
      </w:r>
      <w:r w:rsidR="00A445AD" w:rsidRPr="00357ACA">
        <w:rPr>
          <w:rFonts w:ascii="Times New Roman" w:hAnsi="Times New Roman"/>
          <w:sz w:val="24"/>
          <w:szCs w:val="24"/>
        </w:rPr>
        <w:t xml:space="preserve"> (based on the hub, </w:t>
      </w:r>
      <w:ins w:id="26" w:author="Namita Sivasankaran" w:date="2016-11-02T15:27:00Z">
        <w:r w:rsidR="009B645D">
          <w:rPr>
            <w:rFonts w:ascii="Times New Roman" w:hAnsi="Times New Roman"/>
            <w:sz w:val="24"/>
            <w:szCs w:val="24"/>
          </w:rPr>
          <w:t xml:space="preserve">and the </w:t>
        </w:r>
      </w:ins>
      <w:r w:rsidR="00A445AD" w:rsidRPr="00E37DC1">
        <w:rPr>
          <w:rFonts w:ascii="Times New Roman" w:hAnsi="Times New Roman"/>
          <w:sz w:val="24"/>
          <w:szCs w:val="24"/>
        </w:rPr>
        <w:t xml:space="preserve">hub manager </w:t>
      </w:r>
      <w:del w:id="27" w:author="Namita Sivasankaran" w:date="2016-11-02T15:27:00Z">
        <w:r w:rsidR="00E4790D" w:rsidRPr="00E37DC1" w:rsidDel="009B645D">
          <w:rPr>
            <w:rFonts w:ascii="Times New Roman" w:hAnsi="Times New Roman"/>
            <w:sz w:val="24"/>
            <w:szCs w:val="24"/>
          </w:rPr>
          <w:delText xml:space="preserve">is </w:delText>
        </w:r>
      </w:del>
      <w:r w:rsidR="00E4790D" w:rsidRPr="00E37DC1">
        <w:rPr>
          <w:rFonts w:ascii="Times New Roman" w:hAnsi="Times New Roman"/>
          <w:sz w:val="24"/>
          <w:szCs w:val="24"/>
        </w:rPr>
        <w:t>mapped to</w:t>
      </w:r>
      <w:ins w:id="28" w:author="Namita Sivasankaran" w:date="2016-11-02T15:27:00Z">
        <w:r w:rsidR="009B645D">
          <w:rPr>
            <w:rFonts w:ascii="Times New Roman" w:hAnsi="Times New Roman"/>
            <w:sz w:val="24"/>
            <w:szCs w:val="24"/>
          </w:rPr>
          <w:t xml:space="preserve"> it</w:t>
        </w:r>
      </w:ins>
      <w:r w:rsidR="00E4790D" w:rsidRPr="00357ACA">
        <w:rPr>
          <w:rFonts w:ascii="Times New Roman" w:hAnsi="Times New Roman"/>
          <w:sz w:val="24"/>
          <w:szCs w:val="24"/>
        </w:rPr>
        <w:t>).</w:t>
      </w:r>
    </w:p>
    <w:p w:rsidR="00115A34" w:rsidRPr="00357ACA" w:rsidRDefault="00115A34" w:rsidP="00110A7E">
      <w:pPr>
        <w:pStyle w:val="ListParagraph"/>
        <w:numPr>
          <w:ilvl w:val="0"/>
          <w:numId w:val="31"/>
        </w:numPr>
        <w:jc w:val="both"/>
        <w:rPr>
          <w:rFonts w:ascii="Times New Roman" w:hAnsi="Times New Roman"/>
          <w:sz w:val="24"/>
          <w:szCs w:val="24"/>
        </w:rPr>
      </w:pPr>
      <w:r w:rsidRPr="00357ACA">
        <w:rPr>
          <w:rFonts w:ascii="Times New Roman" w:hAnsi="Times New Roman"/>
          <w:sz w:val="24"/>
          <w:szCs w:val="24"/>
        </w:rPr>
        <w:t>After successful upload, the status of these leads can be “assignment pending”</w:t>
      </w:r>
    </w:p>
    <w:p w:rsidR="009118D9" w:rsidRPr="00357ACA" w:rsidRDefault="009118D9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29" w:name="_Toc458619794"/>
      <w:bookmarkStart w:id="30" w:name="_Toc465872973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Uploads</w:t>
      </w:r>
      <w:bookmarkEnd w:id="29"/>
      <w:bookmarkEnd w:id="30"/>
    </w:p>
    <w:p w:rsidR="009118D9" w:rsidRPr="00357ACA" w:rsidRDefault="00324BD7" w:rsidP="00324BD7">
      <w:pPr>
        <w:ind w:left="1080"/>
        <w:rPr>
          <w:rFonts w:eastAsia="Calibri"/>
          <w:sz w:val="24"/>
          <w:szCs w:val="24"/>
          <w:lang w:val="en-IN"/>
        </w:rPr>
      </w:pPr>
      <w:r w:rsidRPr="00357ACA">
        <w:rPr>
          <w:rFonts w:eastAsia="Calibri"/>
          <w:sz w:val="24"/>
          <w:szCs w:val="24"/>
          <w:lang w:val="en-IN"/>
        </w:rPr>
        <w:t xml:space="preserve">The lead </w:t>
      </w:r>
      <w:r w:rsidR="00996B58" w:rsidRPr="00357ACA">
        <w:rPr>
          <w:rFonts w:eastAsia="Calibri"/>
          <w:sz w:val="24"/>
          <w:szCs w:val="24"/>
          <w:lang w:val="en-IN"/>
        </w:rPr>
        <w:t>data upload</w:t>
      </w:r>
      <w:r w:rsidRPr="00357ACA">
        <w:rPr>
          <w:rFonts w:eastAsia="Calibri"/>
          <w:sz w:val="24"/>
          <w:szCs w:val="24"/>
          <w:lang w:val="en-IN"/>
        </w:rPr>
        <w:t xml:space="preserve"> spreadsheet</w:t>
      </w:r>
    </w:p>
    <w:p w:rsidR="009118D9" w:rsidRPr="00357ACA" w:rsidRDefault="009118D9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31" w:name="_Toc458619795"/>
      <w:bookmarkStart w:id="32" w:name="_Toc465872974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Downloads</w:t>
      </w:r>
      <w:bookmarkEnd w:id="31"/>
      <w:bookmarkEnd w:id="32"/>
    </w:p>
    <w:p w:rsidR="009118D9" w:rsidRPr="00357ACA" w:rsidRDefault="00B62F8C" w:rsidP="00B62F8C">
      <w:pPr>
        <w:pStyle w:val="ListParagraph"/>
        <w:spacing w:after="0" w:line="240" w:lineRule="auto"/>
        <w:ind w:left="1080"/>
        <w:rPr>
          <w:rFonts w:ascii="Times New Roman" w:hAnsi="Times New Roman"/>
          <w:sz w:val="24"/>
          <w:szCs w:val="24"/>
        </w:rPr>
      </w:pPr>
      <w:r w:rsidRPr="00357ACA">
        <w:rPr>
          <w:rFonts w:ascii="Times New Roman" w:hAnsi="Times New Roman"/>
          <w:sz w:val="24"/>
          <w:szCs w:val="24"/>
        </w:rPr>
        <w:t>NA</w:t>
      </w:r>
    </w:p>
    <w:p w:rsidR="009118D9" w:rsidRPr="00357ACA" w:rsidRDefault="009118D9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33" w:name="_Toc458619796"/>
      <w:bookmarkStart w:id="34" w:name="_Toc465872975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Reports</w:t>
      </w:r>
      <w:bookmarkEnd w:id="33"/>
      <w:bookmarkEnd w:id="34"/>
    </w:p>
    <w:p w:rsidR="009118D9" w:rsidRPr="00357ACA" w:rsidRDefault="009B1B42" w:rsidP="00324BD7">
      <w:pPr>
        <w:ind w:left="360" w:firstLine="720"/>
        <w:rPr>
          <w:rFonts w:eastAsia="Calibri"/>
          <w:sz w:val="24"/>
          <w:szCs w:val="24"/>
          <w:lang w:val="en-IN"/>
        </w:rPr>
      </w:pPr>
      <w:r w:rsidRPr="00357ACA">
        <w:rPr>
          <w:rFonts w:eastAsia="Calibri"/>
          <w:sz w:val="24"/>
          <w:szCs w:val="24"/>
          <w:lang w:val="en-IN"/>
        </w:rPr>
        <w:t>Lead Generation r</w:t>
      </w:r>
      <w:r w:rsidR="00324BD7" w:rsidRPr="00357ACA">
        <w:rPr>
          <w:rFonts w:eastAsia="Calibri"/>
          <w:sz w:val="24"/>
          <w:szCs w:val="24"/>
          <w:lang w:val="en-IN"/>
        </w:rPr>
        <w:t>eport</w:t>
      </w:r>
    </w:p>
    <w:p w:rsidR="00C2578A" w:rsidRPr="00357ACA" w:rsidRDefault="00C2578A" w:rsidP="00324BD7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C2578A" w:rsidRPr="00357ACA" w:rsidDel="009B645D" w:rsidRDefault="00C2578A" w:rsidP="00E37DC1">
      <w:pPr>
        <w:rPr>
          <w:del w:id="35" w:author="Namita Sivasankaran" w:date="2016-11-02T15:28:00Z"/>
          <w:sz w:val="28"/>
          <w:szCs w:val="28"/>
        </w:rPr>
      </w:pPr>
      <w:bookmarkStart w:id="36" w:name="_Toc465872756"/>
      <w:bookmarkStart w:id="37" w:name="_Toc465872976"/>
      <w:bookmarkEnd w:id="36"/>
      <w:bookmarkEnd w:id="37"/>
    </w:p>
    <w:p w:rsidR="00B42412" w:rsidRPr="00357ACA" w:rsidRDefault="00324BD7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24"/>
          <w:szCs w:val="36"/>
        </w:rPr>
      </w:pPr>
      <w:bookmarkStart w:id="38" w:name="_Toc465872977"/>
      <w:r w:rsidRPr="00357ACA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assigning leads</w:t>
      </w:r>
      <w:r w:rsidR="00115A34" w:rsidRPr="00357ACA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 xml:space="preserve"> </w:t>
      </w:r>
      <w:r w:rsidR="00115A34" w:rsidRPr="00357ACA">
        <w:rPr>
          <w:rFonts w:cs="Times New Roman"/>
          <w:b w:val="0"/>
          <w:bCs w:val="0"/>
          <w:smallCaps/>
          <w:spacing w:val="5"/>
          <w:kern w:val="0"/>
          <w:sz w:val="24"/>
          <w:szCs w:val="36"/>
        </w:rPr>
        <w:t>(ASSIGNMENT PENDING QUEUE)</w:t>
      </w:r>
      <w:bookmarkEnd w:id="38"/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</w:pPr>
      <w:bookmarkStart w:id="39" w:name="_Toc465872978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</w:t>
      </w:r>
      <w:r w:rsidR="00D534DE"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  <w:r w:rsidR="00D534DE"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(</w:t>
      </w:r>
      <w:r w:rsidR="00662D95"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Assignment Pending</w:t>
      </w:r>
      <w:r w:rsidR="00D534DE" w:rsidRPr="00357ACA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)</w:t>
      </w:r>
      <w:bookmarkEnd w:id="39"/>
    </w:p>
    <w:p w:rsidR="00353206" w:rsidRPr="0019430F" w:rsidRDefault="00353206" w:rsidP="00353206"/>
    <w:tbl>
      <w:tblPr>
        <w:tblStyle w:val="TableGrid"/>
        <w:tblW w:w="9180" w:type="dxa"/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1276"/>
        <w:gridCol w:w="1134"/>
        <w:gridCol w:w="3543"/>
      </w:tblGrid>
      <w:tr w:rsidR="007034C6" w:rsidRPr="009B645D" w:rsidTr="00357ACA">
        <w:tc>
          <w:tcPr>
            <w:tcW w:w="1668" w:type="dxa"/>
          </w:tcPr>
          <w:p w:rsidR="007034C6" w:rsidRPr="00357ACA" w:rsidRDefault="007034C6" w:rsidP="00357ACA">
            <w:pPr>
              <w:spacing w:after="200" w:line="276" w:lineRule="auto"/>
              <w:jc w:val="center"/>
              <w:rPr>
                <w:rFonts w:eastAsiaTheme="majorEastAsia"/>
                <w:b/>
                <w:sz w:val="18"/>
                <w:szCs w:val="18"/>
              </w:rPr>
            </w:pPr>
            <w:r w:rsidRPr="00357ACA">
              <w:rPr>
                <w:rFonts w:eastAsiaTheme="majorEastAsia"/>
                <w:b/>
                <w:sz w:val="18"/>
                <w:szCs w:val="18"/>
              </w:rPr>
              <w:t>Field name</w:t>
            </w:r>
          </w:p>
        </w:tc>
        <w:tc>
          <w:tcPr>
            <w:tcW w:w="1559" w:type="dxa"/>
          </w:tcPr>
          <w:p w:rsidR="007034C6" w:rsidRPr="00357ACA" w:rsidRDefault="007034C6" w:rsidP="00357ACA">
            <w:pPr>
              <w:spacing w:after="200" w:line="276" w:lineRule="auto"/>
              <w:jc w:val="center"/>
              <w:rPr>
                <w:rFonts w:eastAsiaTheme="majorEastAsia"/>
                <w:b/>
                <w:sz w:val="18"/>
                <w:szCs w:val="18"/>
              </w:rPr>
            </w:pPr>
            <w:r w:rsidRPr="00357ACA">
              <w:rPr>
                <w:rFonts w:eastAsiaTheme="majorEastAsia"/>
                <w:b/>
                <w:sz w:val="18"/>
                <w:szCs w:val="18"/>
              </w:rPr>
              <w:t>Section</w:t>
            </w:r>
          </w:p>
        </w:tc>
        <w:tc>
          <w:tcPr>
            <w:tcW w:w="1276" w:type="dxa"/>
          </w:tcPr>
          <w:p w:rsidR="007034C6" w:rsidRPr="00357ACA" w:rsidRDefault="007034C6" w:rsidP="00357ACA">
            <w:pPr>
              <w:spacing w:after="200" w:line="276" w:lineRule="auto"/>
              <w:jc w:val="center"/>
              <w:rPr>
                <w:rFonts w:eastAsiaTheme="majorEastAsia"/>
                <w:b/>
                <w:sz w:val="18"/>
                <w:szCs w:val="18"/>
              </w:rPr>
            </w:pPr>
            <w:r w:rsidRPr="00357ACA">
              <w:rPr>
                <w:rFonts w:eastAsiaTheme="majorEastAsia"/>
                <w:b/>
                <w:sz w:val="18"/>
                <w:szCs w:val="18"/>
              </w:rPr>
              <w:t>Data Type</w:t>
            </w:r>
          </w:p>
        </w:tc>
        <w:tc>
          <w:tcPr>
            <w:tcW w:w="1134" w:type="dxa"/>
          </w:tcPr>
          <w:p w:rsidR="007034C6" w:rsidRPr="00357ACA" w:rsidRDefault="007034C6" w:rsidP="00357ACA">
            <w:pPr>
              <w:spacing w:after="200" w:line="276" w:lineRule="auto"/>
              <w:jc w:val="center"/>
              <w:rPr>
                <w:rFonts w:eastAsiaTheme="majorEastAsia"/>
                <w:b/>
                <w:sz w:val="18"/>
                <w:szCs w:val="18"/>
              </w:rPr>
            </w:pPr>
            <w:r w:rsidRPr="00357ACA">
              <w:rPr>
                <w:rFonts w:eastAsiaTheme="majorEastAsia"/>
                <w:b/>
                <w:sz w:val="18"/>
                <w:szCs w:val="18"/>
              </w:rPr>
              <w:t>Attribute</w:t>
            </w:r>
          </w:p>
        </w:tc>
        <w:tc>
          <w:tcPr>
            <w:tcW w:w="3543" w:type="dxa"/>
          </w:tcPr>
          <w:p w:rsidR="007034C6" w:rsidRPr="00357ACA" w:rsidRDefault="007034C6" w:rsidP="00357ACA">
            <w:pPr>
              <w:spacing w:after="200" w:line="276" w:lineRule="auto"/>
              <w:jc w:val="center"/>
              <w:rPr>
                <w:rFonts w:eastAsiaTheme="majorEastAsia"/>
                <w:b/>
                <w:sz w:val="18"/>
                <w:szCs w:val="18"/>
              </w:rPr>
            </w:pPr>
            <w:r w:rsidRPr="00357ACA">
              <w:rPr>
                <w:rFonts w:eastAsiaTheme="majorEastAsia"/>
                <w:b/>
                <w:sz w:val="18"/>
                <w:szCs w:val="18"/>
              </w:rPr>
              <w:t>Population logic</w:t>
            </w:r>
          </w:p>
        </w:tc>
      </w:tr>
      <w:tr w:rsidR="007034C6" w:rsidRPr="009B645D" w:rsidDel="009B645D" w:rsidTr="00357ACA">
        <w:trPr>
          <w:del w:id="40" w:author="Namita Sivasankaran" w:date="2016-11-02T15:30:00Z"/>
        </w:trPr>
        <w:tc>
          <w:tcPr>
            <w:tcW w:w="1668" w:type="dxa"/>
          </w:tcPr>
          <w:p w:rsidR="007034C6" w:rsidRPr="009B645D" w:rsidDel="009B645D" w:rsidRDefault="007034C6" w:rsidP="00787DDD">
            <w:pPr>
              <w:spacing w:after="200" w:line="276" w:lineRule="auto"/>
              <w:rPr>
                <w:del w:id="41" w:author="Namita Sivasankaran" w:date="2016-11-02T15:30:00Z"/>
                <w:rFonts w:eastAsiaTheme="majorEastAsia"/>
                <w:sz w:val="18"/>
                <w:szCs w:val="18"/>
                <w:rPrChange w:id="42" w:author="Namita Sivasankaran" w:date="2016-11-02T15:28:00Z">
                  <w:rPr>
                    <w:del w:id="43" w:author="Namita Sivasankaran" w:date="2016-11-02T15:30:00Z"/>
                    <w:rFonts w:asciiTheme="minorHAnsi" w:eastAsiaTheme="majorEastAsia" w:hAnsiTheme="minorHAnsi" w:cstheme="majorBidi"/>
                    <w:b/>
                    <w:sz w:val="18"/>
                    <w:szCs w:val="18"/>
                  </w:rPr>
                </w:rPrChange>
              </w:rPr>
            </w:pPr>
            <w:del w:id="44" w:author="Namita Sivasankaran" w:date="2016-11-02T15:30:00Z">
              <w:r w:rsidRPr="009B645D" w:rsidDel="009B645D">
                <w:rPr>
                  <w:rFonts w:eastAsiaTheme="majorEastAsia"/>
                  <w:sz w:val="18"/>
                  <w:szCs w:val="18"/>
                  <w:rPrChange w:id="45" w:author="Namita Sivasankaran" w:date="2016-11-02T15:28:00Z">
                    <w:rPr>
                      <w:rFonts w:asciiTheme="minorHAnsi" w:eastAsiaTheme="majorEastAsia" w:hAnsiTheme="minorHAnsi" w:cstheme="majorBidi"/>
                      <w:b/>
                      <w:sz w:val="18"/>
                      <w:szCs w:val="18"/>
                    </w:rPr>
                  </w:rPrChange>
                </w:rPr>
                <w:delText>S. No.</w:delText>
              </w:r>
            </w:del>
          </w:p>
        </w:tc>
        <w:tc>
          <w:tcPr>
            <w:tcW w:w="1559" w:type="dxa"/>
          </w:tcPr>
          <w:p w:rsidR="007034C6" w:rsidRPr="009B645D" w:rsidDel="009B645D" w:rsidRDefault="007034C6" w:rsidP="00787DDD">
            <w:pPr>
              <w:spacing w:after="200" w:line="276" w:lineRule="auto"/>
              <w:rPr>
                <w:del w:id="46" w:author="Namita Sivasankaran" w:date="2016-11-02T15:30:00Z"/>
                <w:rFonts w:eastAsiaTheme="majorEastAsia"/>
                <w:sz w:val="18"/>
                <w:szCs w:val="18"/>
                <w:rPrChange w:id="47" w:author="Namita Sivasankaran" w:date="2016-11-02T15:28:00Z">
                  <w:rPr>
                    <w:del w:id="48" w:author="Namita Sivasankaran" w:date="2016-11-02T15:30:00Z"/>
                    <w:rFonts w:asciiTheme="minorHAnsi" w:eastAsiaTheme="majorEastAsia" w:hAnsiTheme="minorHAnsi" w:cstheme="majorBidi"/>
                    <w:b/>
                    <w:sz w:val="18"/>
                    <w:szCs w:val="18"/>
                  </w:rPr>
                </w:rPrChange>
              </w:rPr>
            </w:pPr>
            <w:del w:id="49" w:author="Namita Sivasankaran" w:date="2016-11-02T15:30:00Z">
              <w:r w:rsidRPr="009B645D" w:rsidDel="009B645D">
                <w:rPr>
                  <w:rFonts w:eastAsiaTheme="majorEastAsia"/>
                  <w:sz w:val="18"/>
                  <w:szCs w:val="18"/>
                  <w:rPrChange w:id="50" w:author="Namita Sivasankaran" w:date="2016-11-02T15:28:00Z">
                    <w:rPr>
                      <w:rFonts w:asciiTheme="minorHAnsi" w:eastAsiaTheme="majorEastAsia" w:hAnsiTheme="minorHAnsi" w:cstheme="majorBidi"/>
                      <w:b/>
                      <w:sz w:val="18"/>
                      <w:szCs w:val="18"/>
                    </w:rPr>
                  </w:rPrChange>
                </w:rPr>
                <w:delText>Assigning Leads</w:delText>
              </w:r>
            </w:del>
          </w:p>
        </w:tc>
        <w:tc>
          <w:tcPr>
            <w:tcW w:w="1276" w:type="dxa"/>
          </w:tcPr>
          <w:p w:rsidR="007034C6" w:rsidRPr="009B645D" w:rsidDel="009B645D" w:rsidRDefault="007034C6" w:rsidP="00787DDD">
            <w:pPr>
              <w:spacing w:after="200" w:line="276" w:lineRule="auto"/>
              <w:rPr>
                <w:del w:id="51" w:author="Namita Sivasankaran" w:date="2016-11-02T15:30:00Z"/>
                <w:rFonts w:eastAsiaTheme="majorEastAsia"/>
                <w:sz w:val="18"/>
                <w:szCs w:val="18"/>
                <w:rPrChange w:id="52" w:author="Namita Sivasankaran" w:date="2016-11-02T15:28:00Z">
                  <w:rPr>
                    <w:del w:id="53" w:author="Namita Sivasankaran" w:date="2016-11-02T15:30:00Z"/>
                    <w:rFonts w:asciiTheme="minorHAnsi" w:eastAsiaTheme="majorEastAsia" w:hAnsiTheme="minorHAnsi" w:cstheme="majorBidi"/>
                    <w:b/>
                    <w:sz w:val="18"/>
                    <w:szCs w:val="18"/>
                  </w:rPr>
                </w:rPrChange>
              </w:rPr>
            </w:pPr>
            <w:del w:id="54" w:author="Namita Sivasankaran" w:date="2016-11-02T15:30:00Z">
              <w:r w:rsidRPr="009B645D" w:rsidDel="009B645D">
                <w:rPr>
                  <w:rFonts w:eastAsiaTheme="majorEastAsia"/>
                  <w:sz w:val="18"/>
                  <w:szCs w:val="18"/>
                  <w:rPrChange w:id="55" w:author="Namita Sivasankaran" w:date="2016-11-02T15:28:00Z">
                    <w:rPr>
                      <w:rFonts w:asciiTheme="minorHAnsi" w:eastAsiaTheme="majorEastAsia" w:hAnsiTheme="minorHAnsi" w:cstheme="majorBidi"/>
                      <w:b/>
                      <w:sz w:val="18"/>
                      <w:szCs w:val="18"/>
                    </w:rPr>
                  </w:rPrChange>
                </w:rPr>
                <w:delText>Numeric</w:delText>
              </w:r>
            </w:del>
          </w:p>
        </w:tc>
        <w:tc>
          <w:tcPr>
            <w:tcW w:w="1134" w:type="dxa"/>
          </w:tcPr>
          <w:p w:rsidR="007034C6" w:rsidRPr="009B645D" w:rsidDel="009B645D" w:rsidRDefault="007034C6" w:rsidP="00787DDD">
            <w:pPr>
              <w:spacing w:after="200" w:line="276" w:lineRule="auto"/>
              <w:rPr>
                <w:del w:id="56" w:author="Namita Sivasankaran" w:date="2016-11-02T15:30:00Z"/>
                <w:rFonts w:eastAsiaTheme="majorEastAsia"/>
                <w:sz w:val="18"/>
                <w:szCs w:val="18"/>
                <w:rPrChange w:id="57" w:author="Namita Sivasankaran" w:date="2016-11-02T15:28:00Z">
                  <w:rPr>
                    <w:del w:id="58" w:author="Namita Sivasankaran" w:date="2016-11-02T15:30:00Z"/>
                    <w:rFonts w:asciiTheme="minorHAnsi" w:eastAsiaTheme="majorEastAsia" w:hAnsiTheme="minorHAnsi" w:cstheme="majorBidi"/>
                    <w:b/>
                    <w:sz w:val="18"/>
                    <w:szCs w:val="18"/>
                  </w:rPr>
                </w:rPrChange>
              </w:rPr>
            </w:pPr>
          </w:p>
        </w:tc>
        <w:tc>
          <w:tcPr>
            <w:tcW w:w="3543" w:type="dxa"/>
          </w:tcPr>
          <w:p w:rsidR="007034C6" w:rsidRPr="009B645D" w:rsidDel="009B645D" w:rsidRDefault="007034C6" w:rsidP="00787DDD">
            <w:pPr>
              <w:spacing w:after="200" w:line="276" w:lineRule="auto"/>
              <w:rPr>
                <w:del w:id="59" w:author="Namita Sivasankaran" w:date="2016-11-02T15:30:00Z"/>
                <w:rFonts w:eastAsiaTheme="majorEastAsia"/>
                <w:sz w:val="18"/>
                <w:szCs w:val="18"/>
                <w:rPrChange w:id="60" w:author="Namita Sivasankaran" w:date="2016-11-02T15:28:00Z">
                  <w:rPr>
                    <w:del w:id="61" w:author="Namita Sivasankaran" w:date="2016-11-02T15:30:00Z"/>
                    <w:rFonts w:asciiTheme="minorHAnsi" w:eastAsiaTheme="majorEastAsia" w:hAnsiTheme="minorHAnsi" w:cstheme="majorBidi"/>
                    <w:b/>
                    <w:sz w:val="18"/>
                    <w:szCs w:val="18"/>
                  </w:rPr>
                </w:rPrChange>
              </w:rPr>
            </w:pPr>
          </w:p>
        </w:tc>
      </w:tr>
      <w:tr w:rsidR="007034C6" w:rsidRPr="009B645D" w:rsidTr="00357ACA">
        <w:trPr>
          <w:trHeight w:val="583"/>
        </w:trPr>
        <w:tc>
          <w:tcPr>
            <w:tcW w:w="1668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Upload Date</w:t>
            </w:r>
          </w:p>
        </w:tc>
        <w:tc>
          <w:tcPr>
            <w:tcW w:w="1559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date</w:t>
            </w:r>
          </w:p>
        </w:tc>
        <w:tc>
          <w:tcPr>
            <w:tcW w:w="1134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Sort</w:t>
            </w:r>
            <w:r w:rsidR="00624CC3" w:rsidRPr="00357ACA">
              <w:rPr>
                <w:rFonts w:eastAsiaTheme="majorEastAsia"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7034C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ins w:id="62" w:author="Namita Sivasankaran" w:date="2016-11-02T15:29:00Z">
              <w:r w:rsidR="009B645D">
                <w:rPr>
                  <w:rFonts w:eastAsiaTheme="majorEastAsia"/>
                  <w:sz w:val="18"/>
                  <w:szCs w:val="18"/>
                </w:rPr>
                <w:br/>
              </w:r>
            </w:ins>
            <w:r w:rsidRPr="00357ACA">
              <w:rPr>
                <w:rFonts w:eastAsiaTheme="majorEastAsia"/>
                <w:sz w:val="18"/>
                <w:szCs w:val="18"/>
              </w:rPr>
              <w:t>(</w:t>
            </w:r>
            <w:r w:rsidR="007034C6" w:rsidRPr="00357ACA">
              <w:rPr>
                <w:rFonts w:eastAsiaTheme="majorEastAsia"/>
                <w:sz w:val="18"/>
                <w:szCs w:val="18"/>
              </w:rPr>
              <w:t>From uploaded file</w:t>
            </w:r>
            <w:r w:rsidR="00353206" w:rsidRPr="00357ACA">
              <w:rPr>
                <w:rFonts w:eastAsiaTheme="majorEastAsia"/>
                <w:sz w:val="18"/>
                <w:szCs w:val="18"/>
              </w:rPr>
              <w:t xml:space="preserve"> during bulk data upload</w:t>
            </w:r>
            <w:r w:rsidRPr="00357ACA">
              <w:rPr>
                <w:rFonts w:eastAsiaTheme="majorEastAsia"/>
                <w:sz w:val="18"/>
                <w:szCs w:val="18"/>
              </w:rPr>
              <w:t>)</w:t>
            </w:r>
          </w:p>
        </w:tc>
      </w:tr>
      <w:tr w:rsidR="00002013" w:rsidRPr="009B645D" w:rsidTr="00357ACA">
        <w:tc>
          <w:tcPr>
            <w:tcW w:w="1668" w:type="dxa"/>
          </w:tcPr>
          <w:p w:rsidR="00002013" w:rsidRPr="00357ACA" w:rsidRDefault="0000201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Lead Name</w:t>
            </w:r>
          </w:p>
        </w:tc>
        <w:tc>
          <w:tcPr>
            <w:tcW w:w="1559" w:type="dxa"/>
          </w:tcPr>
          <w:p w:rsidR="00002013" w:rsidRPr="00357ACA" w:rsidRDefault="0000201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002013" w:rsidRPr="00357ACA" w:rsidRDefault="0000201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134" w:type="dxa"/>
          </w:tcPr>
          <w:p w:rsidR="00002013" w:rsidRPr="00357ACA" w:rsidRDefault="0000201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3543" w:type="dxa"/>
          </w:tcPr>
          <w:p w:rsidR="00002013" w:rsidRPr="00357ACA" w:rsidRDefault="0000201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r w:rsidR="009B645D">
              <w:rPr>
                <w:rFonts w:eastAsiaTheme="majorEastAsia"/>
                <w:sz w:val="18"/>
                <w:szCs w:val="18"/>
              </w:rPr>
              <w:br/>
            </w:r>
            <w:r w:rsidRPr="00357ACA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7034C6" w:rsidRPr="009B645D" w:rsidTr="00357ACA">
        <w:tc>
          <w:tcPr>
            <w:tcW w:w="1668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Business Name</w:t>
            </w:r>
          </w:p>
        </w:tc>
        <w:tc>
          <w:tcPr>
            <w:tcW w:w="1559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134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Sort</w:t>
            </w:r>
            <w:r w:rsidR="00624CC3" w:rsidRPr="00357ACA">
              <w:rPr>
                <w:rFonts w:eastAsiaTheme="majorEastAsia"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7034C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r w:rsidR="009B645D">
              <w:rPr>
                <w:rFonts w:eastAsiaTheme="majorEastAsia"/>
                <w:sz w:val="18"/>
                <w:szCs w:val="18"/>
              </w:rPr>
              <w:br/>
            </w:r>
            <w:r w:rsidRPr="00357ACA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7034C6" w:rsidRPr="009B645D" w:rsidTr="00357ACA">
        <w:tc>
          <w:tcPr>
            <w:tcW w:w="1668" w:type="dxa"/>
          </w:tcPr>
          <w:p w:rsidR="007034C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 xml:space="preserve">Address </w:t>
            </w:r>
          </w:p>
        </w:tc>
        <w:tc>
          <w:tcPr>
            <w:tcW w:w="1559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7034C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134" w:type="dxa"/>
          </w:tcPr>
          <w:p w:rsidR="007034C6" w:rsidRPr="00357ACA" w:rsidRDefault="007034C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3543" w:type="dxa"/>
          </w:tcPr>
          <w:p w:rsidR="007034C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r w:rsidR="009B645D">
              <w:rPr>
                <w:rFonts w:eastAsiaTheme="majorEastAsia"/>
                <w:sz w:val="18"/>
                <w:szCs w:val="18"/>
              </w:rPr>
              <w:br/>
            </w:r>
            <w:r w:rsidRPr="00357ACA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353206" w:rsidRPr="009B645D" w:rsidTr="00357ACA">
        <w:tc>
          <w:tcPr>
            <w:tcW w:w="1668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lastRenderedPageBreak/>
              <w:t>Area</w:t>
            </w:r>
          </w:p>
        </w:tc>
        <w:tc>
          <w:tcPr>
            <w:tcW w:w="1559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134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Sort</w:t>
            </w:r>
            <w:r w:rsidR="00624CC3" w:rsidRPr="00357ACA">
              <w:rPr>
                <w:rFonts w:eastAsiaTheme="majorEastAsia"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35320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r w:rsidR="009B645D">
              <w:rPr>
                <w:rFonts w:eastAsiaTheme="majorEastAsia"/>
                <w:sz w:val="18"/>
                <w:szCs w:val="18"/>
              </w:rPr>
              <w:br/>
            </w:r>
            <w:r w:rsidRPr="00357ACA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353206" w:rsidRPr="009B645D" w:rsidTr="00357ACA">
        <w:tc>
          <w:tcPr>
            <w:tcW w:w="1668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City/Village/Town</w:t>
            </w:r>
          </w:p>
        </w:tc>
        <w:tc>
          <w:tcPr>
            <w:tcW w:w="1559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134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Sort</w:t>
            </w:r>
            <w:r w:rsidR="00624CC3" w:rsidRPr="00357ACA">
              <w:rPr>
                <w:rFonts w:eastAsiaTheme="majorEastAsia"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35320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</w:t>
            </w:r>
            <w:r w:rsidR="009B645D">
              <w:rPr>
                <w:rFonts w:eastAsiaTheme="majorEastAsia"/>
                <w:sz w:val="18"/>
                <w:szCs w:val="18"/>
              </w:rPr>
              <w:br/>
            </w:r>
            <w:r w:rsidRPr="00357ACA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353206" w:rsidRPr="009B645D" w:rsidTr="00357ACA">
        <w:tc>
          <w:tcPr>
            <w:tcW w:w="1668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Pincode</w:t>
            </w:r>
          </w:p>
        </w:tc>
        <w:tc>
          <w:tcPr>
            <w:tcW w:w="1559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Assigning Leads</w:t>
            </w:r>
          </w:p>
        </w:tc>
        <w:tc>
          <w:tcPr>
            <w:tcW w:w="1276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Numeric</w:t>
            </w:r>
          </w:p>
        </w:tc>
        <w:tc>
          <w:tcPr>
            <w:tcW w:w="1134" w:type="dxa"/>
          </w:tcPr>
          <w:p w:rsidR="00353206" w:rsidRPr="00357ACA" w:rsidRDefault="00353206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3543" w:type="dxa"/>
          </w:tcPr>
          <w:p w:rsidR="00353206" w:rsidRPr="00357ACA" w:rsidRDefault="00833573" w:rsidP="00357ACA">
            <w:pPr>
              <w:spacing w:after="200"/>
              <w:rPr>
                <w:rFonts w:eastAsiaTheme="majorEastAsia"/>
                <w:sz w:val="18"/>
                <w:szCs w:val="18"/>
              </w:rPr>
            </w:pPr>
            <w:r w:rsidRPr="00357ACA">
              <w:rPr>
                <w:rFonts w:eastAsiaTheme="majorEastAsia"/>
                <w:sz w:val="18"/>
                <w:szCs w:val="18"/>
              </w:rPr>
              <w:t>Auto-populated(From uploaded file during bulk data upload)</w:t>
            </w:r>
          </w:p>
        </w:tc>
      </w:tr>
    </w:tbl>
    <w:p w:rsidR="005E5832" w:rsidRDefault="005E5832" w:rsidP="00B42412">
      <w:pPr>
        <w:ind w:left="360"/>
        <w:rPr>
          <w:ins w:id="63" w:author="Namita Sivasankaran" w:date="2016-11-02T15:31:00Z"/>
          <w:sz w:val="28"/>
          <w:szCs w:val="28"/>
        </w:rPr>
        <w:sectPr w:rsidR="005E5832" w:rsidSect="009B645D">
          <w:pgSz w:w="11899" w:h="16838"/>
          <w:pgMar w:top="1843" w:right="700" w:bottom="2835" w:left="993" w:header="1560" w:footer="567" w:gutter="0"/>
          <w:cols w:space="720"/>
          <w:docGrid w:linePitch="360"/>
        </w:sectPr>
      </w:pPr>
    </w:p>
    <w:p w:rsidR="00B42412" w:rsidRPr="00357ACA" w:rsidDel="005E5832" w:rsidRDefault="00B42412" w:rsidP="00B42412">
      <w:pPr>
        <w:ind w:left="360"/>
        <w:rPr>
          <w:del w:id="64" w:author="Namita Sivasankaran" w:date="2016-11-02T15:31:00Z"/>
          <w:sz w:val="28"/>
          <w:szCs w:val="28"/>
        </w:rPr>
      </w:pPr>
      <w:bookmarkStart w:id="65" w:name="_Toc465872759"/>
      <w:bookmarkStart w:id="66" w:name="_Toc465872979"/>
      <w:bookmarkEnd w:id="65"/>
      <w:bookmarkEnd w:id="66"/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67" w:name="_Toc465872980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Screenshots</w:t>
      </w:r>
      <w:bookmarkEnd w:id="67"/>
    </w:p>
    <w:p w:rsidR="00B42412" w:rsidRPr="00357ACA" w:rsidRDefault="00D217A6" w:rsidP="00357ACA">
      <w:pPr>
        <w:ind w:left="284"/>
        <w:rPr>
          <w:sz w:val="28"/>
          <w:szCs w:val="28"/>
        </w:rPr>
      </w:pPr>
      <w:r w:rsidRPr="00617A7E">
        <w:rPr>
          <w:noProof/>
          <w:sz w:val="28"/>
          <w:szCs w:val="28"/>
          <w:lang w:val="en-IN" w:eastAsia="en-IN"/>
        </w:rPr>
        <w:drawing>
          <wp:inline distT="0" distB="0" distL="0" distR="0" wp14:anchorId="3A07DCE3" wp14:editId="5AB1B5C6">
            <wp:extent cx="5176299" cy="4924222"/>
            <wp:effectExtent l="19050" t="19050" r="24765" b="10160"/>
            <wp:docPr id="6" name="Picture 6" descr="E:\sarthak.shah\Desktop\Assignment Pending Que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arthak.shah\Desktop\Assignment Pending Queu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19" cy="49280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71DA" w:rsidRPr="00357ACA" w:rsidRDefault="003A71DA" w:rsidP="00D217A6">
      <w:pPr>
        <w:ind w:left="360" w:firstLine="207"/>
        <w:jc w:val="center"/>
        <w:rPr>
          <w:sz w:val="28"/>
          <w:szCs w:val="28"/>
        </w:rPr>
      </w:pPr>
    </w:p>
    <w:p w:rsidR="00D217A6" w:rsidRDefault="00D217A6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ins w:id="68" w:author="Namita Sivasankaran" w:date="2016-11-02T15:39:00Z"/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  <w:sectPr w:rsidR="00D217A6" w:rsidSect="00D217A6">
          <w:pgSz w:w="11899" w:h="16838"/>
          <w:pgMar w:top="1843" w:right="1126" w:bottom="2835" w:left="993" w:header="1560" w:footer="567" w:gutter="0"/>
          <w:cols w:space="720"/>
          <w:docGrid w:linePitch="360"/>
        </w:sectPr>
      </w:pPr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</w:pPr>
      <w:bookmarkStart w:id="69" w:name="_Toc465872981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  <w:lastRenderedPageBreak/>
        <w:t>Functional Requirements</w:t>
      </w:r>
      <w:bookmarkEnd w:id="69"/>
    </w:p>
    <w:p w:rsidR="00493EB9" w:rsidRPr="00357ACA" w:rsidRDefault="00493EB9" w:rsidP="00493EB9">
      <w:pPr>
        <w:rPr>
          <w:sz w:val="16"/>
        </w:rPr>
      </w:pPr>
    </w:p>
    <w:p w:rsidR="00324BD7" w:rsidRPr="00357ACA" w:rsidRDefault="0057440C" w:rsidP="00E14E76">
      <w:pPr>
        <w:ind w:left="360" w:firstLine="720"/>
        <w:rPr>
          <w:sz w:val="22"/>
          <w:szCs w:val="28"/>
        </w:rPr>
      </w:pPr>
      <w:r w:rsidRPr="00357ACA">
        <w:rPr>
          <w:b/>
          <w:sz w:val="22"/>
          <w:szCs w:val="28"/>
        </w:rPr>
        <w:t>Hub Manager</w:t>
      </w:r>
      <w:r w:rsidRPr="00357ACA">
        <w:rPr>
          <w:sz w:val="22"/>
          <w:szCs w:val="28"/>
        </w:rPr>
        <w:t xml:space="preserve"> logs in</w:t>
      </w:r>
      <w:r w:rsidR="00E14E76" w:rsidRPr="00357ACA">
        <w:rPr>
          <w:sz w:val="22"/>
          <w:szCs w:val="28"/>
        </w:rPr>
        <w:t>,</w:t>
      </w:r>
    </w:p>
    <w:p w:rsidR="00AC2257" w:rsidRPr="00357ACA" w:rsidRDefault="00AC2257" w:rsidP="00E14E76">
      <w:pPr>
        <w:pStyle w:val="ListParagraph"/>
        <w:numPr>
          <w:ilvl w:val="1"/>
          <w:numId w:val="33"/>
        </w:numPr>
        <w:jc w:val="both"/>
        <w:rPr>
          <w:rFonts w:ascii="Times New Roman" w:hAnsi="Times New Roman"/>
          <w:szCs w:val="28"/>
        </w:rPr>
      </w:pPr>
      <w:r w:rsidRPr="00357ACA">
        <w:rPr>
          <w:rFonts w:ascii="Times New Roman" w:hAnsi="Times New Roman"/>
          <w:szCs w:val="28"/>
        </w:rPr>
        <w:t>The hub manage</w:t>
      </w:r>
      <w:r w:rsidR="00115A34" w:rsidRPr="00357ACA">
        <w:rPr>
          <w:rFonts w:ascii="Times New Roman" w:hAnsi="Times New Roman"/>
          <w:szCs w:val="28"/>
        </w:rPr>
        <w:t>r will assign leads which are in “assignment pending” stage</w:t>
      </w:r>
      <w:ins w:id="70" w:author="Namita Sivasankaran" w:date="2016-11-02T15:37:00Z">
        <w:r w:rsidR="00D217A6">
          <w:rPr>
            <w:rFonts w:ascii="Times New Roman" w:hAnsi="Times New Roman"/>
            <w:szCs w:val="28"/>
          </w:rPr>
          <w:t xml:space="preserve"> to spoke</w:t>
        </w:r>
      </w:ins>
      <w:r w:rsidR="00115A34" w:rsidRPr="00357ACA">
        <w:rPr>
          <w:rFonts w:ascii="Times New Roman" w:hAnsi="Times New Roman"/>
          <w:szCs w:val="28"/>
        </w:rPr>
        <w:t>.</w:t>
      </w:r>
    </w:p>
    <w:p w:rsidR="00D217A6" w:rsidRDefault="00324BD7" w:rsidP="00E14E76">
      <w:pPr>
        <w:pStyle w:val="ListParagraph"/>
        <w:numPr>
          <w:ilvl w:val="1"/>
          <w:numId w:val="33"/>
        </w:numPr>
        <w:jc w:val="both"/>
        <w:rPr>
          <w:ins w:id="71" w:author="Namita Sivasankaran" w:date="2016-11-02T15:38:00Z"/>
          <w:rFonts w:ascii="Times New Roman" w:hAnsi="Times New Roman"/>
          <w:szCs w:val="28"/>
        </w:rPr>
      </w:pPr>
      <w:del w:id="72" w:author="Namita Sivasankaran" w:date="2016-11-02T15:38:00Z">
        <w:r w:rsidRPr="00357ACA" w:rsidDel="00D217A6">
          <w:rPr>
            <w:rFonts w:ascii="Times New Roman" w:hAnsi="Times New Roman"/>
            <w:szCs w:val="28"/>
          </w:rPr>
          <w:delText>The Hub Manager in turn assigns the leads to the respective spoke</w:delText>
        </w:r>
        <w:r w:rsidR="00AC2257" w:rsidRPr="00357ACA" w:rsidDel="00D217A6">
          <w:rPr>
            <w:rFonts w:ascii="Times New Roman" w:hAnsi="Times New Roman"/>
            <w:szCs w:val="28"/>
          </w:rPr>
          <w:delText xml:space="preserve"> from the ‘</w:delText>
        </w:r>
        <w:r w:rsidR="00662D95" w:rsidRPr="00357ACA" w:rsidDel="00D217A6">
          <w:rPr>
            <w:rFonts w:ascii="Times New Roman" w:hAnsi="Times New Roman"/>
            <w:szCs w:val="28"/>
          </w:rPr>
          <w:delText>Assignment Pending</w:delText>
        </w:r>
        <w:r w:rsidR="00AC2257" w:rsidRPr="00357ACA" w:rsidDel="00D217A6">
          <w:rPr>
            <w:rFonts w:ascii="Times New Roman" w:hAnsi="Times New Roman"/>
            <w:szCs w:val="28"/>
          </w:rPr>
          <w:delText>’ queue.</w:delText>
        </w:r>
        <w:r w:rsidR="00E4790D" w:rsidRPr="00357ACA" w:rsidDel="00D217A6">
          <w:rPr>
            <w:rFonts w:ascii="Times New Roman" w:hAnsi="Times New Roman"/>
            <w:szCs w:val="28"/>
          </w:rPr>
          <w:delText xml:space="preserve"> </w:delText>
        </w:r>
      </w:del>
      <w:r w:rsidR="002B14F1" w:rsidRPr="00357ACA">
        <w:rPr>
          <w:rFonts w:ascii="Times New Roman" w:hAnsi="Times New Roman"/>
          <w:szCs w:val="28"/>
        </w:rPr>
        <w:t xml:space="preserve">Upon selecting the assignment pending queue, all </w:t>
      </w:r>
      <w:del w:id="73" w:author="Namita Sivasankaran" w:date="2016-11-02T15:38:00Z">
        <w:r w:rsidR="002B14F1" w:rsidRPr="00357ACA" w:rsidDel="00D217A6">
          <w:rPr>
            <w:rFonts w:ascii="Times New Roman" w:hAnsi="Times New Roman"/>
            <w:szCs w:val="28"/>
          </w:rPr>
          <w:delText xml:space="preserve">the </w:delText>
        </w:r>
      </w:del>
      <w:r w:rsidR="002B14F1" w:rsidRPr="00357ACA">
        <w:rPr>
          <w:rFonts w:ascii="Times New Roman" w:hAnsi="Times New Roman"/>
          <w:szCs w:val="28"/>
        </w:rPr>
        <w:t xml:space="preserve">cases pertaining to the particular hub need to be listed </w:t>
      </w:r>
      <w:r w:rsidR="00DE4C12" w:rsidRPr="00357ACA">
        <w:rPr>
          <w:rFonts w:ascii="Times New Roman" w:hAnsi="Times New Roman"/>
          <w:szCs w:val="28"/>
        </w:rPr>
        <w:t xml:space="preserve">in a tabulation </w:t>
      </w:r>
      <w:r w:rsidR="002B14F1" w:rsidRPr="00357ACA">
        <w:rPr>
          <w:rFonts w:ascii="Times New Roman" w:hAnsi="Times New Roman"/>
          <w:szCs w:val="28"/>
        </w:rPr>
        <w:t>(</w:t>
      </w:r>
      <w:r w:rsidR="002B14F1" w:rsidRPr="00357ACA">
        <w:rPr>
          <w:rFonts w:ascii="Times New Roman" w:hAnsi="Times New Roman"/>
          <w:b/>
          <w:szCs w:val="28"/>
        </w:rPr>
        <w:t>based on the Hub ID</w:t>
      </w:r>
      <w:r w:rsidR="002B14F1" w:rsidRPr="00357ACA">
        <w:rPr>
          <w:rFonts w:ascii="Times New Roman" w:hAnsi="Times New Roman"/>
          <w:szCs w:val="28"/>
        </w:rPr>
        <w:t xml:space="preserve">). </w:t>
      </w:r>
    </w:p>
    <w:p w:rsidR="00B3651E" w:rsidRPr="00357ACA" w:rsidRDefault="00B3651E" w:rsidP="00E37DC1">
      <w:pPr>
        <w:pStyle w:val="ListParagraph"/>
        <w:numPr>
          <w:ilvl w:val="1"/>
          <w:numId w:val="33"/>
        </w:numPr>
        <w:jc w:val="both"/>
        <w:rPr>
          <w:rFonts w:ascii="Times New Roman" w:hAnsi="Times New Roman"/>
          <w:szCs w:val="28"/>
        </w:rPr>
      </w:pPr>
      <w:r w:rsidRPr="00357ACA">
        <w:rPr>
          <w:rFonts w:ascii="Times New Roman" w:hAnsi="Times New Roman"/>
          <w:szCs w:val="28"/>
        </w:rPr>
        <w:t xml:space="preserve">Leads are assigned to a spoke by selecting from a dropdown of all the spokes mapped to that particular hub. </w:t>
      </w:r>
      <w:r w:rsidR="00866D3C" w:rsidRPr="00357ACA">
        <w:rPr>
          <w:rFonts w:ascii="Times New Roman" w:hAnsi="Times New Roman"/>
          <w:szCs w:val="28"/>
        </w:rPr>
        <w:t xml:space="preserve">Prior to assignment, the hub manager can </w:t>
      </w:r>
      <w:r w:rsidR="00866D3C" w:rsidRPr="00357ACA">
        <w:rPr>
          <w:rFonts w:ascii="Times New Roman" w:hAnsi="Times New Roman"/>
          <w:b/>
          <w:szCs w:val="28"/>
        </w:rPr>
        <w:t>sort</w:t>
      </w:r>
      <w:r w:rsidR="00866D3C" w:rsidRPr="00357ACA">
        <w:rPr>
          <w:rFonts w:ascii="Times New Roman" w:hAnsi="Times New Roman"/>
          <w:szCs w:val="28"/>
        </w:rPr>
        <w:t xml:space="preserve"> these leads based on the following parameters: Upload date, Applicant Name, Business Name, </w:t>
      </w:r>
      <w:r w:rsidR="00115A34" w:rsidRPr="00357ACA">
        <w:rPr>
          <w:rFonts w:ascii="Times New Roman" w:hAnsi="Times New Roman"/>
          <w:szCs w:val="28"/>
        </w:rPr>
        <w:t>Area, City/Village/town</w:t>
      </w:r>
      <w:r w:rsidRPr="00357ACA">
        <w:rPr>
          <w:rFonts w:ascii="Times New Roman" w:hAnsi="Times New Roman"/>
          <w:szCs w:val="28"/>
        </w:rPr>
        <w:t>.</w:t>
      </w:r>
    </w:p>
    <w:p w:rsidR="00DE4C12" w:rsidRPr="00357ACA" w:rsidRDefault="00B3651E">
      <w:pPr>
        <w:pStyle w:val="ListParagraph"/>
        <w:numPr>
          <w:ilvl w:val="1"/>
          <w:numId w:val="33"/>
        </w:numPr>
        <w:jc w:val="both"/>
        <w:rPr>
          <w:rFonts w:ascii="Times New Roman" w:hAnsi="Times New Roman"/>
          <w:szCs w:val="28"/>
        </w:rPr>
      </w:pPr>
      <w:r w:rsidRPr="00357ACA">
        <w:rPr>
          <w:rFonts w:ascii="Times New Roman" w:hAnsi="Times New Roman"/>
          <w:szCs w:val="28"/>
        </w:rPr>
        <w:t>Once assigned,</w:t>
      </w:r>
      <w:r w:rsidR="00E4790D" w:rsidRPr="00357ACA">
        <w:rPr>
          <w:rFonts w:ascii="Times New Roman" w:hAnsi="Times New Roman"/>
          <w:szCs w:val="28"/>
        </w:rPr>
        <w:t xml:space="preserve"> leads should appear in the Loan Officer’s log-in (based on the spoke he is mapped to</w:t>
      </w:r>
      <w:r w:rsidR="002B14F1" w:rsidRPr="00357ACA">
        <w:rPr>
          <w:rFonts w:ascii="Times New Roman" w:hAnsi="Times New Roman"/>
          <w:szCs w:val="28"/>
        </w:rPr>
        <w:t xml:space="preserve">- </w:t>
      </w:r>
      <w:r w:rsidR="002B14F1" w:rsidRPr="00357ACA">
        <w:rPr>
          <w:rFonts w:ascii="Times New Roman" w:hAnsi="Times New Roman"/>
          <w:b/>
          <w:szCs w:val="28"/>
        </w:rPr>
        <w:t>using spoke ID</w:t>
      </w:r>
      <w:r w:rsidR="00E4790D" w:rsidRPr="00357ACA">
        <w:rPr>
          <w:rFonts w:ascii="Times New Roman" w:hAnsi="Times New Roman"/>
          <w:szCs w:val="28"/>
        </w:rPr>
        <w:t>).</w:t>
      </w:r>
    </w:p>
    <w:p w:rsidR="00CD4C69" w:rsidRPr="00357ACA" w:rsidRDefault="00DE4C12">
      <w:pPr>
        <w:pStyle w:val="ListParagraph"/>
        <w:numPr>
          <w:ilvl w:val="1"/>
          <w:numId w:val="33"/>
        </w:numPr>
        <w:jc w:val="both"/>
        <w:rPr>
          <w:rFonts w:ascii="Times New Roman" w:hAnsi="Times New Roman"/>
          <w:szCs w:val="28"/>
        </w:rPr>
      </w:pPr>
      <w:r w:rsidRPr="00357ACA">
        <w:rPr>
          <w:rFonts w:ascii="Times New Roman" w:hAnsi="Times New Roman"/>
          <w:szCs w:val="28"/>
        </w:rPr>
        <w:t>An option to reassign the lead needs to be provided in case the lead is erroneously assigned.</w:t>
      </w:r>
    </w:p>
    <w:p w:rsidR="007901FA" w:rsidRPr="00357ACA" w:rsidRDefault="007901FA">
      <w:pPr>
        <w:pStyle w:val="ListParagraph"/>
        <w:numPr>
          <w:ilvl w:val="1"/>
          <w:numId w:val="33"/>
        </w:numPr>
        <w:jc w:val="both"/>
        <w:rPr>
          <w:rFonts w:ascii="Times New Roman" w:hAnsi="Times New Roman"/>
          <w:szCs w:val="28"/>
        </w:rPr>
      </w:pPr>
      <w:r w:rsidRPr="00357ACA">
        <w:rPr>
          <w:rFonts w:ascii="Times New Roman" w:hAnsi="Times New Roman"/>
          <w:szCs w:val="28"/>
        </w:rPr>
        <w:t>After successful assignment, lead status can be “Assigned”.</w:t>
      </w:r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</w:pPr>
      <w:bookmarkStart w:id="74" w:name="_Toc465872982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  <w:t>Uploads</w:t>
      </w:r>
      <w:bookmarkEnd w:id="74"/>
    </w:p>
    <w:p w:rsidR="00833573" w:rsidRPr="00357ACA" w:rsidRDefault="00833573" w:rsidP="00833573">
      <w:pPr>
        <w:ind w:left="1080"/>
        <w:rPr>
          <w:sz w:val="16"/>
        </w:rPr>
      </w:pPr>
      <w:r w:rsidRPr="00357ACA">
        <w:rPr>
          <w:sz w:val="16"/>
        </w:rPr>
        <w:t>N.A.</w:t>
      </w:r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</w:pPr>
      <w:bookmarkStart w:id="75" w:name="_Toc465872983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  <w:t>Downloads</w:t>
      </w:r>
      <w:bookmarkEnd w:id="75"/>
    </w:p>
    <w:p w:rsidR="00833573" w:rsidRPr="00357ACA" w:rsidRDefault="00833573" w:rsidP="00833573">
      <w:pPr>
        <w:ind w:left="1080"/>
        <w:rPr>
          <w:sz w:val="16"/>
        </w:rPr>
      </w:pPr>
      <w:r w:rsidRPr="00357ACA">
        <w:rPr>
          <w:sz w:val="16"/>
        </w:rPr>
        <w:t>N.A.</w:t>
      </w:r>
    </w:p>
    <w:p w:rsidR="00B42412" w:rsidRPr="00357ACA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</w:pPr>
      <w:bookmarkStart w:id="76" w:name="_Toc465872984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2"/>
          <w:szCs w:val="28"/>
        </w:rPr>
        <w:t>Reports</w:t>
      </w:r>
      <w:bookmarkEnd w:id="76"/>
    </w:p>
    <w:p w:rsidR="00B42412" w:rsidRPr="00357ACA" w:rsidRDefault="00324BD7" w:rsidP="00324BD7">
      <w:pPr>
        <w:ind w:left="1080"/>
        <w:rPr>
          <w:sz w:val="22"/>
          <w:szCs w:val="28"/>
        </w:rPr>
      </w:pPr>
      <w:r w:rsidRPr="00357ACA">
        <w:rPr>
          <w:sz w:val="22"/>
          <w:szCs w:val="28"/>
        </w:rPr>
        <w:t>Lead Generation Report</w:t>
      </w:r>
    </w:p>
    <w:p w:rsidR="00A61445" w:rsidRPr="00357ACA" w:rsidRDefault="00A61445" w:rsidP="00324BD7">
      <w:pPr>
        <w:ind w:left="1080"/>
        <w:rPr>
          <w:sz w:val="28"/>
          <w:szCs w:val="28"/>
        </w:rPr>
      </w:pPr>
    </w:p>
    <w:p w:rsidR="00324BD7" w:rsidRPr="00357ACA" w:rsidRDefault="00324BD7" w:rsidP="00324BD7">
      <w:pPr>
        <w:ind w:left="1080"/>
        <w:rPr>
          <w:sz w:val="28"/>
          <w:szCs w:val="28"/>
        </w:rPr>
      </w:pPr>
    </w:p>
    <w:sdt>
      <w:sdtPr>
        <w:rPr>
          <w:rFonts w:cs="Times New Roman"/>
        </w:rPr>
        <w:id w:val="-305094086"/>
        <w:docPartObj>
          <w:docPartGallery w:val="Cover Pages"/>
          <w:docPartUnique/>
        </w:docPartObj>
      </w:sdtPr>
      <w:sdtEndPr>
        <w:rPr>
          <w:b w:val="0"/>
          <w:bCs w:val="0"/>
          <w:smallCaps/>
          <w:spacing w:val="5"/>
          <w:kern w:val="0"/>
          <w:sz w:val="36"/>
          <w:szCs w:val="36"/>
        </w:rPr>
      </w:sdtEndPr>
      <w:sdtContent>
        <w:p w:rsidR="00D973A5" w:rsidRPr="0054238B" w:rsidRDefault="00D973A5" w:rsidP="00357ACA">
          <w:pPr>
            <w:pStyle w:val="Heading1"/>
            <w:rPr>
              <w:rFonts w:cs="Times New Roman"/>
            </w:rPr>
            <w:sectPr w:rsidR="00D973A5" w:rsidRPr="0054238B" w:rsidSect="00D217A6">
              <w:pgSz w:w="11899" w:h="16838"/>
              <w:pgMar w:top="1843" w:right="1126" w:bottom="2835" w:left="993" w:header="1560" w:footer="567" w:gutter="0"/>
              <w:cols w:space="720"/>
              <w:docGrid w:linePitch="360"/>
            </w:sectPr>
          </w:pPr>
        </w:p>
        <w:p w:rsidR="00B42412" w:rsidRPr="00357ACA" w:rsidRDefault="00D82647" w:rsidP="00B454C8">
          <w:pPr>
            <w:pStyle w:val="Heading1"/>
            <w:numPr>
              <w:ilvl w:val="0"/>
              <w:numId w:val="10"/>
            </w:numPr>
            <w:ind w:left="0" w:firstLine="0"/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</w:pPr>
          <w:bookmarkStart w:id="77" w:name="_Toc465872985"/>
          <w:r w:rsidRPr="00357ACA"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  <w:lastRenderedPageBreak/>
            <w:t>Capturing Lead Details</w:t>
          </w:r>
          <w:r w:rsidR="0008018C" w:rsidRPr="00357ACA"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  <w:t xml:space="preserve"> &amp; Decision Making</w:t>
          </w:r>
        </w:p>
      </w:sdtContent>
    </w:sdt>
    <w:bookmarkEnd w:id="77" w:displacedByCustomXml="prev"/>
    <w:p w:rsidR="00662D95" w:rsidRPr="00357ACA" w:rsidRDefault="00662D95" w:rsidP="00347304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78" w:name="_Toc465872986"/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 (</w:t>
      </w:r>
      <w:r w:rsidR="005E72A8"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data </w:t>
      </w:r>
      <w:r w:rsidRPr="00357ACA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Fields)</w:t>
      </w:r>
      <w:bookmarkEnd w:id="78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2551"/>
        <w:gridCol w:w="2126"/>
        <w:gridCol w:w="1843"/>
        <w:gridCol w:w="2126"/>
        <w:gridCol w:w="3544"/>
        <w:tblGridChange w:id="79">
          <w:tblGrid>
            <w:gridCol w:w="1221"/>
            <w:gridCol w:w="163"/>
            <w:gridCol w:w="976"/>
            <w:gridCol w:w="442"/>
            <w:gridCol w:w="1275"/>
            <w:gridCol w:w="142"/>
            <w:gridCol w:w="1134"/>
            <w:gridCol w:w="284"/>
            <w:gridCol w:w="141"/>
            <w:gridCol w:w="1134"/>
            <w:gridCol w:w="284"/>
            <w:gridCol w:w="283"/>
            <w:gridCol w:w="851"/>
            <w:gridCol w:w="992"/>
            <w:gridCol w:w="2126"/>
            <w:gridCol w:w="816"/>
            <w:gridCol w:w="2728"/>
            <w:gridCol w:w="249"/>
          </w:tblGrid>
        </w:tblGridChange>
      </w:tblGrid>
      <w:tr w:rsidR="007267E2" w:rsidRPr="0019430F" w:rsidTr="00357ACA">
        <w:trPr>
          <w:trHeight w:val="501"/>
        </w:trPr>
        <w:tc>
          <w:tcPr>
            <w:tcW w:w="1384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r w:rsidRPr="00357ACA">
              <w:rPr>
                <w:b/>
                <w:bCs/>
                <w:sz w:val="22"/>
              </w:rPr>
              <w:t>Section</w:t>
            </w:r>
          </w:p>
        </w:tc>
        <w:tc>
          <w:tcPr>
            <w:tcW w:w="1418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r w:rsidRPr="00357ACA">
              <w:rPr>
                <w:b/>
                <w:bCs/>
                <w:sz w:val="22"/>
              </w:rPr>
              <w:t>Sub section</w:t>
            </w:r>
          </w:p>
        </w:tc>
        <w:tc>
          <w:tcPr>
            <w:tcW w:w="2551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del w:id="80" w:author="Namita Sivasankaran" w:date="2016-11-02T15:46:00Z">
              <w:r w:rsidRPr="00357ACA" w:rsidDel="004D42D3">
                <w:rPr>
                  <w:b/>
                  <w:bCs/>
                  <w:sz w:val="22"/>
                </w:rPr>
                <w:delText xml:space="preserve">Main </w:delText>
              </w:r>
            </w:del>
            <w:r w:rsidRPr="00357ACA">
              <w:rPr>
                <w:b/>
                <w:bCs/>
                <w:sz w:val="22"/>
              </w:rPr>
              <w:t>Field Name</w:t>
            </w:r>
          </w:p>
        </w:tc>
        <w:tc>
          <w:tcPr>
            <w:tcW w:w="2126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r w:rsidRPr="00357ACA">
              <w:rPr>
                <w:b/>
                <w:bCs/>
                <w:sz w:val="22"/>
              </w:rPr>
              <w:t>Field Value</w:t>
            </w:r>
          </w:p>
        </w:tc>
        <w:tc>
          <w:tcPr>
            <w:tcW w:w="1843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r w:rsidRPr="00357ACA">
              <w:rPr>
                <w:b/>
                <w:bCs/>
                <w:sz w:val="22"/>
              </w:rPr>
              <w:t>Mandatory</w:t>
            </w:r>
          </w:p>
        </w:tc>
        <w:tc>
          <w:tcPr>
            <w:tcW w:w="2126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r w:rsidRPr="00357ACA">
              <w:rPr>
                <w:b/>
                <w:bCs/>
                <w:sz w:val="22"/>
              </w:rPr>
              <w:t>Condit</w:t>
            </w:r>
            <w:ins w:id="81" w:author="Namita Sivasankaran" w:date="2016-11-02T15:43:00Z">
              <w:r>
                <w:rPr>
                  <w:b/>
                  <w:bCs/>
                  <w:sz w:val="22"/>
                </w:rPr>
                <w:t>i</w:t>
              </w:r>
            </w:ins>
            <w:r w:rsidRPr="00357ACA">
              <w:rPr>
                <w:b/>
                <w:bCs/>
                <w:sz w:val="22"/>
              </w:rPr>
              <w:t>onal Mandatory</w:t>
            </w:r>
          </w:p>
        </w:tc>
        <w:tc>
          <w:tcPr>
            <w:tcW w:w="3544" w:type="dxa"/>
            <w:hideMark/>
          </w:tcPr>
          <w:p w:rsidR="007267E2" w:rsidRPr="00357ACA" w:rsidRDefault="007267E2" w:rsidP="00357ACA">
            <w:pPr>
              <w:jc w:val="center"/>
              <w:rPr>
                <w:b/>
                <w:bCs/>
                <w:sz w:val="22"/>
              </w:rPr>
            </w:pPr>
            <w:del w:id="82" w:author="Namita Sivasankaran" w:date="2016-11-02T15:42:00Z">
              <w:r w:rsidRPr="00357ACA" w:rsidDel="00D217A6">
                <w:rPr>
                  <w:b/>
                  <w:bCs/>
                  <w:sz w:val="22"/>
                </w:rPr>
                <w:delText>Population Logic</w:delText>
              </w:r>
            </w:del>
            <w:ins w:id="83" w:author="Namita Sivasankaran" w:date="2016-11-02T15:42:00Z">
              <w:r>
                <w:rPr>
                  <w:b/>
                  <w:bCs/>
                  <w:sz w:val="22"/>
                </w:rPr>
                <w:t>Remarks</w:t>
              </w:r>
            </w:ins>
          </w:p>
        </w:tc>
      </w:tr>
      <w:tr w:rsidR="007267E2" w:rsidRPr="0019430F" w:rsidTr="00357ACA">
        <w:trPr>
          <w:trHeight w:val="267"/>
        </w:trPr>
        <w:tc>
          <w:tcPr>
            <w:tcW w:w="1384" w:type="dxa"/>
            <w:vMerge w:val="restart"/>
            <w:hideMark/>
          </w:tcPr>
          <w:p w:rsidR="007267E2" w:rsidRPr="00357ACA" w:rsidRDefault="007267E2" w:rsidP="009D4A57">
            <w:pPr>
              <w:rPr>
                <w:bCs/>
                <w:sz w:val="22"/>
              </w:rPr>
            </w:pPr>
            <w:r w:rsidRPr="00357ACA">
              <w:rPr>
                <w:bCs/>
                <w:sz w:val="22"/>
              </w:rPr>
              <w:t>Lead Profile</w:t>
            </w:r>
          </w:p>
        </w:tc>
        <w:tc>
          <w:tcPr>
            <w:tcW w:w="1418" w:type="dxa"/>
            <w:hideMark/>
          </w:tcPr>
          <w:p w:rsidR="007267E2" w:rsidRPr="00357ACA" w:rsidRDefault="007267E2" w:rsidP="009D4A57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2551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Hub Name</w:t>
            </w:r>
          </w:p>
        </w:tc>
        <w:tc>
          <w:tcPr>
            <w:tcW w:w="2126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ins w:id="84" w:author="Namita Sivasankaran" w:date="2016-11-02T15:43:00Z">
              <w:r>
                <w:rPr>
                  <w:sz w:val="22"/>
                </w:rPr>
                <w:t>Auto-populate b</w:t>
              </w:r>
            </w:ins>
            <w:del w:id="85" w:author="Namita Sivasankaran" w:date="2016-11-02T15:43:00Z">
              <w:r w:rsidRPr="00357ACA" w:rsidDel="00D217A6">
                <w:rPr>
                  <w:sz w:val="22"/>
                </w:rPr>
                <w:delText>B</w:delText>
              </w:r>
            </w:del>
            <w:r w:rsidRPr="00357ACA">
              <w:rPr>
                <w:sz w:val="22"/>
              </w:rPr>
              <w:t>ased on log in</w:t>
            </w:r>
          </w:p>
        </w:tc>
      </w:tr>
      <w:tr w:rsidR="007267E2" w:rsidRPr="0019430F" w:rsidTr="00357ACA">
        <w:trPr>
          <w:trHeight w:val="811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8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hideMark/>
          </w:tcPr>
          <w:p w:rsidR="007267E2" w:rsidRPr="0019430F" w:rsidRDefault="007267E2" w:rsidP="009D4A57">
            <w:pPr>
              <w:rPr>
                <w:sz w:val="22"/>
                <w:rPrChange w:id="8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8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8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Spoke Name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9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9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9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9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ins w:id="97" w:author="Namita Sivasankaran" w:date="2016-11-02T15:44:00Z">
              <w:r>
                <w:rPr>
                  <w:sz w:val="22"/>
                </w:rPr>
                <w:t>Auto-populate b</w:t>
              </w:r>
            </w:ins>
            <w:del w:id="98" w:author="Namita Sivasankaran" w:date="2016-11-02T15:44:00Z">
              <w:r w:rsidRPr="00357ACA" w:rsidDel="00D217A6">
                <w:rPr>
                  <w:sz w:val="22"/>
                </w:rPr>
                <w:delText>B</w:delText>
              </w:r>
            </w:del>
            <w:r w:rsidRPr="00357ACA">
              <w:rPr>
                <w:sz w:val="22"/>
              </w:rPr>
              <w:t>ased on log in. If a loan officer is mapped to more than one spoke then select option</w:t>
            </w:r>
          </w:p>
        </w:tc>
      </w:tr>
      <w:tr w:rsidR="007267E2" w:rsidRPr="0019430F" w:rsidTr="00357ACA">
        <w:trPr>
          <w:trHeight w:val="3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9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</w:tcPr>
          <w:p w:rsidR="007267E2" w:rsidRPr="0019430F" w:rsidRDefault="007267E2" w:rsidP="009D4A57">
            <w:pPr>
              <w:rPr>
                <w:bCs/>
                <w:sz w:val="22"/>
                <w:rPrChange w:id="10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10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Lead Details</w:t>
            </w: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10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Lead Name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10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Text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10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10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0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19430F">
              <w:rPr>
                <w:sz w:val="22"/>
                <w:rPrChange w:id="11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  <w:ins w:id="111" w:author="Namita Sivasankaran" w:date="2016-11-02T15:45:00Z">
              <w:r>
                <w:rPr>
                  <w:sz w:val="22"/>
                </w:rPr>
                <w:t xml:space="preserve">     </w:t>
              </w:r>
            </w:ins>
          </w:p>
        </w:tc>
      </w:tr>
      <w:tr w:rsidR="007267E2" w:rsidRPr="0019430F" w:rsidTr="00357ACA">
        <w:trPr>
          <w:trHeight w:val="275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1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1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11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1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Entity Type</w:t>
            </w:r>
          </w:p>
        </w:tc>
        <w:tc>
          <w:tcPr>
            <w:tcW w:w="2126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del w:id="116" w:author="Namita Sivasankaran" w:date="2016-11-02T15:45:00Z">
              <w:r w:rsidRPr="0019430F" w:rsidDel="004D42D3">
                <w:rPr>
                  <w:sz w:val="22"/>
                  <w:rPrChange w:id="117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118" w:author="Namita Sivasankaran" w:date="2016-11-02T15:45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Individual / Enterprise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1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</w:tcPr>
          <w:p w:rsidR="007267E2" w:rsidRPr="0019430F" w:rsidRDefault="007267E2" w:rsidP="009D4A57">
            <w:pPr>
              <w:rPr>
                <w:bCs/>
                <w:sz w:val="22"/>
                <w:rPrChange w:id="12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12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Individual Details</w:t>
            </w: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12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2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Gender</w:t>
            </w:r>
          </w:p>
        </w:tc>
        <w:tc>
          <w:tcPr>
            <w:tcW w:w="2126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del w:id="124" w:author="Namita Sivasankaran" w:date="2016-11-02T15:46:00Z">
              <w:r w:rsidRPr="0019430F" w:rsidDel="004D42D3">
                <w:rPr>
                  <w:sz w:val="22"/>
                  <w:rPrChange w:id="125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126" w:author="Namita Sivasankaran" w:date="2016-11-02T15:46:00Z">
              <w:r>
                <w:rPr>
                  <w:sz w:val="22"/>
                </w:rPr>
                <w:t>Radio button</w:t>
              </w:r>
            </w:ins>
          </w:p>
        </w:tc>
        <w:tc>
          <w:tcPr>
            <w:tcW w:w="1843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  <w:ins w:id="127" w:author="Namita Sivasankaran" w:date="2016-11-02T15:47:00Z">
              <w:r>
                <w:rPr>
                  <w:sz w:val="22"/>
                </w:rPr>
                <w:t>Yes</w:t>
              </w:r>
            </w:ins>
          </w:p>
        </w:tc>
        <w:tc>
          <w:tcPr>
            <w:tcW w:w="3544" w:type="dxa"/>
            <w:hideMark/>
          </w:tcPr>
          <w:p w:rsidR="007267E2" w:rsidRDefault="007267E2">
            <w:pPr>
              <w:rPr>
                <w:ins w:id="128" w:author="Namita Sivasankaran" w:date="2016-11-02T15:46:00Z"/>
                <w:sz w:val="22"/>
              </w:rPr>
            </w:pPr>
            <w:r w:rsidRPr="00357ACA">
              <w:rPr>
                <w:sz w:val="22"/>
              </w:rPr>
              <w:t>Male/Female/Unspecified-</w:t>
            </w:r>
            <w:del w:id="129" w:author="Namita Sivasankaran" w:date="2016-11-02T15:46:00Z">
              <w:r w:rsidRPr="00357ACA" w:rsidDel="004D42D3">
                <w:rPr>
                  <w:sz w:val="22"/>
                </w:rPr>
                <w:delText xml:space="preserve"> </w:delText>
              </w:r>
            </w:del>
          </w:p>
          <w:p w:rsidR="007267E2" w:rsidRPr="00357ACA" w:rsidRDefault="007267E2">
            <w:pPr>
              <w:rPr>
                <w:sz w:val="22"/>
              </w:rPr>
            </w:pPr>
            <w:ins w:id="130" w:author="Namita Sivasankaran" w:date="2016-11-02T15:48:00Z">
              <w:r>
                <w:rPr>
                  <w:sz w:val="22"/>
                </w:rPr>
                <w:t xml:space="preserve">Mandatory </w:t>
              </w:r>
            </w:ins>
            <w:del w:id="131" w:author="Namita Sivasankaran" w:date="2016-11-02T15:48:00Z">
              <w:r w:rsidRPr="00357ACA" w:rsidDel="004D42D3">
                <w:rPr>
                  <w:sz w:val="22"/>
                </w:rPr>
                <w:delText>I</w:delText>
              </w:r>
            </w:del>
            <w:ins w:id="132" w:author="Namita Sivasankaran" w:date="2016-11-02T15:48:00Z">
              <w:r>
                <w:rPr>
                  <w:sz w:val="22"/>
                </w:rPr>
                <w:t>i</w:t>
              </w:r>
            </w:ins>
            <w:r w:rsidRPr="00357ACA">
              <w:rPr>
                <w:sz w:val="22"/>
              </w:rPr>
              <w:t>f entity type</w:t>
            </w:r>
            <w:del w:id="133" w:author="Namita Sivasankaran" w:date="2016-11-02T15:48:00Z">
              <w:r w:rsidRPr="00357ACA" w:rsidDel="004D42D3">
                <w:rPr>
                  <w:sz w:val="22"/>
                </w:rPr>
                <w:delText xml:space="preserve">= </w:delText>
              </w:r>
            </w:del>
            <w:ins w:id="134" w:author="Namita Sivasankaran" w:date="2016-11-02T15:48:00Z">
              <w:r>
                <w:rPr>
                  <w:sz w:val="22"/>
                </w:rPr>
                <w:t xml:space="preserve"> is</w:t>
              </w:r>
              <w:r w:rsidRPr="00357ACA">
                <w:rPr>
                  <w:sz w:val="22"/>
                </w:rPr>
                <w:t xml:space="preserve"> </w:t>
              </w:r>
            </w:ins>
            <w:r w:rsidRPr="00357ACA">
              <w:rPr>
                <w:sz w:val="22"/>
              </w:rPr>
              <w:t>individual</w:t>
            </w:r>
          </w:p>
        </w:tc>
      </w:tr>
      <w:tr w:rsidR="007267E2" w:rsidRPr="0019430F" w:rsidTr="00357ACA">
        <w:trPr>
          <w:trHeight w:val="374"/>
          <w:ins w:id="135" w:author="Namita Sivasankaran" w:date="2016-11-02T15:46:00Z"/>
        </w:trPr>
        <w:tc>
          <w:tcPr>
            <w:tcW w:w="1384" w:type="dxa"/>
            <w:vMerge/>
          </w:tcPr>
          <w:p w:rsidR="007267E2" w:rsidRPr="0019430F" w:rsidRDefault="007267E2">
            <w:pPr>
              <w:rPr>
                <w:ins w:id="136" w:author="Namita Sivasankaran" w:date="2016-11-02T15:46:00Z"/>
                <w:bCs/>
                <w:sz w:val="22"/>
              </w:rPr>
            </w:pPr>
          </w:p>
        </w:tc>
        <w:tc>
          <w:tcPr>
            <w:tcW w:w="1418" w:type="dxa"/>
            <w:vMerge/>
          </w:tcPr>
          <w:p w:rsidR="007267E2" w:rsidRPr="0019430F" w:rsidRDefault="007267E2">
            <w:pPr>
              <w:rPr>
                <w:ins w:id="137" w:author="Namita Sivasankaran" w:date="2016-11-02T15:46:00Z"/>
                <w:bCs/>
                <w:sz w:val="22"/>
              </w:rPr>
            </w:pPr>
          </w:p>
        </w:tc>
        <w:tc>
          <w:tcPr>
            <w:tcW w:w="2551" w:type="dxa"/>
          </w:tcPr>
          <w:p w:rsidR="007267E2" w:rsidRPr="0019430F" w:rsidRDefault="007267E2">
            <w:pPr>
              <w:rPr>
                <w:ins w:id="138" w:author="Namita Sivasankaran" w:date="2016-11-02T15:46:00Z"/>
                <w:sz w:val="22"/>
              </w:rPr>
            </w:pPr>
            <w:ins w:id="139" w:author="Namita Sivasankaran" w:date="2016-11-02T15:47:00Z">
              <w:r w:rsidRPr="00843824">
                <w:rPr>
                  <w:sz w:val="22"/>
                </w:rPr>
                <w:t>Date of Birth</w:t>
              </w:r>
            </w:ins>
          </w:p>
        </w:tc>
        <w:tc>
          <w:tcPr>
            <w:tcW w:w="2126" w:type="dxa"/>
          </w:tcPr>
          <w:p w:rsidR="007267E2" w:rsidRPr="0019430F" w:rsidRDefault="007267E2">
            <w:pPr>
              <w:rPr>
                <w:ins w:id="140" w:author="Namita Sivasankaran" w:date="2016-11-02T15:46:00Z"/>
                <w:sz w:val="22"/>
              </w:rPr>
            </w:pPr>
            <w:ins w:id="141" w:author="Namita Sivasankaran" w:date="2016-11-02T15:47:00Z">
              <w:r w:rsidRPr="00843824">
                <w:rPr>
                  <w:sz w:val="22"/>
                </w:rPr>
                <w:t>Date</w:t>
              </w:r>
            </w:ins>
          </w:p>
        </w:tc>
        <w:tc>
          <w:tcPr>
            <w:tcW w:w="1843" w:type="dxa"/>
            <w:noWrap/>
          </w:tcPr>
          <w:p w:rsidR="007267E2" w:rsidRPr="0019430F" w:rsidRDefault="007267E2">
            <w:pPr>
              <w:rPr>
                <w:ins w:id="142" w:author="Namita Sivasankaran" w:date="2016-11-02T15:46:00Z"/>
                <w:sz w:val="22"/>
              </w:rPr>
            </w:pPr>
            <w:ins w:id="143" w:author="Namita Sivasankaran" w:date="2016-11-02T15:47:00Z">
              <w:r w:rsidRPr="00843824">
                <w:rPr>
                  <w:sz w:val="22"/>
                </w:rPr>
                <w:t> </w:t>
              </w:r>
            </w:ins>
          </w:p>
        </w:tc>
        <w:tc>
          <w:tcPr>
            <w:tcW w:w="2126" w:type="dxa"/>
            <w:noWrap/>
          </w:tcPr>
          <w:p w:rsidR="007267E2" w:rsidRPr="0019430F" w:rsidRDefault="007267E2">
            <w:pPr>
              <w:rPr>
                <w:ins w:id="144" w:author="Namita Sivasankaran" w:date="2016-11-02T15:46:00Z"/>
                <w:sz w:val="22"/>
              </w:rPr>
            </w:pPr>
            <w:ins w:id="145" w:author="Namita Sivasankaran" w:date="2016-11-02T15:47:00Z">
              <w:r w:rsidRPr="00843824">
                <w:rPr>
                  <w:sz w:val="22"/>
                </w:rPr>
                <w:t> </w:t>
              </w:r>
              <w:r>
                <w:rPr>
                  <w:sz w:val="22"/>
                </w:rPr>
                <w:t>Yes</w:t>
              </w:r>
            </w:ins>
          </w:p>
        </w:tc>
        <w:tc>
          <w:tcPr>
            <w:tcW w:w="3544" w:type="dxa"/>
          </w:tcPr>
          <w:p w:rsidR="007267E2" w:rsidRPr="0019430F" w:rsidRDefault="007267E2">
            <w:pPr>
              <w:rPr>
                <w:ins w:id="146" w:author="Namita Sivasankaran" w:date="2016-11-02T15:46:00Z"/>
                <w:sz w:val="22"/>
              </w:rPr>
            </w:pPr>
            <w:ins w:id="147" w:author="Namita Sivasankaran" w:date="2016-11-02T15:48:00Z">
              <w:r>
                <w:rPr>
                  <w:sz w:val="22"/>
                </w:rPr>
                <w:t>Mandatory i</w:t>
              </w:r>
              <w:r w:rsidRPr="00843824">
                <w:rPr>
                  <w:sz w:val="22"/>
                </w:rPr>
                <w:t>f entity type</w:t>
              </w:r>
              <w:r>
                <w:rPr>
                  <w:sz w:val="22"/>
                </w:rPr>
                <w:t xml:space="preserve"> is</w:t>
              </w:r>
              <w:r w:rsidRPr="00843824">
                <w:rPr>
                  <w:sz w:val="22"/>
                </w:rPr>
                <w:t xml:space="preserve"> individual</w:t>
              </w:r>
            </w:ins>
          </w:p>
        </w:tc>
      </w:tr>
      <w:tr w:rsidR="007267E2" w:rsidRPr="0019430F" w:rsidTr="00357ACA">
        <w:trPr>
          <w:trHeight w:val="279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4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4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15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5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Age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15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5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Numeric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15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5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19430F">
              <w:rPr>
                <w:sz w:val="22"/>
                <w:rPrChange w:id="15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  <w:ins w:id="157" w:author="Namita Sivasankaran" w:date="2016-11-02T15:47:00Z">
              <w:r>
                <w:rPr>
                  <w:sz w:val="22"/>
                </w:rPr>
                <w:t xml:space="preserve">Yes </w:t>
              </w:r>
            </w:ins>
          </w:p>
        </w:tc>
        <w:tc>
          <w:tcPr>
            <w:tcW w:w="3544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individual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5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5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16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6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Marital Status</w:t>
            </w:r>
          </w:p>
        </w:tc>
        <w:tc>
          <w:tcPr>
            <w:tcW w:w="2126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del w:id="162" w:author="Namita Sivasankaran" w:date="2016-11-02T15:48:00Z">
              <w:r w:rsidRPr="0019430F" w:rsidDel="004D42D3">
                <w:rPr>
                  <w:sz w:val="22"/>
                  <w:rPrChange w:id="163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164" w:author="Namita Sivasankaran" w:date="2016-11-02T15:48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Divorced/Married/Single/Widow</w:t>
            </w:r>
            <w:ins w:id="165" w:author="Namita Sivasankaran" w:date="2016-11-02T15:48:00Z">
              <w:r>
                <w:rPr>
                  <w:sz w:val="22"/>
                </w:rPr>
                <w:t xml:space="preserve"> </w:t>
              </w:r>
            </w:ins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individual</w:t>
            </w:r>
          </w:p>
        </w:tc>
      </w:tr>
      <w:tr w:rsidR="007267E2" w:rsidRPr="0019430F" w:rsidTr="00357ACA">
        <w:trPr>
          <w:trHeight w:val="1026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6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6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16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6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Education Status</w:t>
            </w:r>
          </w:p>
        </w:tc>
        <w:tc>
          <w:tcPr>
            <w:tcW w:w="2126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19430F">
              <w:rPr>
                <w:sz w:val="22"/>
                <w:rPrChange w:id="17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  <w:ins w:id="171" w:author="Namita Sivasankaran" w:date="2016-11-02T15:49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Default="007267E2">
            <w:pPr>
              <w:rPr>
                <w:ins w:id="172" w:author="Namita Sivasankaran" w:date="2016-11-02T15:49:00Z"/>
                <w:sz w:val="22"/>
              </w:rPr>
            </w:pPr>
            <w:r w:rsidRPr="00357ACA">
              <w:rPr>
                <w:sz w:val="22"/>
              </w:rPr>
              <w:t>Below SSC,</w:t>
            </w:r>
            <w:ins w:id="173" w:author="Namita Sivasankaran" w:date="2016-11-02T16:36:00Z">
              <w:r>
                <w:rPr>
                  <w:sz w:val="22"/>
                </w:rPr>
                <w:t xml:space="preserve"> </w:t>
              </w:r>
            </w:ins>
            <w:r w:rsidRPr="00357ACA">
              <w:rPr>
                <w:sz w:val="22"/>
              </w:rPr>
              <w:t>SSLC,</w:t>
            </w:r>
            <w:ins w:id="174" w:author="Namita Sivasankaran" w:date="2016-11-02T16:36:00Z">
              <w:r>
                <w:rPr>
                  <w:sz w:val="22"/>
                </w:rPr>
                <w:t xml:space="preserve"> </w:t>
              </w:r>
            </w:ins>
            <w:r w:rsidRPr="00357ACA">
              <w:rPr>
                <w:sz w:val="22"/>
              </w:rPr>
              <w:t>HSC,</w:t>
            </w:r>
            <w:ins w:id="175" w:author="Namita Sivasankaran" w:date="2016-11-02T16:36:00Z">
              <w:r>
                <w:rPr>
                  <w:sz w:val="22"/>
                </w:rPr>
                <w:t xml:space="preserve"> </w:t>
              </w:r>
            </w:ins>
            <w:r w:rsidRPr="00357ACA">
              <w:rPr>
                <w:sz w:val="22"/>
              </w:rPr>
              <w:t>Graduate/Diploma/ITI,Professional Degree,Others</w:t>
            </w:r>
          </w:p>
          <w:p w:rsidR="007267E2" w:rsidRPr="00357ACA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individual</w:t>
            </w:r>
            <w:r w:rsidRPr="0019430F" w:rsidDel="004D42D3">
              <w:rPr>
                <w:sz w:val="22"/>
              </w:rPr>
              <w:t xml:space="preserve"> 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7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</w:tcPr>
          <w:p w:rsidR="007267E2" w:rsidRPr="0019430F" w:rsidRDefault="007267E2" w:rsidP="009D4A57">
            <w:pPr>
              <w:rPr>
                <w:bCs/>
                <w:sz w:val="22"/>
                <w:rPrChange w:id="17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17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Enterprise Details</w:t>
            </w: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17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8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Business Name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18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8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18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8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18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8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</w:t>
            </w:r>
            <w:r w:rsidRPr="00357ACA">
              <w:rPr>
                <w:sz w:val="22"/>
              </w:rPr>
              <w:t>Enterprise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8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8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18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9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Business Type</w:t>
            </w:r>
          </w:p>
        </w:tc>
        <w:tc>
          <w:tcPr>
            <w:tcW w:w="2126" w:type="dxa"/>
            <w:hideMark/>
          </w:tcPr>
          <w:p w:rsidR="007267E2" w:rsidRPr="00357ACA" w:rsidRDefault="007267E2">
            <w:pPr>
              <w:rPr>
                <w:sz w:val="22"/>
              </w:rPr>
            </w:pPr>
            <w:del w:id="191" w:author="Namita Sivasankaran" w:date="2016-11-02T15:50:00Z">
              <w:r w:rsidRPr="0019430F" w:rsidDel="004D42D3">
                <w:rPr>
                  <w:sz w:val="22"/>
                  <w:rPrChange w:id="192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193" w:author="Namita Sivasankaran" w:date="2016-11-02T15:50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7ACA" w:rsidRDefault="007267E2">
            <w:pPr>
              <w:rPr>
                <w:sz w:val="22"/>
              </w:rPr>
            </w:pPr>
            <w:r w:rsidRPr="00357ACA">
              <w:rPr>
                <w:sz w:val="22"/>
              </w:rPr>
              <w:t>Yes</w:t>
            </w:r>
          </w:p>
        </w:tc>
        <w:tc>
          <w:tcPr>
            <w:tcW w:w="3544" w:type="dxa"/>
            <w:hideMark/>
          </w:tcPr>
          <w:p w:rsidR="007267E2" w:rsidRDefault="007267E2">
            <w:pPr>
              <w:rPr>
                <w:ins w:id="194" w:author="Namita Sivasankaran" w:date="2016-11-02T15:58:00Z"/>
                <w:sz w:val="22"/>
              </w:rPr>
            </w:pPr>
            <w:r w:rsidRPr="00357ACA">
              <w:rPr>
                <w:sz w:val="22"/>
              </w:rPr>
              <w:t xml:space="preserve">Refer lead dropdowns </w:t>
            </w:r>
          </w:p>
          <w:p w:rsidR="007267E2" w:rsidRPr="00357ACA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Enterprise</w:t>
            </w:r>
            <w:r w:rsidRPr="0019430F" w:rsidDel="00865678">
              <w:rPr>
                <w:sz w:val="22"/>
              </w:rPr>
              <w:t xml:space="preserve"> 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9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19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19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19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Business Activity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ins w:id="199" w:author="Namita Sivasankaran" w:date="2016-11-02T15:57:00Z">
              <w:r w:rsidRPr="003E12A5">
                <w:rPr>
                  <w:sz w:val="22"/>
                </w:rPr>
                <w:t>Dropdown</w:t>
              </w:r>
            </w:ins>
            <w:del w:id="200" w:author="Namita Sivasankaran" w:date="2016-11-02T15:57:00Z">
              <w:r w:rsidRPr="003516BC" w:rsidDel="00005A91">
                <w:rPr>
                  <w:sz w:val="22"/>
                </w:rPr>
                <w:delText>Text</w:delText>
              </w:r>
            </w:del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3544" w:type="dxa"/>
            <w:hideMark/>
          </w:tcPr>
          <w:p w:rsidR="007267E2" w:rsidRDefault="007267E2">
            <w:pPr>
              <w:rPr>
                <w:ins w:id="201" w:author="Namita Sivasankaran" w:date="2016-11-02T15:58:00Z"/>
                <w:sz w:val="22"/>
              </w:rPr>
            </w:pPr>
            <w:r w:rsidRPr="003516BC">
              <w:rPr>
                <w:sz w:val="22"/>
              </w:rPr>
              <w:t xml:space="preserve">Refer lead dropdowns </w:t>
            </w:r>
          </w:p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Enterprise</w:t>
            </w:r>
            <w:r w:rsidRPr="0019430F" w:rsidDel="00865678">
              <w:rPr>
                <w:sz w:val="22"/>
              </w:rPr>
              <w:t xml:space="preserve"> 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0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0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20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0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Operating Since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Date</w:t>
            </w:r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ins w:id="206" w:author="Namita Sivasankaran" w:date="2016-11-02T15:59:00Z">
              <w:r w:rsidRPr="00843824">
                <w:rPr>
                  <w:sz w:val="22"/>
                </w:rPr>
                <w:t>Yes</w:t>
              </w:r>
            </w:ins>
            <w:del w:id="207" w:author="Namita Sivasankaran" w:date="2016-11-02T15:59:00Z">
              <w:r w:rsidRPr="003516BC" w:rsidDel="001C79CE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Enterprise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0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0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21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1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Ownership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ins w:id="212" w:author="Namita Sivasankaran" w:date="2016-11-02T15:57:00Z">
              <w:r w:rsidRPr="003E12A5">
                <w:rPr>
                  <w:sz w:val="22"/>
                </w:rPr>
                <w:t>Dropdown</w:t>
              </w:r>
            </w:ins>
            <w:del w:id="213" w:author="Namita Sivasankaran" w:date="2016-11-02T15:57:00Z">
              <w:r w:rsidRPr="003516BC" w:rsidDel="00005A91">
                <w:rPr>
                  <w:sz w:val="22"/>
                </w:rPr>
                <w:delText>Text</w:delText>
              </w:r>
            </w:del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ins w:id="214" w:author="Namita Sivasankaran" w:date="2016-11-02T15:59:00Z">
              <w:r w:rsidRPr="00843824">
                <w:rPr>
                  <w:sz w:val="22"/>
                </w:rPr>
                <w:t>Yes</w:t>
              </w:r>
            </w:ins>
            <w:del w:id="215" w:author="Namita Sivasankaran" w:date="2016-11-02T15:59:00Z">
              <w:r w:rsidRPr="003516BC" w:rsidDel="001C79CE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  <w:hideMark/>
          </w:tcPr>
          <w:p w:rsidR="007267E2" w:rsidRDefault="007267E2">
            <w:pPr>
              <w:rPr>
                <w:ins w:id="216" w:author="Namita Sivasankaran" w:date="2016-11-02T15:59:00Z"/>
                <w:sz w:val="22"/>
              </w:rPr>
            </w:pPr>
            <w:r w:rsidRPr="003516BC">
              <w:rPr>
                <w:sz w:val="22"/>
              </w:rPr>
              <w:t>Owned, Rented, Leased</w:t>
            </w:r>
            <w:del w:id="217" w:author="Namita Sivasankaran" w:date="2016-11-02T15:59:00Z">
              <w:r w:rsidRPr="003516BC" w:rsidDel="00865678">
                <w:rPr>
                  <w:sz w:val="22"/>
                </w:rPr>
                <w:delText xml:space="preserve">- </w:delText>
              </w:r>
            </w:del>
          </w:p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Enterprise</w:t>
            </w:r>
          </w:p>
        </w:tc>
      </w:tr>
      <w:tr w:rsidR="007267E2" w:rsidRPr="0019430F" w:rsidTr="00357ACA">
        <w:trPr>
          <w:trHeight w:val="12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1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1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22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2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Is the Business Registered</w:t>
            </w:r>
            <w:del w:id="222" w:author="Namita Sivasankaran" w:date="2016-11-02T15:59:00Z">
              <w:r w:rsidRPr="0019430F" w:rsidDel="00865678">
                <w:rPr>
                  <w:sz w:val="22"/>
                  <w:rPrChange w:id="223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 xml:space="preserve"> </w:delText>
              </w:r>
            </w:del>
            <w:r w:rsidRPr="0019430F">
              <w:rPr>
                <w:sz w:val="22"/>
                <w:rPrChange w:id="22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?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del w:id="225" w:author="Namita Sivasankaran" w:date="2016-11-02T15:59:00Z">
              <w:r w:rsidRPr="0019430F" w:rsidDel="00865678">
                <w:rPr>
                  <w:sz w:val="22"/>
                  <w:rPrChange w:id="226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227" w:author="Namita Sivasankaran" w:date="2016-11-02T15:59:00Z">
              <w:r>
                <w:rPr>
                  <w:sz w:val="22"/>
                </w:rPr>
                <w:t>Radio Buttons</w:t>
              </w:r>
            </w:ins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ins w:id="228" w:author="Namita Sivasankaran" w:date="2016-11-02T15:59:00Z">
              <w:r w:rsidRPr="00843824">
                <w:rPr>
                  <w:sz w:val="22"/>
                </w:rPr>
                <w:t>Yes</w:t>
              </w:r>
            </w:ins>
            <w:del w:id="229" w:author="Namita Sivasankaran" w:date="2016-11-02T15:59:00Z">
              <w:r w:rsidRPr="003516BC" w:rsidDel="001C79CE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  <w:hideMark/>
          </w:tcPr>
          <w:p w:rsidR="007267E2" w:rsidRDefault="007267E2">
            <w:pPr>
              <w:rPr>
                <w:ins w:id="230" w:author="Namita Sivasankaran" w:date="2016-11-02T15:59:00Z"/>
                <w:sz w:val="22"/>
              </w:rPr>
            </w:pPr>
            <w:r w:rsidRPr="003516BC">
              <w:rPr>
                <w:sz w:val="22"/>
              </w:rPr>
              <w:t xml:space="preserve">Yes/No- </w:t>
            </w:r>
          </w:p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Mandatory i</w:t>
            </w:r>
            <w:r w:rsidRPr="00843824">
              <w:rPr>
                <w:sz w:val="22"/>
              </w:rPr>
              <w:t>f entity type</w:t>
            </w:r>
            <w:r>
              <w:rPr>
                <w:sz w:val="22"/>
              </w:rPr>
              <w:t xml:space="preserve"> is</w:t>
            </w:r>
            <w:r w:rsidRPr="00843824">
              <w:rPr>
                <w:sz w:val="22"/>
              </w:rPr>
              <w:t xml:space="preserve"> Enterprise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3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</w:tcPr>
          <w:p w:rsidR="007267E2" w:rsidRPr="0019430F" w:rsidRDefault="007267E2" w:rsidP="009D4A57">
            <w:pPr>
              <w:rPr>
                <w:bCs/>
                <w:sz w:val="22"/>
                <w:rPrChange w:id="23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23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Contact Details</w:t>
            </w:r>
          </w:p>
        </w:tc>
        <w:tc>
          <w:tcPr>
            <w:tcW w:w="2551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19430F">
              <w:rPr>
                <w:sz w:val="22"/>
                <w:rPrChange w:id="23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Mobile No</w:t>
            </w:r>
            <w:ins w:id="235" w:author="Namita Sivasankaran" w:date="2016-11-02T16:00:00Z">
              <w:r>
                <w:rPr>
                  <w:sz w:val="22"/>
                </w:rPr>
                <w:t>.</w:t>
              </w:r>
            </w:ins>
            <w:del w:id="236" w:author="Namita Sivasankaran" w:date="2016-11-02T16:00:00Z">
              <w:r w:rsidRPr="003516BC" w:rsidDel="00865678">
                <w:rPr>
                  <w:sz w:val="22"/>
                </w:rPr>
                <w:delText xml:space="preserve"> 1</w:delText>
              </w:r>
            </w:del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Numeric</w:t>
            </w:r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Pr="003516BC" w:rsidRDefault="007267E2">
            <w:pPr>
              <w:rPr>
                <w:bCs/>
                <w:sz w:val="22"/>
              </w:rPr>
            </w:pPr>
            <w:r w:rsidRPr="003516BC">
              <w:rPr>
                <w:bCs/>
                <w:sz w:val="22"/>
              </w:rPr>
              <w:t> </w:t>
            </w:r>
            <w:ins w:id="237" w:author="Namita Sivasankaran" w:date="2016-11-02T16:00:00Z">
              <w:r>
                <w:rPr>
                  <w:bCs/>
                  <w:sz w:val="22"/>
                </w:rPr>
                <w:t>Validate – 10 digits</w:t>
              </w:r>
            </w:ins>
          </w:p>
        </w:tc>
      </w:tr>
      <w:tr w:rsidR="007267E2" w:rsidRPr="0019430F" w:rsidTr="00357ACA">
        <w:trPr>
          <w:trHeight w:val="9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3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3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24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4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Alternate mobile number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24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4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Numeric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24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4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24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4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267E2" w:rsidRPr="003516BC" w:rsidRDefault="007267E2">
            <w:pPr>
              <w:rPr>
                <w:bCs/>
                <w:sz w:val="22"/>
              </w:rPr>
            </w:pPr>
            <w:r w:rsidRPr="0019430F">
              <w:rPr>
                <w:bCs/>
                <w:sz w:val="22"/>
                <w:rPrChange w:id="24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 </w:t>
            </w:r>
            <w:ins w:id="249" w:author="Namita Sivasankaran" w:date="2016-11-02T16:00:00Z">
              <w:r w:rsidRPr="00843824">
                <w:rPr>
                  <w:bCs/>
                  <w:sz w:val="22"/>
                </w:rPr>
                <w:t> </w:t>
              </w:r>
              <w:r>
                <w:rPr>
                  <w:bCs/>
                  <w:sz w:val="22"/>
                </w:rPr>
                <w:t>Validate – 10 digits</w:t>
              </w:r>
            </w:ins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5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5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25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5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Address Line 1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Pr="003516BC">
              <w:rPr>
                <w:sz w:val="22"/>
              </w:rPr>
              <w:t>lphanumeric</w:t>
            </w:r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</w:tr>
      <w:tr w:rsidR="007267E2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5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5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25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5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Address Line 2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Pr="003516BC">
              <w:rPr>
                <w:sz w:val="22"/>
              </w:rPr>
              <w:t>lphanumeric</w:t>
            </w:r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</w:tr>
      <w:tr w:rsidR="007267E2" w:rsidRPr="0019430F" w:rsidTr="00357ACA">
        <w:trPr>
          <w:trHeight w:val="337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5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5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26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6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Pin code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26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6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Numeric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26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6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26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6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267E2" w:rsidRPr="0019430F" w:rsidRDefault="007267E2">
            <w:pPr>
              <w:rPr>
                <w:sz w:val="22"/>
                <w:rPrChange w:id="26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6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Pincode master</w:t>
            </w:r>
          </w:p>
        </w:tc>
      </w:tr>
      <w:tr w:rsidR="007267E2" w:rsidRPr="0019430F" w:rsidTr="00357ACA">
        <w:trPr>
          <w:trHeight w:val="431"/>
          <w:ins w:id="270" w:author="Namita Sivasankaran" w:date="2016-11-02T16:01:00Z"/>
        </w:trPr>
        <w:tc>
          <w:tcPr>
            <w:tcW w:w="1384" w:type="dxa"/>
            <w:vMerge/>
          </w:tcPr>
          <w:p w:rsidR="007267E2" w:rsidRPr="0019430F" w:rsidRDefault="007267E2">
            <w:pPr>
              <w:rPr>
                <w:ins w:id="271" w:author="Namita Sivasankaran" w:date="2016-11-02T16:01:00Z"/>
                <w:bCs/>
                <w:sz w:val="22"/>
              </w:rPr>
            </w:pPr>
          </w:p>
        </w:tc>
        <w:tc>
          <w:tcPr>
            <w:tcW w:w="1418" w:type="dxa"/>
            <w:vMerge/>
          </w:tcPr>
          <w:p w:rsidR="007267E2" w:rsidRPr="0019430F" w:rsidRDefault="007267E2">
            <w:pPr>
              <w:rPr>
                <w:ins w:id="272" w:author="Namita Sivasankaran" w:date="2016-11-02T16:01:00Z"/>
                <w:bCs/>
                <w:sz w:val="22"/>
              </w:rPr>
            </w:pPr>
          </w:p>
        </w:tc>
        <w:tc>
          <w:tcPr>
            <w:tcW w:w="2551" w:type="dxa"/>
          </w:tcPr>
          <w:p w:rsidR="007267E2" w:rsidRPr="0019430F" w:rsidRDefault="007267E2">
            <w:pPr>
              <w:rPr>
                <w:ins w:id="273" w:author="Namita Sivasankaran" w:date="2016-11-02T16:01:00Z"/>
                <w:sz w:val="22"/>
              </w:rPr>
            </w:pPr>
            <w:ins w:id="274" w:author="Namita Sivasankaran" w:date="2016-11-02T16:01:00Z">
              <w:r w:rsidRPr="00843824">
                <w:rPr>
                  <w:sz w:val="22"/>
                </w:rPr>
                <w:t>District</w:t>
              </w:r>
            </w:ins>
          </w:p>
        </w:tc>
        <w:tc>
          <w:tcPr>
            <w:tcW w:w="2126" w:type="dxa"/>
          </w:tcPr>
          <w:p w:rsidR="007267E2" w:rsidRPr="0019430F" w:rsidRDefault="007267E2">
            <w:pPr>
              <w:rPr>
                <w:ins w:id="275" w:author="Namita Sivasankaran" w:date="2016-11-02T16:01:00Z"/>
                <w:sz w:val="22"/>
              </w:rPr>
            </w:pPr>
            <w:ins w:id="276" w:author="Namita Sivasankaran" w:date="2016-11-02T16:01:00Z">
              <w:r w:rsidRPr="00843824">
                <w:rPr>
                  <w:sz w:val="22"/>
                </w:rPr>
                <w:t>Text</w:t>
              </w:r>
            </w:ins>
          </w:p>
        </w:tc>
        <w:tc>
          <w:tcPr>
            <w:tcW w:w="1843" w:type="dxa"/>
            <w:noWrap/>
          </w:tcPr>
          <w:p w:rsidR="007267E2" w:rsidRPr="0019430F" w:rsidRDefault="007267E2">
            <w:pPr>
              <w:rPr>
                <w:ins w:id="277" w:author="Namita Sivasankaran" w:date="2016-11-02T16:01:00Z"/>
                <w:sz w:val="22"/>
              </w:rPr>
            </w:pPr>
            <w:ins w:id="278" w:author="Namita Sivasankaran" w:date="2016-11-02T16:01:00Z">
              <w:r w:rsidRPr="00843824">
                <w:rPr>
                  <w:sz w:val="22"/>
                </w:rPr>
                <w:t> </w:t>
              </w:r>
            </w:ins>
          </w:p>
        </w:tc>
        <w:tc>
          <w:tcPr>
            <w:tcW w:w="2126" w:type="dxa"/>
            <w:noWrap/>
          </w:tcPr>
          <w:p w:rsidR="007267E2" w:rsidRPr="0019430F" w:rsidRDefault="007267E2">
            <w:pPr>
              <w:rPr>
                <w:ins w:id="279" w:author="Namita Sivasankaran" w:date="2016-11-02T16:01:00Z"/>
                <w:sz w:val="22"/>
              </w:rPr>
            </w:pPr>
            <w:ins w:id="280" w:author="Namita Sivasankaran" w:date="2016-11-02T16:01:00Z">
              <w:r w:rsidRPr="00843824">
                <w:rPr>
                  <w:sz w:val="22"/>
                </w:rPr>
                <w:t> </w:t>
              </w:r>
            </w:ins>
          </w:p>
        </w:tc>
        <w:tc>
          <w:tcPr>
            <w:tcW w:w="3544" w:type="dxa"/>
          </w:tcPr>
          <w:p w:rsidR="007267E2" w:rsidRPr="0019430F" w:rsidRDefault="007267E2">
            <w:pPr>
              <w:rPr>
                <w:ins w:id="281" w:author="Namita Sivasankaran" w:date="2016-11-02T16:01:00Z"/>
                <w:sz w:val="22"/>
              </w:rPr>
            </w:pPr>
            <w:ins w:id="282" w:author="Namita Sivasankaran" w:date="2016-11-02T16:01:00Z">
              <w:r>
                <w:rPr>
                  <w:sz w:val="22"/>
                </w:rPr>
                <w:t>Auto-populate based on Pincode master</w:t>
              </w:r>
            </w:ins>
          </w:p>
        </w:tc>
      </w:tr>
      <w:tr w:rsidR="007267E2" w:rsidRPr="0019430F" w:rsidTr="00357ACA">
        <w:trPr>
          <w:trHeight w:val="383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8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8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28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8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State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28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8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Text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28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9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29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9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>
              <w:rPr>
                <w:sz w:val="22"/>
              </w:rPr>
              <w:t>Auto-populate based on Pincode master</w:t>
            </w:r>
          </w:p>
        </w:tc>
      </w:tr>
      <w:tr w:rsidR="007267E2" w:rsidRPr="0019430F" w:rsidTr="00357ACA">
        <w:trPr>
          <w:trHeight w:val="300"/>
        </w:trPr>
        <w:tc>
          <w:tcPr>
            <w:tcW w:w="1384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9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267E2" w:rsidRPr="0019430F" w:rsidRDefault="007267E2">
            <w:pPr>
              <w:rPr>
                <w:bCs/>
                <w:sz w:val="22"/>
                <w:rPrChange w:id="29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267E2" w:rsidRPr="0019430F" w:rsidRDefault="007267E2">
            <w:pPr>
              <w:rPr>
                <w:sz w:val="22"/>
                <w:rPrChange w:id="29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9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Location</w:t>
            </w:r>
          </w:p>
        </w:tc>
        <w:tc>
          <w:tcPr>
            <w:tcW w:w="2126" w:type="dxa"/>
            <w:hideMark/>
          </w:tcPr>
          <w:p w:rsidR="007267E2" w:rsidRPr="0019430F" w:rsidRDefault="007267E2">
            <w:pPr>
              <w:rPr>
                <w:sz w:val="22"/>
                <w:rPrChange w:id="29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29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GPS</w:t>
            </w:r>
          </w:p>
        </w:tc>
        <w:tc>
          <w:tcPr>
            <w:tcW w:w="1843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29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0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267E2" w:rsidRPr="0019430F" w:rsidRDefault="007267E2">
            <w:pPr>
              <w:rPr>
                <w:sz w:val="22"/>
                <w:rPrChange w:id="30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0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267E2" w:rsidRPr="0019430F" w:rsidRDefault="007267E2">
            <w:pPr>
              <w:rPr>
                <w:sz w:val="22"/>
                <w:rPrChange w:id="30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0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</w:tr>
      <w:tr w:rsidR="007267E2" w:rsidRPr="0019430F" w:rsidTr="00357ACA">
        <w:trPr>
          <w:trHeight w:val="685"/>
        </w:trPr>
        <w:tc>
          <w:tcPr>
            <w:tcW w:w="1384" w:type="dxa"/>
            <w:vMerge/>
            <w:hideMark/>
          </w:tcPr>
          <w:p w:rsidR="007267E2" w:rsidRPr="003516BC" w:rsidRDefault="007267E2">
            <w:pPr>
              <w:rPr>
                <w:bCs/>
                <w:sz w:val="22"/>
              </w:rPr>
            </w:pPr>
          </w:p>
        </w:tc>
        <w:tc>
          <w:tcPr>
            <w:tcW w:w="1418" w:type="dxa"/>
            <w:vMerge/>
            <w:hideMark/>
          </w:tcPr>
          <w:p w:rsidR="007267E2" w:rsidRPr="003516BC" w:rsidRDefault="007267E2">
            <w:pPr>
              <w:rPr>
                <w:bCs/>
                <w:sz w:val="22"/>
              </w:rPr>
            </w:pPr>
          </w:p>
        </w:tc>
        <w:tc>
          <w:tcPr>
            <w:tcW w:w="2551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Area</w:t>
            </w:r>
          </w:p>
        </w:tc>
        <w:tc>
          <w:tcPr>
            <w:tcW w:w="2126" w:type="dxa"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Text</w:t>
            </w:r>
          </w:p>
        </w:tc>
        <w:tc>
          <w:tcPr>
            <w:tcW w:w="1843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267E2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(</w:t>
            </w:r>
            <w:ins w:id="305" w:author="Namita Sivasankaran" w:date="2016-11-02T16:02:00Z">
              <w:r>
                <w:rPr>
                  <w:sz w:val="22"/>
                </w:rPr>
                <w:t xml:space="preserve">Provide </w:t>
              </w:r>
            </w:ins>
            <w:r w:rsidRPr="003516BC">
              <w:rPr>
                <w:sz w:val="22"/>
              </w:rPr>
              <w:t>Search Option)</w:t>
            </w:r>
          </w:p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 xml:space="preserve"> Based on the respective spoke</w:t>
            </w:r>
            <w:r>
              <w:rPr>
                <w:sz w:val="22"/>
              </w:rPr>
              <w:t xml:space="preserve"> d</w:t>
            </w:r>
            <w:r w:rsidRPr="003516BC">
              <w:rPr>
                <w:sz w:val="22"/>
              </w:rPr>
              <w:t>ropdown options required</w:t>
            </w:r>
          </w:p>
        </w:tc>
      </w:tr>
      <w:tr w:rsidR="00767FE6" w:rsidRPr="0019430F" w:rsidTr="00357ACA">
        <w:trPr>
          <w:trHeight w:val="300"/>
        </w:trPr>
        <w:tc>
          <w:tcPr>
            <w:tcW w:w="1384" w:type="dxa"/>
            <w:vMerge w:val="restart"/>
            <w:hideMark/>
          </w:tcPr>
          <w:p w:rsidR="00767FE6" w:rsidRPr="003516BC" w:rsidRDefault="00767FE6" w:rsidP="009D4A57">
            <w:pPr>
              <w:rPr>
                <w:bCs/>
                <w:sz w:val="22"/>
              </w:rPr>
            </w:pPr>
            <w:r w:rsidRPr="003516BC">
              <w:rPr>
                <w:bCs/>
                <w:sz w:val="22"/>
              </w:rPr>
              <w:t>Product Details</w:t>
            </w:r>
          </w:p>
        </w:tc>
        <w:tc>
          <w:tcPr>
            <w:tcW w:w="1418" w:type="dxa"/>
            <w:vMerge w:val="restart"/>
            <w:hideMark/>
          </w:tcPr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lastRenderedPageBreak/>
              <w:t> </w:t>
            </w:r>
          </w:p>
          <w:p w:rsidR="00767FE6" w:rsidRPr="003516BC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551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ins w:id="306" w:author="Namita Sivasankaran" w:date="2016-11-02T16:03:00Z">
              <w:r w:rsidRPr="00843824">
                <w:rPr>
                  <w:sz w:val="22"/>
                </w:rPr>
                <w:lastRenderedPageBreak/>
                <w:t>Product Category</w:t>
              </w:r>
            </w:ins>
            <w:del w:id="307" w:author="Namita Sivasankaran" w:date="2016-11-02T16:03:00Z">
              <w:r w:rsidRPr="003516BC" w:rsidDel="00551A02">
                <w:rPr>
                  <w:sz w:val="22"/>
                </w:rPr>
                <w:delText> </w:delText>
              </w:r>
            </w:del>
          </w:p>
        </w:tc>
        <w:tc>
          <w:tcPr>
            <w:tcW w:w="2126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ins w:id="308" w:author="Namita Sivasankaran" w:date="2016-11-02T16:04:00Z">
              <w:r>
                <w:rPr>
                  <w:sz w:val="22"/>
                </w:rPr>
                <w:t>Dropdown</w:t>
              </w:r>
            </w:ins>
            <w:del w:id="309" w:author="Namita Sivasankaran" w:date="2016-11-02T16:03:00Z">
              <w:r w:rsidRPr="003516BC" w:rsidDel="00551A02">
                <w:rPr>
                  <w:sz w:val="22"/>
                </w:rPr>
                <w:delText> </w:delText>
              </w:r>
            </w:del>
          </w:p>
        </w:tc>
        <w:tc>
          <w:tcPr>
            <w:tcW w:w="1843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ins w:id="310" w:author="Namita Sivasankaran" w:date="2016-11-02T16:03:00Z">
              <w:r w:rsidRPr="00843824">
                <w:rPr>
                  <w:sz w:val="22"/>
                </w:rPr>
                <w:t>Yes</w:t>
              </w:r>
            </w:ins>
            <w:del w:id="311" w:author="Namita Sivasankaran" w:date="2016-11-02T16:03:00Z">
              <w:r w:rsidRPr="003516BC" w:rsidDel="00551A02">
                <w:rPr>
                  <w:sz w:val="22"/>
                </w:rPr>
                <w:delText> </w:delText>
              </w:r>
            </w:del>
          </w:p>
        </w:tc>
        <w:tc>
          <w:tcPr>
            <w:tcW w:w="2126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ins w:id="312" w:author="Namita Sivasankaran" w:date="2016-11-02T16:03:00Z">
              <w:r w:rsidRPr="00843824">
                <w:rPr>
                  <w:sz w:val="22"/>
                </w:rPr>
                <w:t> </w:t>
              </w:r>
            </w:ins>
            <w:del w:id="313" w:author="Namita Sivasankaran" w:date="2016-11-02T16:03:00Z">
              <w:r w:rsidRPr="003516BC" w:rsidDel="00551A02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ins w:id="314" w:author="Namita Sivasankaran" w:date="2016-11-02T16:03:00Z">
              <w:r w:rsidRPr="00843824">
                <w:rPr>
                  <w:sz w:val="22"/>
                </w:rPr>
                <w:t>Asset / Liability/Others</w:t>
              </w:r>
            </w:ins>
            <w:del w:id="315" w:author="Namita Sivasankaran" w:date="2016-11-02T16:03:00Z">
              <w:r w:rsidRPr="003516BC" w:rsidDel="00551A02">
                <w:rPr>
                  <w:sz w:val="22"/>
                </w:rPr>
                <w:delText> </w:delText>
              </w:r>
            </w:del>
          </w:p>
        </w:tc>
      </w:tr>
      <w:tr w:rsidR="00767FE6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31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31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</w:tcPr>
          <w:p w:rsidR="00767FE6" w:rsidRPr="003516BC" w:rsidRDefault="00767FE6">
            <w:pPr>
              <w:rPr>
                <w:sz w:val="22"/>
              </w:rPr>
            </w:pPr>
            <w:ins w:id="318" w:author="Namita Sivasankaran" w:date="2016-11-02T16:03:00Z">
              <w:r w:rsidRPr="00843824">
                <w:rPr>
                  <w:sz w:val="22"/>
                </w:rPr>
                <w:t>Product Sub- Category</w:t>
              </w:r>
            </w:ins>
            <w:del w:id="319" w:author="Namita Sivasankaran" w:date="2016-11-02T16:03:00Z">
              <w:r w:rsidRPr="003516BC" w:rsidDel="00865678">
                <w:rPr>
                  <w:sz w:val="22"/>
                </w:rPr>
                <w:delText>Product Category</w:delText>
              </w:r>
            </w:del>
          </w:p>
        </w:tc>
        <w:tc>
          <w:tcPr>
            <w:tcW w:w="2126" w:type="dxa"/>
          </w:tcPr>
          <w:p w:rsidR="00767FE6" w:rsidRPr="003516BC" w:rsidRDefault="00767FE6">
            <w:pPr>
              <w:rPr>
                <w:sz w:val="22"/>
              </w:rPr>
            </w:pPr>
            <w:ins w:id="320" w:author="Namita Sivasankaran" w:date="2016-11-02T16:04:00Z">
              <w:r>
                <w:rPr>
                  <w:sz w:val="22"/>
                </w:rPr>
                <w:t>Dropdown</w:t>
              </w:r>
            </w:ins>
            <w:del w:id="321" w:author="Namita Sivasankaran" w:date="2016-11-02T16:03:00Z">
              <w:r w:rsidRPr="003516BC" w:rsidDel="00865678">
                <w:rPr>
                  <w:sz w:val="22"/>
                </w:rPr>
                <w:delText>Text</w:delText>
              </w:r>
            </w:del>
          </w:p>
        </w:tc>
        <w:tc>
          <w:tcPr>
            <w:tcW w:w="1843" w:type="dxa"/>
            <w:noWrap/>
          </w:tcPr>
          <w:p w:rsidR="00767FE6" w:rsidRPr="003516BC" w:rsidRDefault="00767FE6">
            <w:pPr>
              <w:rPr>
                <w:sz w:val="22"/>
              </w:rPr>
            </w:pPr>
            <w:r w:rsidRPr="00843824">
              <w:rPr>
                <w:sz w:val="22"/>
              </w:rPr>
              <w:t>Yes</w:t>
            </w:r>
          </w:p>
        </w:tc>
        <w:tc>
          <w:tcPr>
            <w:tcW w:w="2126" w:type="dxa"/>
            <w:noWrap/>
          </w:tcPr>
          <w:p w:rsidR="00767FE6" w:rsidRPr="003516BC" w:rsidRDefault="00767FE6">
            <w:pPr>
              <w:rPr>
                <w:sz w:val="22"/>
              </w:rPr>
            </w:pPr>
            <w:ins w:id="322" w:author="Namita Sivasankaran" w:date="2016-11-02T16:03:00Z">
              <w:r w:rsidRPr="00843824">
                <w:rPr>
                  <w:sz w:val="22"/>
                </w:rPr>
                <w:t> </w:t>
              </w:r>
            </w:ins>
            <w:del w:id="323" w:author="Namita Sivasankaran" w:date="2016-11-02T16:03:00Z">
              <w:r w:rsidRPr="003516BC" w:rsidDel="00865678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</w:tcPr>
          <w:p w:rsidR="00767FE6" w:rsidRPr="003516BC" w:rsidRDefault="00767FE6">
            <w:pPr>
              <w:rPr>
                <w:sz w:val="22"/>
              </w:rPr>
            </w:pPr>
            <w:ins w:id="324" w:author="Namita Sivasankaran" w:date="2016-11-02T16:03:00Z">
              <w:r w:rsidRPr="00843824">
                <w:rPr>
                  <w:sz w:val="22"/>
                </w:rPr>
                <w:t>Refer lead dropdowns</w:t>
              </w:r>
            </w:ins>
            <w:del w:id="325" w:author="Namita Sivasankaran" w:date="2016-11-02T16:03:00Z">
              <w:r w:rsidRPr="003516BC" w:rsidDel="00865678">
                <w:rPr>
                  <w:sz w:val="22"/>
                </w:rPr>
                <w:delText>Asset / Liability/Others</w:delText>
              </w:r>
            </w:del>
          </w:p>
        </w:tc>
      </w:tr>
      <w:tr w:rsidR="00767FE6" w:rsidRPr="0019430F" w:rsidTr="00357ACA">
        <w:trPr>
          <w:trHeight w:val="557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32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32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</w:tcPr>
          <w:p w:rsidR="00767FE6" w:rsidRPr="003516BC" w:rsidRDefault="00767FE6">
            <w:pPr>
              <w:rPr>
                <w:sz w:val="22"/>
              </w:rPr>
            </w:pPr>
            <w:ins w:id="328" w:author="Namita Sivasankaran" w:date="2016-11-02T16:03:00Z">
              <w:r w:rsidRPr="00843824">
                <w:rPr>
                  <w:sz w:val="22"/>
                </w:rPr>
                <w:t>Interested In product</w:t>
              </w:r>
            </w:ins>
            <w:del w:id="329" w:author="Namita Sivasankaran" w:date="2016-11-02T16:03:00Z">
              <w:r w:rsidRPr="003516BC" w:rsidDel="00865678">
                <w:rPr>
                  <w:sz w:val="22"/>
                </w:rPr>
                <w:delText>Product Sub- Category</w:delText>
              </w:r>
            </w:del>
          </w:p>
        </w:tc>
        <w:tc>
          <w:tcPr>
            <w:tcW w:w="2126" w:type="dxa"/>
          </w:tcPr>
          <w:p w:rsidR="00767FE6" w:rsidRPr="003516BC" w:rsidRDefault="00767FE6">
            <w:pPr>
              <w:rPr>
                <w:sz w:val="22"/>
              </w:rPr>
            </w:pPr>
            <w:ins w:id="330" w:author="Namita Sivasankaran" w:date="2016-11-02T16:04:00Z">
              <w:r>
                <w:rPr>
                  <w:sz w:val="22"/>
                </w:rPr>
                <w:t>Dropdown</w:t>
              </w:r>
            </w:ins>
            <w:del w:id="331" w:author="Namita Sivasankaran" w:date="2016-11-02T16:03:00Z">
              <w:r w:rsidRPr="003516BC" w:rsidDel="00865678">
                <w:rPr>
                  <w:sz w:val="22"/>
                </w:rPr>
                <w:delText>Text</w:delText>
              </w:r>
            </w:del>
          </w:p>
        </w:tc>
        <w:tc>
          <w:tcPr>
            <w:tcW w:w="1843" w:type="dxa"/>
            <w:noWrap/>
          </w:tcPr>
          <w:p w:rsidR="00767FE6" w:rsidRPr="003516BC" w:rsidRDefault="00767FE6">
            <w:pPr>
              <w:rPr>
                <w:sz w:val="22"/>
              </w:rPr>
            </w:pPr>
            <w:r w:rsidRPr="00843824">
              <w:rPr>
                <w:sz w:val="22"/>
              </w:rPr>
              <w:t>Yes</w:t>
            </w:r>
          </w:p>
        </w:tc>
        <w:tc>
          <w:tcPr>
            <w:tcW w:w="2126" w:type="dxa"/>
            <w:noWrap/>
          </w:tcPr>
          <w:p w:rsidR="00767FE6" w:rsidRPr="003516BC" w:rsidRDefault="00767FE6">
            <w:pPr>
              <w:rPr>
                <w:sz w:val="22"/>
              </w:rPr>
            </w:pPr>
            <w:ins w:id="332" w:author="Namita Sivasankaran" w:date="2016-11-02T16:03:00Z">
              <w:r w:rsidRPr="00843824">
                <w:rPr>
                  <w:sz w:val="22"/>
                </w:rPr>
                <w:t> </w:t>
              </w:r>
            </w:ins>
            <w:del w:id="333" w:author="Namita Sivasankaran" w:date="2016-11-02T16:03:00Z">
              <w:r w:rsidRPr="003516BC" w:rsidDel="00865678">
                <w:rPr>
                  <w:sz w:val="22"/>
                </w:rPr>
                <w:delText> </w:delText>
              </w:r>
            </w:del>
          </w:p>
        </w:tc>
        <w:tc>
          <w:tcPr>
            <w:tcW w:w="3544" w:type="dxa"/>
          </w:tcPr>
          <w:p w:rsidR="00767FE6" w:rsidRPr="003516BC" w:rsidRDefault="00767FE6">
            <w:pPr>
              <w:rPr>
                <w:sz w:val="22"/>
              </w:rPr>
            </w:pPr>
            <w:ins w:id="334" w:author="Namita Sivasankaran" w:date="2016-11-02T16:03:00Z">
              <w:r w:rsidRPr="00843824">
                <w:rPr>
                  <w:sz w:val="22"/>
                </w:rPr>
                <w:t>Yes/No</w:t>
              </w:r>
            </w:ins>
            <w:del w:id="335" w:author="Namita Sivasankaran" w:date="2016-11-02T16:03:00Z">
              <w:r w:rsidRPr="003516BC" w:rsidDel="00865678">
                <w:rPr>
                  <w:sz w:val="22"/>
                </w:rPr>
                <w:delText>Refer lead dropdowns</w:delText>
              </w:r>
            </w:del>
          </w:p>
        </w:tc>
      </w:tr>
      <w:tr w:rsidR="00767FE6" w:rsidRPr="0019430F" w:rsidTr="00357ACA">
        <w:trPr>
          <w:trHeight w:val="12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33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33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33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3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Product Required by</w:t>
            </w:r>
            <w:del w:id="340" w:author="Namita Sivasankaran" w:date="2016-11-02T16:04:00Z">
              <w:r w:rsidRPr="0019430F" w:rsidDel="00865678">
                <w:rPr>
                  <w:sz w:val="22"/>
                  <w:rPrChange w:id="341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 xml:space="preserve"> </w:delText>
              </w:r>
            </w:del>
            <w:r w:rsidRPr="0019430F">
              <w:rPr>
                <w:sz w:val="22"/>
                <w:rPrChange w:id="34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?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34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4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Text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34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4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34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4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</w:tcPr>
          <w:p w:rsidR="00767FE6" w:rsidRDefault="00767FE6">
            <w:pPr>
              <w:rPr>
                <w:ins w:id="349" w:author="Namita Sivasankaran" w:date="2016-11-02T16:05:00Z"/>
                <w:sz w:val="22"/>
              </w:rPr>
            </w:pPr>
            <w:r w:rsidRPr="0019430F">
              <w:rPr>
                <w:sz w:val="22"/>
                <w:rPrChange w:id="35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Refer Lead Dropdowns tab.</w:t>
            </w:r>
          </w:p>
          <w:p w:rsidR="00767FE6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Product category asset and sub category loan</w:t>
            </w:r>
          </w:p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(To be populated if the answer to "interested in product is Yes")</w:t>
            </w:r>
          </w:p>
        </w:tc>
      </w:tr>
      <w:tr w:rsidR="00767FE6" w:rsidRPr="0019430F" w:rsidTr="00357ACA">
        <w:trPr>
          <w:trHeight w:val="555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35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35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del w:id="353" w:author="Namita Sivasankaran" w:date="2016-11-02T16:06:00Z">
              <w:r w:rsidRPr="0019430F" w:rsidDel="00865678">
                <w:rPr>
                  <w:sz w:val="22"/>
                  <w:rPrChange w:id="354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Please enter the</w:delText>
              </w:r>
            </w:del>
            <w:ins w:id="355" w:author="Namita Sivasankaran" w:date="2016-11-02T16:06:00Z">
              <w:r>
                <w:rPr>
                  <w:sz w:val="22"/>
                </w:rPr>
                <w:t xml:space="preserve">Scheduled </w:t>
              </w:r>
            </w:ins>
            <w:r w:rsidRPr="003516BC">
              <w:rPr>
                <w:sz w:val="22"/>
              </w:rPr>
              <w:t xml:space="preserve"> screening date</w:t>
            </w:r>
          </w:p>
        </w:tc>
        <w:tc>
          <w:tcPr>
            <w:tcW w:w="2126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Date</w:t>
            </w:r>
          </w:p>
        </w:tc>
        <w:tc>
          <w:tcPr>
            <w:tcW w:w="1843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3544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If interested &amp; and loan required by ?- within this week</w:t>
            </w:r>
          </w:p>
        </w:tc>
      </w:tr>
      <w:tr w:rsidR="00767FE6" w:rsidRPr="0019430F" w:rsidTr="00357ACA">
        <w:trPr>
          <w:trHeight w:val="549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35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35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del w:id="358" w:author="Namita Sivasankaran" w:date="2016-11-02T16:06:00Z">
              <w:r w:rsidRPr="0019430F" w:rsidDel="00865678">
                <w:rPr>
                  <w:sz w:val="22"/>
                  <w:rPrChange w:id="359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Please enter the</w:delText>
              </w:r>
            </w:del>
            <w:ins w:id="360" w:author="Namita Sivasankaran" w:date="2016-11-02T16:06:00Z">
              <w:r>
                <w:rPr>
                  <w:sz w:val="22"/>
                </w:rPr>
                <w:t>Scheduled</w:t>
              </w:r>
            </w:ins>
            <w:r w:rsidRPr="003516BC">
              <w:rPr>
                <w:sz w:val="22"/>
              </w:rPr>
              <w:t xml:space="preserve"> follow up date</w:t>
            </w:r>
          </w:p>
        </w:tc>
        <w:tc>
          <w:tcPr>
            <w:tcW w:w="2126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Date</w:t>
            </w:r>
          </w:p>
        </w:tc>
        <w:tc>
          <w:tcPr>
            <w:tcW w:w="1843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3544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If interested &amp;  and loan required by ?- other than within this week</w:t>
            </w:r>
          </w:p>
        </w:tc>
      </w:tr>
      <w:tr w:rsidR="00767FE6" w:rsidRPr="0019430F" w:rsidTr="00357ACA">
        <w:trPr>
          <w:trHeight w:val="571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36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36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36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6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Remarks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36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6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 (free text)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36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6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36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7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37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del w:id="372" w:author="Namita Sivasankaran" w:date="2016-11-02T16:07:00Z">
              <w:r w:rsidRPr="0019430F" w:rsidDel="00865678">
                <w:rPr>
                  <w:sz w:val="22"/>
                  <w:rPrChange w:id="373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If interested and loan required by ?- other than within this week</w:delText>
              </w:r>
            </w:del>
          </w:p>
        </w:tc>
      </w:tr>
      <w:tr w:rsidR="00767FE6" w:rsidRPr="0019430F" w:rsidTr="00357ACA">
        <w:trPr>
          <w:trHeight w:val="602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37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37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37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7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Loan purpose</w:t>
            </w:r>
          </w:p>
        </w:tc>
        <w:tc>
          <w:tcPr>
            <w:tcW w:w="2126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del w:id="378" w:author="Namita Sivasankaran" w:date="2016-11-02T16:07:00Z">
              <w:r w:rsidRPr="0019430F" w:rsidDel="001F213F">
                <w:rPr>
                  <w:sz w:val="22"/>
                  <w:rPrChange w:id="379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380" w:author="Namita Sivasankaran" w:date="2016-11-02T16:07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3544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Refer Lead Dropdowns tab. Product category asset and sub category loan (To be populated if the answer to "interested in product is Yes")</w:t>
            </w:r>
          </w:p>
        </w:tc>
      </w:tr>
      <w:tr w:rsidR="00767FE6" w:rsidRPr="0019430F" w:rsidTr="00357ACA">
        <w:trPr>
          <w:trHeight w:val="806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38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9D4A57">
            <w:pPr>
              <w:rPr>
                <w:sz w:val="22"/>
                <w:rPrChange w:id="38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38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8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Loan Amount Requested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38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8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Numeric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38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8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38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9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39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39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Product category asset and sub category loan (To be populated if the answer to "interested in product is Yes")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393" w:author="Namita Sivasankaran" w:date="2016-11-02T16:33:00Z">
            <w:tblPrEx>
              <w:tblW w:w="0" w:type="auto"/>
              <w:tblLayout w:type="fixed"/>
            </w:tblPrEx>
          </w:tblPrExChange>
        </w:tblPrEx>
        <w:trPr>
          <w:trHeight w:val="422"/>
          <w:trPrChange w:id="394" w:author="Namita Sivasankaran" w:date="2016-11-02T16:33:00Z">
            <w:trPr>
              <w:gridAfter w:val="0"/>
              <w:wAfter w:w="2977" w:type="dxa"/>
              <w:trHeight w:val="422"/>
            </w:trPr>
          </w:trPrChange>
        </w:trPr>
        <w:tc>
          <w:tcPr>
            <w:tcW w:w="1384" w:type="dxa"/>
            <w:vMerge/>
            <w:hideMark/>
            <w:tcPrChange w:id="395" w:author="Namita Sivasankaran" w:date="2016-11-02T16:33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39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  <w:tcPrChange w:id="397" w:author="Namita Sivasankaran" w:date="2016-11-02T16:33:00Z">
              <w:tcPr>
                <w:tcW w:w="976" w:type="dxa"/>
                <w:vMerge w:val="restart"/>
                <w:hideMark/>
              </w:tcPr>
            </w:tcPrChange>
          </w:tcPr>
          <w:p w:rsidR="007267E2" w:rsidRPr="0019430F" w:rsidRDefault="007267E2" w:rsidP="009D4A57">
            <w:pPr>
              <w:rPr>
                <w:bCs/>
                <w:sz w:val="22"/>
                <w:rPrChange w:id="39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39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Product Eligibility</w:t>
            </w:r>
          </w:p>
        </w:tc>
        <w:tc>
          <w:tcPr>
            <w:tcW w:w="2551" w:type="dxa"/>
            <w:hideMark/>
            <w:tcPrChange w:id="400" w:author="Namita Sivasankaran" w:date="2016-11-02T16:33:00Z">
              <w:tcPr>
                <w:tcW w:w="17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0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0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Eligible for Product</w:t>
            </w:r>
          </w:p>
        </w:tc>
        <w:tc>
          <w:tcPr>
            <w:tcW w:w="2126" w:type="dxa"/>
            <w:hideMark/>
            <w:tcPrChange w:id="403" w:author="Namita Sivasankaran" w:date="2016-11-02T16:33:00Z">
              <w:tcPr>
                <w:tcW w:w="1560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del w:id="404" w:author="Namita Sivasankaran" w:date="2016-11-02T16:09:00Z">
              <w:r w:rsidRPr="0019430F" w:rsidDel="001F213F">
                <w:rPr>
                  <w:sz w:val="22"/>
                  <w:rPrChange w:id="405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406" w:author="Namita Sivasankaran" w:date="2016-11-02T16:09:00Z">
              <w:r>
                <w:rPr>
                  <w:sz w:val="22"/>
                </w:rPr>
                <w:t>Radio Buttons</w:t>
              </w:r>
            </w:ins>
          </w:p>
        </w:tc>
        <w:tc>
          <w:tcPr>
            <w:tcW w:w="1843" w:type="dxa"/>
            <w:noWrap/>
            <w:hideMark/>
            <w:tcPrChange w:id="407" w:author="Namita Sivasankaran" w:date="2016-11-02T16:33:00Z">
              <w:tcPr>
                <w:tcW w:w="1275" w:type="dxa"/>
                <w:gridSpan w:val="2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  <w:tcPrChange w:id="408" w:author="Namita Sivasankaran" w:date="2016-11-02T16:33:00Z">
              <w:tcPr>
                <w:tcW w:w="1418" w:type="dxa"/>
                <w:gridSpan w:val="3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3544" w:type="dxa"/>
            <w:hideMark/>
            <w:tcPrChange w:id="409" w:author="Namita Sivasankaran" w:date="2016-11-02T16:33:00Z">
              <w:tcPr>
                <w:tcW w:w="3934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Yes/No- If interested in product is selected as Yes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410" w:author="Namita Sivasankaran" w:date="2016-11-02T16:33:00Z">
            <w:tblPrEx>
              <w:tblW w:w="0" w:type="auto"/>
              <w:tblLayout w:type="fixed"/>
            </w:tblPrEx>
          </w:tblPrExChange>
        </w:tblPrEx>
        <w:trPr>
          <w:trHeight w:val="232"/>
          <w:trPrChange w:id="411" w:author="Namita Sivasankaran" w:date="2016-11-02T16:33:00Z">
            <w:trPr>
              <w:gridAfter w:val="0"/>
              <w:wAfter w:w="2977" w:type="dxa"/>
              <w:trHeight w:val="232"/>
            </w:trPr>
          </w:trPrChange>
        </w:trPr>
        <w:tc>
          <w:tcPr>
            <w:tcW w:w="1384" w:type="dxa"/>
            <w:vMerge/>
            <w:hideMark/>
            <w:tcPrChange w:id="412" w:author="Namita Sivasankaran" w:date="2016-11-02T16:33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41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414" w:author="Namita Sivasankaran" w:date="2016-11-02T16:33:00Z">
              <w:tcPr>
                <w:tcW w:w="976" w:type="dxa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41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416" w:author="Namita Sivasankaran" w:date="2016-11-02T16:33:00Z">
              <w:tcPr>
                <w:tcW w:w="17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1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1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Reason</w:t>
            </w:r>
          </w:p>
        </w:tc>
        <w:tc>
          <w:tcPr>
            <w:tcW w:w="2126" w:type="dxa"/>
            <w:hideMark/>
            <w:tcPrChange w:id="419" w:author="Namita Sivasankaran" w:date="2016-11-02T16:33:00Z">
              <w:tcPr>
                <w:tcW w:w="1560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2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2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Dropdown</w:t>
            </w:r>
          </w:p>
        </w:tc>
        <w:tc>
          <w:tcPr>
            <w:tcW w:w="1843" w:type="dxa"/>
            <w:noWrap/>
            <w:hideMark/>
            <w:tcPrChange w:id="422" w:author="Namita Sivasankaran" w:date="2016-11-02T16:33:00Z">
              <w:tcPr>
                <w:tcW w:w="1275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2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2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425" w:author="Namita Sivasankaran" w:date="2016-11-02T16:33:00Z">
              <w:tcPr>
                <w:tcW w:w="1418" w:type="dxa"/>
                <w:gridSpan w:val="3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2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2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  <w:tcPrChange w:id="428" w:author="Namita Sivasankaran" w:date="2016-11-02T16:33:00Z">
              <w:tcPr>
                <w:tcW w:w="3934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color w:val="FF0000"/>
                <w:sz w:val="22"/>
              </w:rPr>
              <w:t>Dropdown: Not our target segment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429" w:author="Namita Sivasankaran" w:date="2016-11-02T16:33:00Z">
            <w:tblPrEx>
              <w:tblW w:w="0" w:type="auto"/>
              <w:tblLayout w:type="fixed"/>
            </w:tblPrEx>
          </w:tblPrExChange>
        </w:tblPrEx>
        <w:trPr>
          <w:trHeight w:val="205"/>
          <w:trPrChange w:id="430" w:author="Namita Sivasankaran" w:date="2016-11-02T16:33:00Z">
            <w:trPr>
              <w:gridAfter w:val="0"/>
              <w:wAfter w:w="2977" w:type="dxa"/>
              <w:trHeight w:val="205"/>
            </w:trPr>
          </w:trPrChange>
        </w:trPr>
        <w:tc>
          <w:tcPr>
            <w:tcW w:w="1384" w:type="dxa"/>
            <w:vMerge/>
            <w:hideMark/>
            <w:tcPrChange w:id="431" w:author="Namita Sivasankaran" w:date="2016-11-02T16:33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43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433" w:author="Namita Sivasankaran" w:date="2016-11-02T16:33:00Z">
              <w:tcPr>
                <w:tcW w:w="976" w:type="dxa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43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435" w:author="Namita Sivasankaran" w:date="2016-11-02T16:33:00Z">
              <w:tcPr>
                <w:tcW w:w="17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3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3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Additional remarks</w:t>
            </w:r>
          </w:p>
        </w:tc>
        <w:tc>
          <w:tcPr>
            <w:tcW w:w="2126" w:type="dxa"/>
            <w:hideMark/>
            <w:tcPrChange w:id="438" w:author="Namita Sivasankaran" w:date="2016-11-02T16:33:00Z">
              <w:tcPr>
                <w:tcW w:w="1560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3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4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 (free text)</w:t>
            </w:r>
          </w:p>
        </w:tc>
        <w:tc>
          <w:tcPr>
            <w:tcW w:w="1843" w:type="dxa"/>
            <w:noWrap/>
            <w:hideMark/>
            <w:tcPrChange w:id="441" w:author="Namita Sivasankaran" w:date="2016-11-02T16:33:00Z">
              <w:tcPr>
                <w:tcW w:w="1275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4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4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444" w:author="Namita Sivasankaran" w:date="2016-11-02T16:33:00Z">
              <w:tcPr>
                <w:tcW w:w="1418" w:type="dxa"/>
                <w:gridSpan w:val="3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4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4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447" w:author="Namita Sivasankaran" w:date="2016-11-02T16:33:00Z">
              <w:tcPr>
                <w:tcW w:w="3934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4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4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(To be populated if the answer to "eligible for product is No")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450" w:author="Namita Sivasankaran" w:date="2016-11-02T16:33:00Z">
            <w:tblPrEx>
              <w:tblW w:w="0" w:type="auto"/>
              <w:tblLayout w:type="fixed"/>
            </w:tblPrEx>
          </w:tblPrExChange>
        </w:tblPrEx>
        <w:trPr>
          <w:trHeight w:val="712"/>
          <w:trPrChange w:id="451" w:author="Namita Sivasankaran" w:date="2016-11-02T16:33:00Z">
            <w:trPr>
              <w:gridAfter w:val="0"/>
              <w:wAfter w:w="2977" w:type="dxa"/>
              <w:trHeight w:val="712"/>
            </w:trPr>
          </w:trPrChange>
        </w:trPr>
        <w:tc>
          <w:tcPr>
            <w:tcW w:w="1384" w:type="dxa"/>
            <w:vMerge/>
            <w:hideMark/>
            <w:tcPrChange w:id="452" w:author="Namita Sivasankaran" w:date="2016-11-02T16:33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45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  <w:tcPrChange w:id="454" w:author="Namita Sivasankaran" w:date="2016-11-02T16:33:00Z">
              <w:tcPr>
                <w:tcW w:w="976" w:type="dxa"/>
                <w:vMerge w:val="restart"/>
                <w:hideMark/>
              </w:tcPr>
            </w:tcPrChange>
          </w:tcPr>
          <w:p w:rsidR="007267E2" w:rsidRPr="0019430F" w:rsidRDefault="007267E2" w:rsidP="009D4A57">
            <w:pPr>
              <w:rPr>
                <w:bCs/>
                <w:sz w:val="22"/>
                <w:rPrChange w:id="45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45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Product Rejection Reason</w:t>
            </w:r>
          </w:p>
        </w:tc>
        <w:tc>
          <w:tcPr>
            <w:tcW w:w="2551" w:type="dxa"/>
            <w:hideMark/>
            <w:tcPrChange w:id="457" w:author="Namita Sivasankaran" w:date="2016-11-02T16:33:00Z">
              <w:tcPr>
                <w:tcW w:w="17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5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5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Reason</w:t>
            </w:r>
          </w:p>
        </w:tc>
        <w:tc>
          <w:tcPr>
            <w:tcW w:w="2126" w:type="dxa"/>
            <w:hideMark/>
            <w:tcPrChange w:id="460" w:author="Namita Sivasankaran" w:date="2016-11-02T16:33:00Z">
              <w:tcPr>
                <w:tcW w:w="1560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6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6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Dropdown</w:t>
            </w:r>
          </w:p>
        </w:tc>
        <w:tc>
          <w:tcPr>
            <w:tcW w:w="1843" w:type="dxa"/>
            <w:noWrap/>
            <w:hideMark/>
            <w:tcPrChange w:id="463" w:author="Namita Sivasankaran" w:date="2016-11-02T16:33:00Z">
              <w:tcPr>
                <w:tcW w:w="1275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6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6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466" w:author="Namita Sivasankaran" w:date="2016-11-02T16:33:00Z">
              <w:tcPr>
                <w:tcW w:w="1418" w:type="dxa"/>
                <w:gridSpan w:val="3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6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6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  <w:tcPrChange w:id="469" w:author="Namita Sivasankaran" w:date="2016-11-02T16:33:00Z">
              <w:tcPr>
                <w:tcW w:w="3934" w:type="dxa"/>
                <w:gridSpan w:val="3"/>
                <w:hideMark/>
              </w:tcPr>
            </w:tcPrChange>
          </w:tcPr>
          <w:p w:rsidR="007267E2" w:rsidRDefault="007267E2">
            <w:pPr>
              <w:rPr>
                <w:ins w:id="470" w:author="Namita Sivasankaran" w:date="2016-11-02T16:11:00Z"/>
                <w:sz w:val="22"/>
              </w:rPr>
            </w:pPr>
            <w:r w:rsidRPr="0019430F">
              <w:rPr>
                <w:sz w:val="22"/>
                <w:rPrChange w:id="47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 xml:space="preserve">Refer Lead dropdowns- </w:t>
            </w:r>
          </w:p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(To be populated if the answer to "interested in product is No")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472" w:author="Namita Sivasankaran" w:date="2016-11-02T16:33:00Z">
            <w:tblPrEx>
              <w:tblW w:w="0" w:type="auto"/>
              <w:tblLayout w:type="fixed"/>
            </w:tblPrEx>
          </w:tblPrExChange>
        </w:tblPrEx>
        <w:trPr>
          <w:trHeight w:val="204"/>
          <w:trPrChange w:id="473" w:author="Namita Sivasankaran" w:date="2016-11-02T16:33:00Z">
            <w:trPr>
              <w:gridAfter w:val="0"/>
              <w:wAfter w:w="2977" w:type="dxa"/>
              <w:trHeight w:val="204"/>
            </w:trPr>
          </w:trPrChange>
        </w:trPr>
        <w:tc>
          <w:tcPr>
            <w:tcW w:w="1384" w:type="dxa"/>
            <w:vMerge/>
            <w:hideMark/>
            <w:tcPrChange w:id="474" w:author="Namita Sivasankaran" w:date="2016-11-02T16:33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47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476" w:author="Namita Sivasankaran" w:date="2016-11-02T16:33:00Z">
              <w:tcPr>
                <w:tcW w:w="976" w:type="dxa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47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478" w:author="Namita Sivasankaran" w:date="2016-11-02T16:33:00Z">
              <w:tcPr>
                <w:tcW w:w="17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7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8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Additional remarks</w:t>
            </w:r>
          </w:p>
        </w:tc>
        <w:tc>
          <w:tcPr>
            <w:tcW w:w="2126" w:type="dxa"/>
            <w:hideMark/>
            <w:tcPrChange w:id="481" w:author="Namita Sivasankaran" w:date="2016-11-02T16:33:00Z">
              <w:tcPr>
                <w:tcW w:w="1560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8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8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 (free text)</w:t>
            </w:r>
          </w:p>
        </w:tc>
        <w:tc>
          <w:tcPr>
            <w:tcW w:w="1843" w:type="dxa"/>
            <w:noWrap/>
            <w:hideMark/>
            <w:tcPrChange w:id="484" w:author="Namita Sivasankaran" w:date="2016-11-02T16:33:00Z">
              <w:tcPr>
                <w:tcW w:w="1275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8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8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487" w:author="Namita Sivasankaran" w:date="2016-11-02T16:33:00Z">
              <w:tcPr>
                <w:tcW w:w="1418" w:type="dxa"/>
                <w:gridSpan w:val="3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8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8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490" w:author="Namita Sivasankaran" w:date="2016-11-02T16:33:00Z">
              <w:tcPr>
                <w:tcW w:w="3934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49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49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(To be populated if the answer to "interested in product is No")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493" w:author="Namita Sivasankaran" w:date="2016-11-02T16:33:00Z">
            <w:tblPrEx>
              <w:tblW w:w="0" w:type="auto"/>
              <w:tblLayout w:type="fixed"/>
            </w:tblPrEx>
          </w:tblPrExChange>
        </w:tblPrEx>
        <w:trPr>
          <w:trHeight w:val="600"/>
          <w:trPrChange w:id="494" w:author="Namita Sivasankaran" w:date="2016-11-02T16:33:00Z">
            <w:trPr>
              <w:gridAfter w:val="0"/>
              <w:wAfter w:w="2977" w:type="dxa"/>
              <w:trHeight w:val="600"/>
            </w:trPr>
          </w:trPrChange>
        </w:trPr>
        <w:tc>
          <w:tcPr>
            <w:tcW w:w="1384" w:type="dxa"/>
            <w:vMerge/>
            <w:hideMark/>
            <w:tcPrChange w:id="495" w:author="Namita Sivasankaran" w:date="2016-11-02T16:33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49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hideMark/>
            <w:tcPrChange w:id="497" w:author="Namita Sivasankaran" w:date="2016-11-02T16:33:00Z">
              <w:tcPr>
                <w:tcW w:w="976" w:type="dxa"/>
                <w:hideMark/>
              </w:tcPr>
            </w:tcPrChange>
          </w:tcPr>
          <w:p w:rsidR="007267E2" w:rsidRPr="0019430F" w:rsidRDefault="007267E2" w:rsidP="009D4A57">
            <w:pPr>
              <w:rPr>
                <w:bCs/>
                <w:sz w:val="22"/>
                <w:rPrChange w:id="49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49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Lead Status</w:t>
            </w:r>
          </w:p>
        </w:tc>
        <w:tc>
          <w:tcPr>
            <w:tcW w:w="2551" w:type="dxa"/>
            <w:hideMark/>
            <w:tcPrChange w:id="500" w:author="Namita Sivasankaran" w:date="2016-11-02T16:33:00Z">
              <w:tcPr>
                <w:tcW w:w="17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50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0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Lead Status</w:t>
            </w:r>
          </w:p>
        </w:tc>
        <w:tc>
          <w:tcPr>
            <w:tcW w:w="2126" w:type="dxa"/>
            <w:hideMark/>
            <w:tcPrChange w:id="503" w:author="Namita Sivasankaran" w:date="2016-11-02T16:33:00Z">
              <w:tcPr>
                <w:tcW w:w="1560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del w:id="504" w:author="Namita Sivasankaran" w:date="2016-11-02T16:11:00Z">
              <w:r w:rsidRPr="0019430F" w:rsidDel="001F213F">
                <w:rPr>
                  <w:sz w:val="22"/>
                  <w:rPrChange w:id="505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506" w:author="Namita Sivasankaran" w:date="2016-11-02T16:11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  <w:tcPrChange w:id="507" w:author="Namita Sivasankaran" w:date="2016-11-02T16:33:00Z">
              <w:tcPr>
                <w:tcW w:w="1275" w:type="dxa"/>
                <w:gridSpan w:val="2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  <w:tcPrChange w:id="508" w:author="Namita Sivasankaran" w:date="2016-11-02T16:33:00Z">
              <w:tcPr>
                <w:tcW w:w="1418" w:type="dxa"/>
                <w:gridSpan w:val="3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  <w:tcPrChange w:id="509" w:author="Namita Sivasankaran" w:date="2016-11-02T16:33:00Z">
              <w:tcPr>
                <w:tcW w:w="3934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Customer/Follow-up/Hold/Reject</w:t>
            </w:r>
          </w:p>
        </w:tc>
      </w:tr>
      <w:tr w:rsidR="00865678" w:rsidRPr="0019430F" w:rsidTr="007267E2">
        <w:tblPrEx>
          <w:tblW w:w="0" w:type="auto"/>
          <w:tblLayout w:type="fixed"/>
          <w:tblPrExChange w:id="510" w:author="Namita Sivasankaran" w:date="2016-11-02T16:31:00Z">
            <w:tblPrEx>
              <w:tblW w:w="0" w:type="auto"/>
              <w:tblLayout w:type="fixed"/>
            </w:tblPrEx>
          </w:tblPrExChange>
        </w:tblPrEx>
        <w:trPr>
          <w:trHeight w:val="300"/>
          <w:trPrChange w:id="511" w:author="Namita Sivasankaran" w:date="2016-11-02T16:31:00Z">
            <w:trPr>
              <w:trHeight w:val="300"/>
            </w:trPr>
          </w:trPrChange>
        </w:trPr>
        <w:tc>
          <w:tcPr>
            <w:tcW w:w="1384" w:type="dxa"/>
            <w:vMerge/>
            <w:hideMark/>
            <w:tcPrChange w:id="512" w:author="Namita Sivasankaran" w:date="2016-11-02T16:31:00Z">
              <w:tcPr>
                <w:tcW w:w="1127" w:type="dxa"/>
                <w:vMerge/>
                <w:hideMark/>
              </w:tcPr>
            </w:tcPrChange>
          </w:tcPr>
          <w:p w:rsidR="00865678" w:rsidRPr="0019430F" w:rsidRDefault="00865678">
            <w:pPr>
              <w:rPr>
                <w:bCs/>
                <w:sz w:val="22"/>
                <w:rPrChange w:id="51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3608" w:type="dxa"/>
            <w:gridSpan w:val="6"/>
            <w:hideMark/>
            <w:tcPrChange w:id="514" w:author="Namita Sivasankaran" w:date="2016-11-02T16:31:00Z">
              <w:tcPr>
                <w:tcW w:w="12687" w:type="dxa"/>
                <w:gridSpan w:val="17"/>
                <w:hideMark/>
              </w:tcPr>
            </w:tcPrChange>
          </w:tcPr>
          <w:p w:rsidR="00865678" w:rsidRPr="0019430F" w:rsidRDefault="00865678">
            <w:pPr>
              <w:rPr>
                <w:bCs/>
                <w:sz w:val="22"/>
                <w:rPrChange w:id="51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51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Note: For all other product category/ sub category combinations, 3 sets of Field name/Field Values to be populated- Field name-1, Field name-2, Field name- 3</w:t>
            </w:r>
          </w:p>
        </w:tc>
      </w:tr>
      <w:tr w:rsidR="00767FE6" w:rsidRPr="0019430F" w:rsidTr="00357ACA">
        <w:trPr>
          <w:trHeight w:val="600"/>
        </w:trPr>
        <w:tc>
          <w:tcPr>
            <w:tcW w:w="1384" w:type="dxa"/>
            <w:vMerge w:val="restart"/>
            <w:hideMark/>
          </w:tcPr>
          <w:p w:rsidR="00767FE6" w:rsidRPr="003516BC" w:rsidRDefault="00767FE6" w:rsidP="009D4A57">
            <w:pPr>
              <w:rPr>
                <w:bCs/>
                <w:sz w:val="22"/>
              </w:rPr>
            </w:pPr>
            <w:r w:rsidRPr="003516BC">
              <w:rPr>
                <w:bCs/>
                <w:sz w:val="22"/>
              </w:rPr>
              <w:lastRenderedPageBreak/>
              <w:t>Customer Interactions</w:t>
            </w:r>
          </w:p>
        </w:tc>
        <w:tc>
          <w:tcPr>
            <w:tcW w:w="1418" w:type="dxa"/>
            <w:vMerge w:val="restart"/>
            <w:hideMark/>
          </w:tcPr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19430F" w:rsidRDefault="00767FE6" w:rsidP="009D4A57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  <w:p w:rsidR="00767FE6" w:rsidRPr="003516BC" w:rsidRDefault="00767FE6" w:rsidP="00357ACA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551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Interaction Date</w:t>
            </w:r>
          </w:p>
        </w:tc>
        <w:tc>
          <w:tcPr>
            <w:tcW w:w="2126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Date</w:t>
            </w:r>
          </w:p>
        </w:tc>
        <w:tc>
          <w:tcPr>
            <w:tcW w:w="1843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Auto Populate</w:t>
            </w:r>
          </w:p>
        </w:tc>
      </w:tr>
      <w:tr w:rsidR="00767FE6" w:rsidRPr="0019430F" w:rsidTr="00357ACA">
        <w:trPr>
          <w:trHeight w:val="725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51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357ACA">
            <w:pPr>
              <w:rPr>
                <w:sz w:val="22"/>
                <w:rPrChange w:id="51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51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2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Action Taken by (Loan Officer ID)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52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2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52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2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52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2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52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2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Auto Populate (based on login)</w:t>
            </w:r>
          </w:p>
        </w:tc>
      </w:tr>
      <w:tr w:rsidR="00767FE6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52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357ACA">
            <w:pPr>
              <w:rPr>
                <w:sz w:val="22"/>
                <w:rPrChange w:id="53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53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3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Type of interaction</w:t>
            </w:r>
          </w:p>
        </w:tc>
        <w:tc>
          <w:tcPr>
            <w:tcW w:w="2126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del w:id="533" w:author="Namita Sivasankaran" w:date="2016-11-02T16:12:00Z">
              <w:r w:rsidRPr="0019430F" w:rsidDel="001F213F">
                <w:rPr>
                  <w:sz w:val="22"/>
                  <w:rPrChange w:id="534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535" w:author="Namita Sivasankaran" w:date="2016-11-02T16:12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</w:tcPr>
          <w:p w:rsidR="00767FE6" w:rsidRPr="003516BC" w:rsidRDefault="00767FE6">
            <w:pPr>
              <w:rPr>
                <w:sz w:val="22"/>
              </w:rPr>
            </w:pPr>
            <w:r w:rsidRPr="003516BC">
              <w:rPr>
                <w:sz w:val="22"/>
              </w:rPr>
              <w:t>Call / Visit</w:t>
            </w:r>
          </w:p>
        </w:tc>
      </w:tr>
      <w:tr w:rsidR="00767FE6" w:rsidRPr="0019430F" w:rsidTr="00357ACA">
        <w:trPr>
          <w:trHeight w:val="3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53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357ACA">
            <w:pPr>
              <w:rPr>
                <w:sz w:val="22"/>
                <w:rPrChange w:id="53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53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3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Location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54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4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GPS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54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4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54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4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54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4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if visit</w:t>
            </w:r>
          </w:p>
        </w:tc>
      </w:tr>
      <w:tr w:rsidR="00767FE6" w:rsidRPr="0019430F" w:rsidTr="00357ACA">
        <w:trPr>
          <w:trHeight w:val="3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54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357ACA">
            <w:pPr>
              <w:rPr>
                <w:sz w:val="22"/>
                <w:rPrChange w:id="54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55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5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Picture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55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5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Picture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55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5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55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5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55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5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if visit</w:t>
            </w:r>
          </w:p>
        </w:tc>
      </w:tr>
      <w:tr w:rsidR="00767FE6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56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 w:rsidP="00357ACA">
            <w:pPr>
              <w:rPr>
                <w:sz w:val="22"/>
                <w:rPrChange w:id="56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56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6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Customer Response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56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6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56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6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56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6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57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7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</w:tr>
      <w:tr w:rsidR="00767FE6" w:rsidRPr="0019430F" w:rsidTr="00357ACA">
        <w:trPr>
          <w:trHeight w:val="600"/>
        </w:trPr>
        <w:tc>
          <w:tcPr>
            <w:tcW w:w="1384" w:type="dxa"/>
            <w:vMerge/>
            <w:hideMark/>
          </w:tcPr>
          <w:p w:rsidR="00767FE6" w:rsidRPr="0019430F" w:rsidRDefault="00767FE6">
            <w:pPr>
              <w:rPr>
                <w:bCs/>
                <w:sz w:val="22"/>
                <w:rPrChange w:id="57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</w:tcPr>
          <w:p w:rsidR="00767FE6" w:rsidRPr="0019430F" w:rsidRDefault="00767FE6">
            <w:pPr>
              <w:rPr>
                <w:sz w:val="22"/>
                <w:rPrChange w:id="57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</w:tcPr>
          <w:p w:rsidR="00767FE6" w:rsidRPr="0019430F" w:rsidRDefault="00767FE6">
            <w:pPr>
              <w:rPr>
                <w:sz w:val="22"/>
                <w:rPrChange w:id="57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7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Additional remarks</w:t>
            </w:r>
          </w:p>
        </w:tc>
        <w:tc>
          <w:tcPr>
            <w:tcW w:w="2126" w:type="dxa"/>
            <w:hideMark/>
          </w:tcPr>
          <w:p w:rsidR="00767FE6" w:rsidRPr="0019430F" w:rsidRDefault="00767FE6">
            <w:pPr>
              <w:rPr>
                <w:sz w:val="22"/>
                <w:rPrChange w:id="57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7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57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7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</w:tcPr>
          <w:p w:rsidR="00767FE6" w:rsidRPr="0019430F" w:rsidRDefault="00767FE6">
            <w:pPr>
              <w:rPr>
                <w:sz w:val="22"/>
                <w:rPrChange w:id="58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8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</w:tcPr>
          <w:p w:rsidR="00767FE6" w:rsidRPr="0019430F" w:rsidRDefault="00767FE6">
            <w:pPr>
              <w:rPr>
                <w:sz w:val="22"/>
                <w:rPrChange w:id="58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58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584" w:author="Namita Sivasankaran" w:date="2016-11-02T16:31:00Z">
            <w:tblPrEx>
              <w:tblW w:w="0" w:type="auto"/>
              <w:tblLayout w:type="fixed"/>
            </w:tblPrEx>
          </w:tblPrExChange>
        </w:tblPrEx>
        <w:trPr>
          <w:trHeight w:val="463"/>
          <w:ins w:id="585" w:author="Namita Sivasankaran" w:date="2016-11-02T16:30:00Z"/>
          <w:trPrChange w:id="586" w:author="Namita Sivasankaran" w:date="2016-11-02T16:31:00Z">
            <w:trPr>
              <w:gridAfter w:val="0"/>
              <w:wAfter w:w="2977" w:type="dxa"/>
              <w:trHeight w:val="463"/>
            </w:trPr>
          </w:trPrChange>
        </w:trPr>
        <w:tc>
          <w:tcPr>
            <w:tcW w:w="1384" w:type="dxa"/>
            <w:vMerge/>
            <w:tcPrChange w:id="587" w:author="Namita Sivasankaran" w:date="2016-11-02T16:31:00Z">
              <w:tcPr>
                <w:tcW w:w="1384" w:type="dxa"/>
                <w:gridSpan w:val="2"/>
                <w:vMerge/>
              </w:tcPr>
            </w:tcPrChange>
          </w:tcPr>
          <w:p w:rsidR="007267E2" w:rsidRPr="0019430F" w:rsidRDefault="007267E2">
            <w:pPr>
              <w:rPr>
                <w:ins w:id="588" w:author="Namita Sivasankaran" w:date="2016-11-02T16:30:00Z"/>
                <w:bCs/>
                <w:sz w:val="22"/>
              </w:rPr>
            </w:pPr>
          </w:p>
        </w:tc>
        <w:tc>
          <w:tcPr>
            <w:tcW w:w="13608" w:type="dxa"/>
            <w:gridSpan w:val="6"/>
            <w:tcPrChange w:id="589" w:author="Namita Sivasankaran" w:date="2016-11-02T16:31:00Z">
              <w:tcPr>
                <w:tcW w:w="10880" w:type="dxa"/>
                <w:gridSpan w:val="14"/>
              </w:tcPr>
            </w:tcPrChange>
          </w:tcPr>
          <w:p w:rsidR="007267E2" w:rsidRPr="0019430F" w:rsidRDefault="007267E2">
            <w:pPr>
              <w:rPr>
                <w:ins w:id="590" w:author="Namita Sivasankaran" w:date="2016-11-02T16:30:00Z"/>
                <w:sz w:val="22"/>
              </w:rPr>
            </w:pPr>
            <w:ins w:id="591" w:author="Namita Sivasankaran" w:date="2016-11-02T16:31:00Z">
              <w:r w:rsidRPr="00843824">
                <w:rPr>
                  <w:bCs/>
                  <w:sz w:val="22"/>
                </w:rPr>
                <w:t xml:space="preserve">Note: </w:t>
              </w:r>
              <w:r w:rsidRPr="00843824">
                <w:rPr>
                  <w:sz w:val="22"/>
                </w:rPr>
                <w:t>A separate tab "Interactions History" to contain all previous customer interaction details in the above mentioned format</w:t>
              </w:r>
            </w:ins>
          </w:p>
        </w:tc>
      </w:tr>
      <w:tr w:rsidR="007267E2" w:rsidRPr="0019430F" w:rsidTr="007267E2">
        <w:tblPrEx>
          <w:tblW w:w="0" w:type="auto"/>
          <w:tblLayout w:type="fixed"/>
          <w:tblPrExChange w:id="592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463"/>
          <w:trPrChange w:id="593" w:author="Namita Sivasankaran" w:date="2016-11-02T16:32:00Z">
            <w:trPr>
              <w:gridAfter w:val="0"/>
              <w:wAfter w:w="2977" w:type="dxa"/>
              <w:trHeight w:val="463"/>
            </w:trPr>
          </w:trPrChange>
        </w:trPr>
        <w:tc>
          <w:tcPr>
            <w:tcW w:w="1384" w:type="dxa"/>
            <w:vMerge/>
            <w:hideMark/>
            <w:tcPrChange w:id="594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595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 w:val="restart"/>
            <w:hideMark/>
            <w:tcPrChange w:id="596" w:author="Namita Sivasankaran" w:date="2016-11-02T16:32:00Z">
              <w:tcPr>
                <w:tcW w:w="1418" w:type="dxa"/>
                <w:gridSpan w:val="2"/>
                <w:vMerge w:val="restart"/>
                <w:hideMark/>
              </w:tcPr>
            </w:tcPrChange>
          </w:tcPr>
          <w:p w:rsidR="007267E2" w:rsidRPr="0019430F" w:rsidRDefault="007267E2" w:rsidP="009D4A57">
            <w:pPr>
              <w:rPr>
                <w:bCs/>
                <w:sz w:val="22"/>
                <w:rPrChange w:id="59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  <w:r w:rsidRPr="0019430F">
              <w:rPr>
                <w:bCs/>
                <w:sz w:val="22"/>
                <w:rPrChange w:id="59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  <w:t>Interaction History</w:t>
            </w:r>
          </w:p>
        </w:tc>
        <w:tc>
          <w:tcPr>
            <w:tcW w:w="2551" w:type="dxa"/>
            <w:hideMark/>
            <w:tcPrChange w:id="599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0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0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Interaction Date</w:t>
            </w:r>
          </w:p>
        </w:tc>
        <w:tc>
          <w:tcPr>
            <w:tcW w:w="2126" w:type="dxa"/>
            <w:hideMark/>
            <w:tcPrChange w:id="602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0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0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Date</w:t>
            </w:r>
          </w:p>
        </w:tc>
        <w:tc>
          <w:tcPr>
            <w:tcW w:w="1843" w:type="dxa"/>
            <w:noWrap/>
            <w:hideMark/>
            <w:tcPrChange w:id="605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0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0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  <w:tcPrChange w:id="608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0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1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611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1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1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Based on previous interaction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614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797"/>
          <w:trPrChange w:id="615" w:author="Namita Sivasankaran" w:date="2016-11-02T16:32:00Z">
            <w:trPr>
              <w:gridAfter w:val="0"/>
              <w:wAfter w:w="2977" w:type="dxa"/>
              <w:trHeight w:val="797"/>
            </w:trPr>
          </w:trPrChange>
        </w:trPr>
        <w:tc>
          <w:tcPr>
            <w:tcW w:w="1384" w:type="dxa"/>
            <w:vMerge/>
            <w:hideMark/>
            <w:tcPrChange w:id="616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17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618" w:author="Namita Sivasankaran" w:date="2016-11-02T16:32:00Z">
              <w:tcPr>
                <w:tcW w:w="1418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1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620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2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2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Action Taken by (Loan Officer ID)</w:t>
            </w:r>
          </w:p>
        </w:tc>
        <w:tc>
          <w:tcPr>
            <w:tcW w:w="2126" w:type="dxa"/>
            <w:hideMark/>
            <w:tcPrChange w:id="623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2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2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  <w:tcPrChange w:id="626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2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2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  <w:tcPrChange w:id="629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3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3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632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3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3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Based on previous interaction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635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553"/>
          <w:trPrChange w:id="636" w:author="Namita Sivasankaran" w:date="2016-11-02T16:32:00Z">
            <w:trPr>
              <w:gridAfter w:val="0"/>
              <w:wAfter w:w="2977" w:type="dxa"/>
              <w:trHeight w:val="553"/>
            </w:trPr>
          </w:trPrChange>
        </w:trPr>
        <w:tc>
          <w:tcPr>
            <w:tcW w:w="1384" w:type="dxa"/>
            <w:vMerge/>
            <w:hideMark/>
            <w:tcPrChange w:id="637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38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639" w:author="Namita Sivasankaran" w:date="2016-11-02T16:32:00Z">
              <w:tcPr>
                <w:tcW w:w="1418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4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641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4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4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Type of interaction</w:t>
            </w:r>
          </w:p>
        </w:tc>
        <w:tc>
          <w:tcPr>
            <w:tcW w:w="2126" w:type="dxa"/>
            <w:hideMark/>
            <w:tcPrChange w:id="644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del w:id="645" w:author="Namita Sivasankaran" w:date="2016-11-02T16:16:00Z">
              <w:r w:rsidRPr="0019430F" w:rsidDel="001F213F">
                <w:rPr>
                  <w:sz w:val="22"/>
                  <w:rPrChange w:id="646" w:author="Namita Sivasankaran" w:date="2016-11-02T15:20:00Z">
                    <w:rPr>
                      <w:rFonts w:asciiTheme="minorHAnsi" w:hAnsiTheme="minorHAnsi"/>
                      <w:sz w:val="22"/>
                    </w:rPr>
                  </w:rPrChange>
                </w:rPr>
                <w:delText>Text</w:delText>
              </w:r>
            </w:del>
            <w:ins w:id="647" w:author="Namita Sivasankaran" w:date="2016-11-02T16:16:00Z">
              <w:r>
                <w:rPr>
                  <w:sz w:val="22"/>
                </w:rPr>
                <w:t>Dropdown</w:t>
              </w:r>
            </w:ins>
          </w:p>
        </w:tc>
        <w:tc>
          <w:tcPr>
            <w:tcW w:w="1843" w:type="dxa"/>
            <w:noWrap/>
            <w:hideMark/>
            <w:tcPrChange w:id="648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2126" w:type="dxa"/>
            <w:noWrap/>
            <w:hideMark/>
            <w:tcPrChange w:id="649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3544" w:type="dxa"/>
            <w:hideMark/>
            <w:tcPrChange w:id="650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Based on previous interaction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651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300"/>
          <w:trPrChange w:id="652" w:author="Namita Sivasankaran" w:date="2016-11-02T16:32:00Z">
            <w:trPr>
              <w:gridAfter w:val="0"/>
              <w:wAfter w:w="2977" w:type="dxa"/>
              <w:trHeight w:val="300"/>
            </w:trPr>
          </w:trPrChange>
        </w:trPr>
        <w:tc>
          <w:tcPr>
            <w:tcW w:w="1384" w:type="dxa"/>
            <w:vMerge/>
            <w:hideMark/>
            <w:tcPrChange w:id="653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54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655" w:author="Namita Sivasankaran" w:date="2016-11-02T16:32:00Z">
              <w:tcPr>
                <w:tcW w:w="1418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56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657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5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5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Location</w:t>
            </w:r>
          </w:p>
        </w:tc>
        <w:tc>
          <w:tcPr>
            <w:tcW w:w="2126" w:type="dxa"/>
            <w:hideMark/>
            <w:tcPrChange w:id="660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19430F">
              <w:rPr>
                <w:sz w:val="22"/>
                <w:rPrChange w:id="66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GPS</w:t>
            </w:r>
            <w:ins w:id="662" w:author="Namita Sivasankaran" w:date="2016-11-02T16:18:00Z">
              <w:r>
                <w:rPr>
                  <w:sz w:val="22"/>
                </w:rPr>
                <w:t xml:space="preserve"> coordinates</w:t>
              </w:r>
            </w:ins>
          </w:p>
        </w:tc>
        <w:tc>
          <w:tcPr>
            <w:tcW w:w="1843" w:type="dxa"/>
            <w:noWrap/>
            <w:hideMark/>
            <w:tcPrChange w:id="663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 </w:t>
            </w:r>
          </w:p>
        </w:tc>
        <w:tc>
          <w:tcPr>
            <w:tcW w:w="2126" w:type="dxa"/>
            <w:noWrap/>
            <w:hideMark/>
            <w:tcPrChange w:id="664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Yes</w:t>
            </w:r>
          </w:p>
        </w:tc>
        <w:tc>
          <w:tcPr>
            <w:tcW w:w="3544" w:type="dxa"/>
            <w:hideMark/>
            <w:tcPrChange w:id="665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3516BC" w:rsidRDefault="007267E2">
            <w:pPr>
              <w:rPr>
                <w:sz w:val="22"/>
              </w:rPr>
            </w:pPr>
            <w:r w:rsidRPr="003516BC">
              <w:rPr>
                <w:sz w:val="22"/>
              </w:rPr>
              <w:t>Based on previous interaction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666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300"/>
          <w:trPrChange w:id="667" w:author="Namita Sivasankaran" w:date="2016-11-02T16:32:00Z">
            <w:trPr>
              <w:gridAfter w:val="0"/>
              <w:wAfter w:w="2977" w:type="dxa"/>
              <w:trHeight w:val="300"/>
            </w:trPr>
          </w:trPrChange>
        </w:trPr>
        <w:tc>
          <w:tcPr>
            <w:tcW w:w="1384" w:type="dxa"/>
            <w:vMerge/>
            <w:hideMark/>
            <w:tcPrChange w:id="668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69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670" w:author="Namita Sivasankaran" w:date="2016-11-02T16:32:00Z">
              <w:tcPr>
                <w:tcW w:w="1418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7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672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7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7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Picture</w:t>
            </w:r>
          </w:p>
        </w:tc>
        <w:tc>
          <w:tcPr>
            <w:tcW w:w="2126" w:type="dxa"/>
            <w:hideMark/>
            <w:tcPrChange w:id="675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7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7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Picture</w:t>
            </w:r>
          </w:p>
        </w:tc>
        <w:tc>
          <w:tcPr>
            <w:tcW w:w="1843" w:type="dxa"/>
            <w:noWrap/>
            <w:hideMark/>
            <w:tcPrChange w:id="678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7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8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681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8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8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3544" w:type="dxa"/>
            <w:hideMark/>
            <w:tcPrChange w:id="684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8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8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Based on previous interaction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687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600"/>
          <w:trPrChange w:id="688" w:author="Namita Sivasankaran" w:date="2016-11-02T16:32:00Z">
            <w:trPr>
              <w:gridAfter w:val="0"/>
              <w:wAfter w:w="2977" w:type="dxa"/>
              <w:trHeight w:val="600"/>
            </w:trPr>
          </w:trPrChange>
        </w:trPr>
        <w:tc>
          <w:tcPr>
            <w:tcW w:w="1384" w:type="dxa"/>
            <w:vMerge/>
            <w:hideMark/>
            <w:tcPrChange w:id="689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90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691" w:author="Namita Sivasankaran" w:date="2016-11-02T16:32:00Z">
              <w:tcPr>
                <w:tcW w:w="1418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692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693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9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9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Customer Response</w:t>
            </w:r>
          </w:p>
        </w:tc>
        <w:tc>
          <w:tcPr>
            <w:tcW w:w="2126" w:type="dxa"/>
            <w:hideMark/>
            <w:tcPrChange w:id="696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69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69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  <w:tcPrChange w:id="699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700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0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Yes</w:t>
            </w:r>
          </w:p>
        </w:tc>
        <w:tc>
          <w:tcPr>
            <w:tcW w:w="2126" w:type="dxa"/>
            <w:noWrap/>
            <w:hideMark/>
            <w:tcPrChange w:id="702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703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0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705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70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0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Based on previous interaction</w:t>
            </w:r>
          </w:p>
        </w:tc>
      </w:tr>
      <w:tr w:rsidR="007267E2" w:rsidRPr="0019430F" w:rsidTr="007267E2">
        <w:tblPrEx>
          <w:tblW w:w="0" w:type="auto"/>
          <w:tblLayout w:type="fixed"/>
          <w:tblPrExChange w:id="708" w:author="Namita Sivasankaran" w:date="2016-11-02T16:32:00Z">
            <w:tblPrEx>
              <w:tblW w:w="0" w:type="auto"/>
              <w:tblLayout w:type="fixed"/>
            </w:tblPrEx>
          </w:tblPrExChange>
        </w:tblPrEx>
        <w:trPr>
          <w:trHeight w:val="600"/>
          <w:trPrChange w:id="709" w:author="Namita Sivasankaran" w:date="2016-11-02T16:32:00Z">
            <w:trPr>
              <w:gridAfter w:val="0"/>
              <w:wAfter w:w="2977" w:type="dxa"/>
              <w:trHeight w:val="600"/>
            </w:trPr>
          </w:trPrChange>
        </w:trPr>
        <w:tc>
          <w:tcPr>
            <w:tcW w:w="1384" w:type="dxa"/>
            <w:vMerge/>
            <w:hideMark/>
            <w:tcPrChange w:id="710" w:author="Namita Sivasankaran" w:date="2016-11-02T16:32:00Z">
              <w:tcPr>
                <w:tcW w:w="1384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711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1418" w:type="dxa"/>
            <w:vMerge/>
            <w:hideMark/>
            <w:tcPrChange w:id="712" w:author="Namita Sivasankaran" w:date="2016-11-02T16:32:00Z">
              <w:tcPr>
                <w:tcW w:w="1418" w:type="dxa"/>
                <w:gridSpan w:val="2"/>
                <w:vMerge/>
                <w:hideMark/>
              </w:tcPr>
            </w:tcPrChange>
          </w:tcPr>
          <w:p w:rsidR="007267E2" w:rsidRPr="0019430F" w:rsidRDefault="007267E2">
            <w:pPr>
              <w:rPr>
                <w:bCs/>
                <w:sz w:val="22"/>
                <w:rPrChange w:id="713" w:author="Namita Sivasankaran" w:date="2016-11-02T15:20:00Z">
                  <w:rPr>
                    <w:rFonts w:asciiTheme="minorHAnsi" w:hAnsiTheme="minorHAnsi"/>
                    <w:bCs/>
                    <w:sz w:val="22"/>
                  </w:rPr>
                </w:rPrChange>
              </w:rPr>
            </w:pPr>
          </w:p>
        </w:tc>
        <w:tc>
          <w:tcPr>
            <w:tcW w:w="2551" w:type="dxa"/>
            <w:hideMark/>
            <w:tcPrChange w:id="714" w:author="Namita Sivasankaran" w:date="2016-11-02T16:32:00Z">
              <w:tcPr>
                <w:tcW w:w="1417" w:type="dxa"/>
                <w:gridSpan w:val="2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71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16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Additional remarks</w:t>
            </w:r>
          </w:p>
        </w:tc>
        <w:tc>
          <w:tcPr>
            <w:tcW w:w="2126" w:type="dxa"/>
            <w:hideMark/>
            <w:tcPrChange w:id="717" w:author="Namita Sivasankaran" w:date="2016-11-02T16:32:00Z">
              <w:tcPr>
                <w:tcW w:w="1559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71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19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Alphanumeric</w:t>
            </w:r>
          </w:p>
        </w:tc>
        <w:tc>
          <w:tcPr>
            <w:tcW w:w="1843" w:type="dxa"/>
            <w:noWrap/>
            <w:hideMark/>
            <w:tcPrChange w:id="720" w:author="Namita Sivasankaran" w:date="2016-11-02T16:32:00Z">
              <w:tcPr>
                <w:tcW w:w="1418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721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22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2126" w:type="dxa"/>
            <w:noWrap/>
            <w:hideMark/>
            <w:tcPrChange w:id="723" w:author="Namita Sivasankaran" w:date="2016-11-02T16:32:00Z">
              <w:tcPr>
                <w:tcW w:w="1134" w:type="dxa"/>
                <w:gridSpan w:val="2"/>
                <w:noWrap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724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25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 </w:t>
            </w:r>
          </w:p>
        </w:tc>
        <w:tc>
          <w:tcPr>
            <w:tcW w:w="3544" w:type="dxa"/>
            <w:hideMark/>
            <w:tcPrChange w:id="726" w:author="Namita Sivasankaran" w:date="2016-11-02T16:32:00Z">
              <w:tcPr>
                <w:tcW w:w="3934" w:type="dxa"/>
                <w:gridSpan w:val="3"/>
                <w:hideMark/>
              </w:tcPr>
            </w:tcPrChange>
          </w:tcPr>
          <w:p w:rsidR="007267E2" w:rsidRPr="0019430F" w:rsidRDefault="007267E2">
            <w:pPr>
              <w:rPr>
                <w:sz w:val="22"/>
                <w:rPrChange w:id="727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</w:pPr>
            <w:r w:rsidRPr="0019430F">
              <w:rPr>
                <w:sz w:val="22"/>
                <w:rPrChange w:id="728" w:author="Namita Sivasankaran" w:date="2016-11-02T15:20:00Z">
                  <w:rPr>
                    <w:rFonts w:asciiTheme="minorHAnsi" w:hAnsiTheme="minorHAnsi"/>
                    <w:sz w:val="22"/>
                  </w:rPr>
                </w:rPrChange>
              </w:rPr>
              <w:t>Based on previous interaction</w:t>
            </w:r>
          </w:p>
        </w:tc>
      </w:tr>
    </w:tbl>
    <w:p w:rsidR="009D4A57" w:rsidRPr="0019430F" w:rsidRDefault="009D4A57" w:rsidP="009D4A57"/>
    <w:p w:rsidR="00767FE6" w:rsidRDefault="00767FE6" w:rsidP="00C70D06">
      <w:pPr>
        <w:rPr>
          <w:ins w:id="729" w:author="Namita Sivasankaran" w:date="2016-11-02T17:25:00Z"/>
        </w:rPr>
        <w:sectPr w:rsidR="00767FE6" w:rsidSect="00D217A6">
          <w:pgSz w:w="16838" w:h="11899" w:orient="landscape"/>
          <w:pgMar w:top="993" w:right="962" w:bottom="1126" w:left="851" w:header="1560" w:footer="567" w:gutter="0"/>
          <w:cols w:space="720"/>
          <w:docGrid w:linePitch="360"/>
        </w:sectPr>
      </w:pPr>
    </w:p>
    <w:p w:rsidR="00C70D06" w:rsidRPr="0019430F" w:rsidRDefault="00C70D06" w:rsidP="00C70D06"/>
    <w:p w:rsidR="00B42412" w:rsidRPr="003516BC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730" w:name="_Toc465872987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Screenshots</w:t>
      </w:r>
      <w:bookmarkEnd w:id="730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3A71DA" w:rsidRPr="0019430F" w:rsidRDefault="003A71DA" w:rsidP="003A71DA"/>
    <w:p w:rsidR="00B42412" w:rsidRPr="003516BC" w:rsidRDefault="003A71DA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IN" w:eastAsia="en-IN"/>
        </w:rPr>
        <w:drawing>
          <wp:inline distT="0" distB="0" distL="0" distR="0" wp14:anchorId="6E974771" wp14:editId="3C9CA413">
            <wp:extent cx="5755005" cy="3235325"/>
            <wp:effectExtent l="19050" t="19050" r="17145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1DA" w:rsidRPr="003516BC" w:rsidRDefault="003A71DA" w:rsidP="00B62F8C">
      <w:pPr>
        <w:ind w:left="360" w:firstLine="720"/>
        <w:rPr>
          <w:rFonts w:eastAsiaTheme="majorEastAsia"/>
          <w:bCs/>
          <w:sz w:val="28"/>
          <w:szCs w:val="28"/>
        </w:rPr>
      </w:pPr>
    </w:p>
    <w:p w:rsidR="003A71DA" w:rsidRPr="003516BC" w:rsidRDefault="003A71DA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IN" w:eastAsia="en-IN"/>
        </w:rPr>
        <w:drawing>
          <wp:inline distT="0" distB="0" distL="0" distR="0" wp14:anchorId="604F47A4" wp14:editId="5C7C3724">
            <wp:extent cx="5755005" cy="3235325"/>
            <wp:effectExtent l="19050" t="19050" r="17145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245C54BE" wp14:editId="052BCFC0">
            <wp:extent cx="5755005" cy="3235325"/>
            <wp:effectExtent l="19050" t="19050" r="17145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IN" w:eastAsia="en-IN"/>
        </w:rPr>
        <w:drawing>
          <wp:inline distT="0" distB="0" distL="0" distR="0" wp14:anchorId="7CCD9A3D" wp14:editId="76A31DC7">
            <wp:extent cx="5755005" cy="3235325"/>
            <wp:effectExtent l="19050" t="19050" r="17145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ABA52CD" wp14:editId="090777E4">
            <wp:extent cx="5755005" cy="3235325"/>
            <wp:effectExtent l="19050" t="19050" r="17145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</w:p>
    <w:p w:rsidR="00DA08AC" w:rsidRPr="003516BC" w:rsidRDefault="00DA08AC" w:rsidP="00B62F8C">
      <w:pPr>
        <w:ind w:left="360" w:firstLine="720"/>
        <w:rPr>
          <w:rFonts w:eastAsiaTheme="majorEastAsia"/>
          <w:bCs/>
          <w:sz w:val="28"/>
          <w:szCs w:val="28"/>
        </w:rPr>
      </w:pPr>
      <w:r w:rsidRPr="003516BC">
        <w:rPr>
          <w:rFonts w:eastAsiaTheme="majorEastAsia"/>
          <w:bCs/>
          <w:noProof/>
          <w:sz w:val="28"/>
          <w:szCs w:val="28"/>
          <w:lang w:val="en-IN" w:eastAsia="en-IN"/>
        </w:rPr>
        <w:drawing>
          <wp:inline distT="0" distB="0" distL="0" distR="0" wp14:anchorId="7E8F0B24" wp14:editId="50AB4F73">
            <wp:extent cx="5755005" cy="3235325"/>
            <wp:effectExtent l="19050" t="19050" r="17145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2412" w:rsidRPr="003516BC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731" w:name="_Toc465872988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Functional Requirements</w:t>
      </w:r>
      <w:bookmarkEnd w:id="731"/>
    </w:p>
    <w:p w:rsidR="00A61445" w:rsidRPr="003516BC" w:rsidRDefault="00B62F8C" w:rsidP="007901FA">
      <w:pPr>
        <w:pStyle w:val="ListParagraph"/>
        <w:ind w:left="644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b/>
          <w:sz w:val="24"/>
          <w:szCs w:val="28"/>
        </w:rPr>
        <w:t>Loan Officer Logs</w:t>
      </w:r>
      <w:r w:rsidRPr="003516BC">
        <w:rPr>
          <w:rFonts w:ascii="Times New Roman" w:hAnsi="Times New Roman"/>
          <w:sz w:val="24"/>
          <w:szCs w:val="28"/>
        </w:rPr>
        <w:t xml:space="preserve"> in</w:t>
      </w:r>
    </w:p>
    <w:p w:rsidR="00E4790D" w:rsidRPr="003516BC" w:rsidRDefault="00F973C5" w:rsidP="00624CC3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t>For leads generated by the Loan officer, the loan officer uses the ‘Create New Lead’ screen to fill details about a specific lead.</w:t>
      </w:r>
    </w:p>
    <w:p w:rsidR="0008018C" w:rsidRPr="003516BC" w:rsidRDefault="00A17689" w:rsidP="00907F5A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t>Loan officer to capture the relevant data</w:t>
      </w:r>
      <w:r w:rsidR="007B37C0" w:rsidRPr="003516BC">
        <w:rPr>
          <w:rFonts w:ascii="Times New Roman" w:hAnsi="Times New Roman"/>
          <w:sz w:val="24"/>
          <w:szCs w:val="28"/>
        </w:rPr>
        <w:t xml:space="preserve"> including the customer interaction information</w:t>
      </w:r>
      <w:r w:rsidR="007D14D8" w:rsidRPr="003516BC">
        <w:rPr>
          <w:rFonts w:ascii="Times New Roman" w:hAnsi="Times New Roman"/>
          <w:sz w:val="24"/>
          <w:szCs w:val="28"/>
        </w:rPr>
        <w:t>.</w:t>
      </w:r>
    </w:p>
    <w:p w:rsidR="0008018C" w:rsidRPr="003516BC" w:rsidRDefault="00A17689" w:rsidP="00907F5A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t>Based on the lead details captured, there would be various outcomes.</w:t>
      </w:r>
      <w:r w:rsidR="007D14D8" w:rsidRPr="003516BC">
        <w:rPr>
          <w:rFonts w:ascii="Times New Roman" w:hAnsi="Times New Roman"/>
          <w:sz w:val="24"/>
          <w:szCs w:val="28"/>
        </w:rPr>
        <w:t xml:space="preserve"> </w:t>
      </w:r>
      <w:r w:rsidRPr="003516BC">
        <w:rPr>
          <w:rFonts w:ascii="Times New Roman" w:hAnsi="Times New Roman"/>
          <w:sz w:val="24"/>
          <w:szCs w:val="28"/>
        </w:rPr>
        <w:t>If the “Interested in Prod</w:t>
      </w:r>
      <w:r w:rsidR="007D14D8" w:rsidRPr="003516BC">
        <w:rPr>
          <w:rFonts w:ascii="Times New Roman" w:hAnsi="Times New Roman"/>
          <w:sz w:val="24"/>
          <w:szCs w:val="28"/>
        </w:rPr>
        <w:t>uct” field is captured as “no”, the loan officer needs to select the reason for the same. T</w:t>
      </w:r>
      <w:r w:rsidRPr="003516BC">
        <w:rPr>
          <w:rFonts w:ascii="Times New Roman" w:hAnsi="Times New Roman"/>
          <w:sz w:val="24"/>
          <w:szCs w:val="28"/>
        </w:rPr>
        <w:t>he profile is</w:t>
      </w:r>
      <w:r w:rsidR="007D14D8" w:rsidRPr="003516BC">
        <w:rPr>
          <w:rFonts w:ascii="Times New Roman" w:hAnsi="Times New Roman"/>
          <w:sz w:val="24"/>
          <w:szCs w:val="28"/>
        </w:rPr>
        <w:t xml:space="preserve"> automatically rejected</w:t>
      </w:r>
      <w:r w:rsidRPr="003516BC">
        <w:rPr>
          <w:rFonts w:ascii="Times New Roman" w:hAnsi="Times New Roman"/>
          <w:sz w:val="24"/>
          <w:szCs w:val="28"/>
        </w:rPr>
        <w:t xml:space="preserve"> </w:t>
      </w:r>
      <w:r w:rsidR="00FC4DB7" w:rsidRPr="003516BC">
        <w:rPr>
          <w:rFonts w:ascii="Times New Roman" w:hAnsi="Times New Roman"/>
          <w:sz w:val="24"/>
          <w:szCs w:val="28"/>
        </w:rPr>
        <w:t xml:space="preserve">(status) </w:t>
      </w:r>
      <w:r w:rsidRPr="003516BC">
        <w:rPr>
          <w:rFonts w:ascii="Times New Roman" w:hAnsi="Times New Roman"/>
          <w:sz w:val="24"/>
          <w:szCs w:val="28"/>
        </w:rPr>
        <w:t>upon submission.</w:t>
      </w:r>
    </w:p>
    <w:p w:rsidR="0008018C" w:rsidRPr="003516BC" w:rsidRDefault="00A12F1F" w:rsidP="00907F5A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lastRenderedPageBreak/>
        <w:t xml:space="preserve">If the loan officer finds the lead </w:t>
      </w:r>
      <w:r w:rsidR="00437212">
        <w:rPr>
          <w:rFonts w:ascii="Times New Roman" w:hAnsi="Times New Roman"/>
          <w:sz w:val="24"/>
          <w:szCs w:val="28"/>
        </w:rPr>
        <w:t xml:space="preserve">as not </w:t>
      </w:r>
      <w:r w:rsidRPr="003516BC">
        <w:rPr>
          <w:rFonts w:ascii="Times New Roman" w:hAnsi="Times New Roman"/>
          <w:sz w:val="24"/>
          <w:szCs w:val="28"/>
        </w:rPr>
        <w:t>e</w:t>
      </w:r>
      <w:r w:rsidR="00B10C76" w:rsidRPr="003516BC">
        <w:rPr>
          <w:rFonts w:ascii="Times New Roman" w:hAnsi="Times New Roman"/>
          <w:sz w:val="24"/>
          <w:szCs w:val="28"/>
        </w:rPr>
        <w:t xml:space="preserve">ligible to avail the product, the field “Eligible for Product” is selected as </w:t>
      </w:r>
      <w:r w:rsidR="00F75845" w:rsidRPr="003516BC">
        <w:rPr>
          <w:rFonts w:ascii="Times New Roman" w:hAnsi="Times New Roman"/>
          <w:sz w:val="24"/>
          <w:szCs w:val="28"/>
        </w:rPr>
        <w:t>“</w:t>
      </w:r>
      <w:r w:rsidR="00B10C76" w:rsidRPr="003516BC">
        <w:rPr>
          <w:rFonts w:ascii="Times New Roman" w:hAnsi="Times New Roman"/>
          <w:sz w:val="24"/>
          <w:szCs w:val="28"/>
        </w:rPr>
        <w:t>No</w:t>
      </w:r>
      <w:r w:rsidR="00F75845" w:rsidRPr="003516BC">
        <w:rPr>
          <w:rFonts w:ascii="Times New Roman" w:hAnsi="Times New Roman"/>
          <w:sz w:val="24"/>
          <w:szCs w:val="28"/>
        </w:rPr>
        <w:t xml:space="preserve">”, </w:t>
      </w:r>
      <w:r w:rsidR="00624CC3" w:rsidRPr="003516BC">
        <w:rPr>
          <w:rFonts w:ascii="Times New Roman" w:hAnsi="Times New Roman"/>
          <w:sz w:val="24"/>
          <w:szCs w:val="28"/>
        </w:rPr>
        <w:t>and then</w:t>
      </w:r>
      <w:r w:rsidR="00B10C76" w:rsidRPr="003516BC">
        <w:rPr>
          <w:rFonts w:ascii="Times New Roman" w:hAnsi="Times New Roman"/>
          <w:sz w:val="24"/>
          <w:szCs w:val="28"/>
        </w:rPr>
        <w:t xml:space="preserve"> the Loan officer needs to select</w:t>
      </w:r>
      <w:r w:rsidR="007D14D8" w:rsidRPr="003516BC">
        <w:rPr>
          <w:rFonts w:ascii="Times New Roman" w:hAnsi="Times New Roman"/>
          <w:sz w:val="24"/>
          <w:szCs w:val="28"/>
        </w:rPr>
        <w:t xml:space="preserve"> rejection reason and the profile </w:t>
      </w:r>
      <w:r w:rsidR="00B10C76" w:rsidRPr="003516BC">
        <w:rPr>
          <w:rFonts w:ascii="Times New Roman" w:hAnsi="Times New Roman"/>
          <w:sz w:val="24"/>
          <w:szCs w:val="28"/>
        </w:rPr>
        <w:t>is</w:t>
      </w:r>
      <w:r w:rsidRPr="003516BC">
        <w:rPr>
          <w:rFonts w:ascii="Times New Roman" w:hAnsi="Times New Roman"/>
          <w:sz w:val="24"/>
          <w:szCs w:val="28"/>
        </w:rPr>
        <w:t xml:space="preserve"> reject</w:t>
      </w:r>
      <w:r w:rsidR="00B10C76" w:rsidRPr="003516BC">
        <w:rPr>
          <w:rFonts w:ascii="Times New Roman" w:hAnsi="Times New Roman"/>
          <w:sz w:val="24"/>
          <w:szCs w:val="28"/>
        </w:rPr>
        <w:t xml:space="preserve">ed </w:t>
      </w:r>
      <w:r w:rsidR="00FC4DB7" w:rsidRPr="003516BC">
        <w:rPr>
          <w:rFonts w:ascii="Times New Roman" w:hAnsi="Times New Roman"/>
          <w:sz w:val="24"/>
          <w:szCs w:val="28"/>
        </w:rPr>
        <w:t xml:space="preserve">(status) </w:t>
      </w:r>
      <w:r w:rsidR="00B10C76" w:rsidRPr="003516BC">
        <w:rPr>
          <w:rFonts w:ascii="Times New Roman" w:hAnsi="Times New Roman"/>
          <w:sz w:val="24"/>
          <w:szCs w:val="28"/>
        </w:rPr>
        <w:t>upon submission</w:t>
      </w:r>
      <w:r w:rsidRPr="003516BC">
        <w:rPr>
          <w:rFonts w:ascii="Times New Roman" w:hAnsi="Times New Roman"/>
          <w:sz w:val="24"/>
          <w:szCs w:val="28"/>
        </w:rPr>
        <w:t>.</w:t>
      </w:r>
    </w:p>
    <w:p w:rsidR="0008018C" w:rsidRPr="003516BC" w:rsidRDefault="00A12F1F" w:rsidP="00907F5A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t xml:space="preserve">If </w:t>
      </w:r>
      <w:r w:rsidR="00FC7906" w:rsidRPr="003516BC">
        <w:rPr>
          <w:rFonts w:ascii="Times New Roman" w:hAnsi="Times New Roman"/>
          <w:sz w:val="24"/>
          <w:szCs w:val="28"/>
        </w:rPr>
        <w:t>an eligible</w:t>
      </w:r>
      <w:r w:rsidRPr="003516BC">
        <w:rPr>
          <w:rFonts w:ascii="Times New Roman" w:hAnsi="Times New Roman"/>
          <w:sz w:val="24"/>
          <w:szCs w:val="28"/>
        </w:rPr>
        <w:t xml:space="preserve"> lead requires the product immediately (within this week), then </w:t>
      </w:r>
      <w:r w:rsidR="007D14D8" w:rsidRPr="003516BC">
        <w:rPr>
          <w:rFonts w:ascii="Times New Roman" w:hAnsi="Times New Roman"/>
          <w:sz w:val="24"/>
          <w:szCs w:val="28"/>
        </w:rPr>
        <w:t>loan officer to enter screening date. U</w:t>
      </w:r>
      <w:r w:rsidRPr="003516BC">
        <w:rPr>
          <w:rFonts w:ascii="Times New Roman" w:hAnsi="Times New Roman"/>
          <w:sz w:val="24"/>
          <w:szCs w:val="28"/>
        </w:rPr>
        <w:t>pon submissi</w:t>
      </w:r>
      <w:r w:rsidR="007D14D8" w:rsidRPr="003516BC">
        <w:rPr>
          <w:rFonts w:ascii="Times New Roman" w:hAnsi="Times New Roman"/>
          <w:sz w:val="24"/>
          <w:szCs w:val="28"/>
        </w:rPr>
        <w:t>on, c</w:t>
      </w:r>
      <w:r w:rsidRPr="003516BC">
        <w:rPr>
          <w:rFonts w:ascii="Times New Roman" w:hAnsi="Times New Roman"/>
          <w:sz w:val="24"/>
          <w:szCs w:val="28"/>
        </w:rPr>
        <w:t>ust</w:t>
      </w:r>
      <w:r w:rsidR="00571EAD" w:rsidRPr="003516BC">
        <w:rPr>
          <w:rFonts w:ascii="Times New Roman" w:hAnsi="Times New Roman"/>
          <w:sz w:val="24"/>
          <w:szCs w:val="28"/>
        </w:rPr>
        <w:t>omer</w:t>
      </w:r>
      <w:r w:rsidRPr="003516BC">
        <w:rPr>
          <w:rFonts w:ascii="Times New Roman" w:hAnsi="Times New Roman"/>
          <w:sz w:val="24"/>
          <w:szCs w:val="28"/>
        </w:rPr>
        <w:t xml:space="preserve"> ID is generated and the l</w:t>
      </w:r>
      <w:r w:rsidR="00FC4DB7" w:rsidRPr="003516BC">
        <w:rPr>
          <w:rFonts w:ascii="Times New Roman" w:hAnsi="Times New Roman"/>
          <w:sz w:val="24"/>
          <w:szCs w:val="28"/>
        </w:rPr>
        <w:t>ead is moved to screening queue and its status can be changed to “Pending for Screening.”</w:t>
      </w:r>
    </w:p>
    <w:p w:rsidR="0008018C" w:rsidRPr="003516BC" w:rsidRDefault="00A12F1F" w:rsidP="00305BB0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4"/>
          <w:szCs w:val="28"/>
        </w:rPr>
      </w:pPr>
      <w:r w:rsidRPr="003516BC">
        <w:rPr>
          <w:rFonts w:ascii="Times New Roman" w:hAnsi="Times New Roman"/>
          <w:sz w:val="24"/>
          <w:szCs w:val="28"/>
        </w:rPr>
        <w:t xml:space="preserve">If </w:t>
      </w:r>
      <w:r w:rsidR="00FC7906" w:rsidRPr="003516BC">
        <w:rPr>
          <w:rFonts w:ascii="Times New Roman" w:hAnsi="Times New Roman"/>
          <w:sz w:val="24"/>
          <w:szCs w:val="28"/>
        </w:rPr>
        <w:t>an eligible</w:t>
      </w:r>
      <w:r w:rsidRPr="003516BC">
        <w:rPr>
          <w:rFonts w:ascii="Times New Roman" w:hAnsi="Times New Roman"/>
          <w:sz w:val="24"/>
          <w:szCs w:val="28"/>
        </w:rPr>
        <w:t xml:space="preserve"> lead requires the product later, </w:t>
      </w:r>
      <w:r w:rsidR="00B10C76" w:rsidRPr="003516BC">
        <w:rPr>
          <w:rFonts w:ascii="Times New Roman" w:hAnsi="Times New Roman"/>
          <w:sz w:val="24"/>
          <w:szCs w:val="28"/>
        </w:rPr>
        <w:t>then the</w:t>
      </w:r>
      <w:r w:rsidR="00F75845" w:rsidRPr="003516BC">
        <w:rPr>
          <w:rFonts w:ascii="Times New Roman" w:hAnsi="Times New Roman"/>
          <w:sz w:val="24"/>
          <w:szCs w:val="28"/>
        </w:rPr>
        <w:t xml:space="preserve"> loan officer to enter follow-</w:t>
      </w:r>
      <w:r w:rsidRPr="003516BC">
        <w:rPr>
          <w:rFonts w:ascii="Times New Roman" w:hAnsi="Times New Roman"/>
          <w:sz w:val="24"/>
          <w:szCs w:val="28"/>
        </w:rPr>
        <w:t>up date.</w:t>
      </w:r>
      <w:r w:rsidR="00F75845" w:rsidRPr="003516BC">
        <w:rPr>
          <w:rFonts w:ascii="Times New Roman" w:hAnsi="Times New Roman"/>
          <w:sz w:val="24"/>
          <w:szCs w:val="28"/>
        </w:rPr>
        <w:t xml:space="preserve"> The profile is sent to follow-</w:t>
      </w:r>
      <w:r w:rsidRPr="003516BC">
        <w:rPr>
          <w:rFonts w:ascii="Times New Roman" w:hAnsi="Times New Roman"/>
          <w:sz w:val="24"/>
          <w:szCs w:val="28"/>
        </w:rPr>
        <w:t xml:space="preserve">up </w:t>
      </w:r>
      <w:r w:rsidR="008E5979" w:rsidRPr="003516BC">
        <w:rPr>
          <w:rFonts w:ascii="Times New Roman" w:hAnsi="Times New Roman"/>
          <w:sz w:val="24"/>
          <w:szCs w:val="28"/>
        </w:rPr>
        <w:t>queue</w:t>
      </w:r>
      <w:r w:rsidR="00B10C76" w:rsidRPr="003516BC">
        <w:rPr>
          <w:rFonts w:ascii="Times New Roman" w:hAnsi="Times New Roman"/>
          <w:sz w:val="24"/>
          <w:szCs w:val="28"/>
        </w:rPr>
        <w:t xml:space="preserve"> upon submission</w:t>
      </w:r>
      <w:r w:rsidRPr="003516BC">
        <w:rPr>
          <w:rFonts w:ascii="Times New Roman" w:hAnsi="Times New Roman"/>
          <w:sz w:val="24"/>
          <w:szCs w:val="28"/>
        </w:rPr>
        <w:t>.</w:t>
      </w:r>
      <w:r w:rsidR="00F75845" w:rsidRPr="003516BC">
        <w:rPr>
          <w:rFonts w:ascii="Times New Roman" w:hAnsi="Times New Roman"/>
          <w:sz w:val="24"/>
          <w:szCs w:val="28"/>
        </w:rPr>
        <w:t xml:space="preserve"> Upon successfully adding lead for follow-up the status of the lead can be changed as “Follow</w:t>
      </w:r>
      <w:r w:rsidR="00FC4DB7" w:rsidRPr="003516BC">
        <w:rPr>
          <w:rFonts w:ascii="Times New Roman" w:hAnsi="Times New Roman"/>
          <w:sz w:val="24"/>
          <w:szCs w:val="28"/>
        </w:rPr>
        <w:t xml:space="preserve"> </w:t>
      </w:r>
      <w:r w:rsidR="00F75845" w:rsidRPr="003516BC">
        <w:rPr>
          <w:rFonts w:ascii="Times New Roman" w:hAnsi="Times New Roman"/>
          <w:sz w:val="24"/>
          <w:szCs w:val="28"/>
        </w:rPr>
        <w:t>up”</w:t>
      </w:r>
    </w:p>
    <w:p w:rsidR="00B42412" w:rsidRPr="003516BC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</w:pPr>
      <w:bookmarkStart w:id="732" w:name="_Toc465872989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Uploads</w:t>
      </w:r>
      <w:bookmarkEnd w:id="732"/>
    </w:p>
    <w:p w:rsidR="00B42412" w:rsidRPr="003516BC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</w:pPr>
      <w:bookmarkStart w:id="733" w:name="_Toc465872990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Downloads</w:t>
      </w:r>
      <w:bookmarkEnd w:id="733"/>
    </w:p>
    <w:p w:rsidR="00B42412" w:rsidRPr="003516BC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</w:pPr>
      <w:bookmarkStart w:id="734" w:name="_Toc465872991"/>
      <w:r w:rsidRPr="003516BC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8"/>
        </w:rPr>
        <w:t>Reports</w:t>
      </w:r>
      <w:bookmarkEnd w:id="734"/>
    </w:p>
    <w:p w:rsidR="00602154" w:rsidRPr="003516BC" w:rsidRDefault="00D0458C" w:rsidP="00D0458C">
      <w:pPr>
        <w:pStyle w:val="Header"/>
        <w:numPr>
          <w:ilvl w:val="0"/>
          <w:numId w:val="39"/>
        </w:numPr>
        <w:tabs>
          <w:tab w:val="clear" w:pos="4320"/>
          <w:tab w:val="clear" w:pos="8640"/>
        </w:tabs>
        <w:jc w:val="both"/>
        <w:rPr>
          <w:rFonts w:eastAsia="Calibri"/>
          <w:sz w:val="24"/>
          <w:szCs w:val="28"/>
          <w:lang w:val="en-IN"/>
        </w:rPr>
      </w:pPr>
      <w:r w:rsidRPr="003516BC">
        <w:rPr>
          <w:rFonts w:eastAsia="Calibri"/>
          <w:sz w:val="24"/>
          <w:szCs w:val="28"/>
          <w:lang w:val="en-IN"/>
        </w:rPr>
        <w:t>Lead Management Funnel - Number</w:t>
      </w:r>
      <w:r w:rsidR="00E87460" w:rsidRPr="003516BC">
        <w:rPr>
          <w:rFonts w:eastAsia="Calibri"/>
          <w:sz w:val="24"/>
          <w:szCs w:val="28"/>
          <w:lang w:val="en-IN"/>
        </w:rPr>
        <w:t xml:space="preserve"> of lea</w:t>
      </w:r>
      <w:r w:rsidRPr="003516BC">
        <w:rPr>
          <w:rFonts w:eastAsia="Calibri"/>
          <w:sz w:val="24"/>
          <w:szCs w:val="28"/>
          <w:lang w:val="en-IN"/>
        </w:rPr>
        <w:t xml:space="preserve">ds generated, number of approved, number of </w:t>
      </w:r>
      <w:r w:rsidR="00E87460" w:rsidRPr="003516BC">
        <w:rPr>
          <w:rFonts w:eastAsia="Calibri"/>
          <w:sz w:val="24"/>
          <w:szCs w:val="28"/>
          <w:lang w:val="en-IN"/>
        </w:rPr>
        <w:t>rejected</w:t>
      </w:r>
      <w:r w:rsidRPr="003516BC">
        <w:rPr>
          <w:rFonts w:eastAsia="Calibri"/>
          <w:sz w:val="24"/>
          <w:szCs w:val="28"/>
          <w:lang w:val="en-IN"/>
        </w:rPr>
        <w:t xml:space="preserve">, number of </w:t>
      </w:r>
      <w:r w:rsidR="00E87460" w:rsidRPr="003516BC">
        <w:rPr>
          <w:rFonts w:eastAsia="Calibri"/>
          <w:sz w:val="24"/>
          <w:szCs w:val="28"/>
          <w:lang w:val="en-IN"/>
        </w:rPr>
        <w:t xml:space="preserve"> follow- up</w:t>
      </w:r>
      <w:r w:rsidRPr="003516BC">
        <w:rPr>
          <w:rFonts w:eastAsia="Calibri"/>
          <w:sz w:val="24"/>
          <w:szCs w:val="28"/>
          <w:lang w:val="en-IN"/>
        </w:rPr>
        <w:t xml:space="preserve"> and number of </w:t>
      </w:r>
      <w:r w:rsidR="00E87460" w:rsidRPr="003516BC">
        <w:rPr>
          <w:rFonts w:eastAsia="Calibri"/>
          <w:sz w:val="24"/>
          <w:szCs w:val="28"/>
          <w:lang w:val="en-IN"/>
        </w:rPr>
        <w:t>disbursed</w:t>
      </w:r>
    </w:p>
    <w:p w:rsidR="00525496" w:rsidRPr="003516BC" w:rsidRDefault="00525496" w:rsidP="00D0458C">
      <w:pPr>
        <w:pStyle w:val="Header"/>
        <w:numPr>
          <w:ilvl w:val="0"/>
          <w:numId w:val="39"/>
        </w:numPr>
        <w:tabs>
          <w:tab w:val="clear" w:pos="4320"/>
          <w:tab w:val="clear" w:pos="8640"/>
        </w:tabs>
        <w:jc w:val="both"/>
        <w:rPr>
          <w:rFonts w:eastAsia="Calibri"/>
          <w:sz w:val="24"/>
          <w:szCs w:val="28"/>
          <w:lang w:val="en-IN"/>
        </w:rPr>
      </w:pPr>
      <w:r w:rsidRPr="003516BC">
        <w:rPr>
          <w:rFonts w:eastAsia="Calibri"/>
          <w:sz w:val="24"/>
          <w:szCs w:val="28"/>
          <w:lang w:val="en-IN"/>
        </w:rPr>
        <w:t xml:space="preserve">Lead Category Report- Hot, Warm, </w:t>
      </w:r>
      <w:r w:rsidR="00305BB0" w:rsidRPr="003516BC">
        <w:rPr>
          <w:rFonts w:eastAsia="Calibri"/>
          <w:sz w:val="24"/>
          <w:szCs w:val="28"/>
          <w:lang w:val="en-IN"/>
        </w:rPr>
        <w:t>and Cold (based on the “product required by” field</w:t>
      </w:r>
    </w:p>
    <w:p w:rsidR="00C2578A" w:rsidRPr="003516BC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eastAsia="Calibri"/>
          <w:sz w:val="24"/>
          <w:szCs w:val="28"/>
          <w:lang w:val="en-IN"/>
        </w:rPr>
      </w:pPr>
    </w:p>
    <w:p w:rsidR="00C2578A" w:rsidRPr="003516BC" w:rsidDel="00437212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735" w:author="Namita Sivasankaran" w:date="2016-11-02T17:39:00Z"/>
          <w:rFonts w:eastAsia="Calibri"/>
          <w:sz w:val="24"/>
          <w:szCs w:val="28"/>
          <w:lang w:val="en-IN"/>
        </w:rPr>
      </w:pPr>
    </w:p>
    <w:p w:rsidR="00C2578A" w:rsidRPr="003516BC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eastAsia="Calibri"/>
          <w:sz w:val="24"/>
          <w:szCs w:val="28"/>
          <w:lang w:val="en-IN"/>
        </w:rPr>
      </w:pPr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736" w:author="Namita Sivasankaran" w:date="2016-11-02T17:32:00Z"/>
          <w:rFonts w:eastAsia="Calibri"/>
          <w:sz w:val="24"/>
          <w:szCs w:val="28"/>
          <w:lang w:val="en-IN"/>
        </w:rPr>
      </w:pPr>
      <w:bookmarkStart w:id="737" w:name="_Toc465872772"/>
      <w:bookmarkStart w:id="738" w:name="_Toc465872992"/>
      <w:bookmarkEnd w:id="737"/>
      <w:bookmarkEnd w:id="738"/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739" w:author="Namita Sivasankaran" w:date="2016-11-02T17:32:00Z"/>
          <w:rFonts w:eastAsia="Calibri"/>
          <w:sz w:val="24"/>
          <w:szCs w:val="28"/>
          <w:lang w:val="en-IN"/>
        </w:rPr>
      </w:pPr>
      <w:bookmarkStart w:id="740" w:name="_Toc465872773"/>
      <w:bookmarkStart w:id="741" w:name="_Toc465872993"/>
      <w:bookmarkEnd w:id="740"/>
      <w:bookmarkEnd w:id="741"/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742" w:author="Namita Sivasankaran" w:date="2016-11-02T17:32:00Z"/>
          <w:rFonts w:eastAsia="Calibri"/>
          <w:sz w:val="24"/>
          <w:szCs w:val="28"/>
          <w:lang w:val="en-IN"/>
        </w:rPr>
      </w:pPr>
      <w:bookmarkStart w:id="743" w:name="_Toc465872774"/>
      <w:bookmarkStart w:id="744" w:name="_Toc465872994"/>
      <w:bookmarkEnd w:id="743"/>
      <w:bookmarkEnd w:id="744"/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745" w:author="Namita Sivasankaran" w:date="2016-11-02T17:32:00Z"/>
          <w:rFonts w:eastAsia="Calibri"/>
          <w:sz w:val="24"/>
          <w:szCs w:val="28"/>
          <w:lang w:val="en-IN"/>
        </w:rPr>
      </w:pPr>
      <w:bookmarkStart w:id="746" w:name="_Toc465872775"/>
      <w:bookmarkStart w:id="747" w:name="_Toc465872995"/>
      <w:bookmarkEnd w:id="746"/>
      <w:bookmarkEnd w:id="747"/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748" w:author="Namita Sivasankaran" w:date="2016-11-02T17:32:00Z"/>
          <w:rFonts w:eastAsia="Calibri"/>
          <w:sz w:val="24"/>
          <w:szCs w:val="28"/>
          <w:lang w:val="en-IN"/>
        </w:rPr>
      </w:pPr>
      <w:bookmarkStart w:id="749" w:name="_Toc465872776"/>
      <w:bookmarkStart w:id="750" w:name="_Toc465872996"/>
      <w:bookmarkEnd w:id="749"/>
      <w:bookmarkEnd w:id="750"/>
    </w:p>
    <w:p w:rsidR="00C2578A" w:rsidRPr="003516BC" w:rsidDel="00767FE6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del w:id="751" w:author="Namita Sivasankaran" w:date="2016-11-02T17:32:00Z"/>
          <w:rFonts w:eastAsia="Calibri"/>
          <w:sz w:val="24"/>
          <w:szCs w:val="28"/>
          <w:lang w:val="en-IN"/>
        </w:rPr>
      </w:pPr>
      <w:bookmarkStart w:id="752" w:name="_Toc465872777"/>
      <w:bookmarkStart w:id="753" w:name="_Toc465872997"/>
      <w:bookmarkEnd w:id="752"/>
      <w:bookmarkEnd w:id="753"/>
    </w:p>
    <w:bookmarkStart w:id="754" w:name="_Toc465872778" w:displacedByCustomXml="next"/>
    <w:bookmarkEnd w:id="754" w:displacedByCustomXml="next"/>
    <w:bookmarkStart w:id="755" w:name="_Toc465872998" w:displacedByCustomXml="next"/>
    <w:bookmarkEnd w:id="755" w:displacedByCustomXml="next"/>
    <w:bookmarkStart w:id="756" w:name="_Toc465872779" w:displacedByCustomXml="next"/>
    <w:bookmarkEnd w:id="756" w:displacedByCustomXml="next"/>
    <w:bookmarkStart w:id="757" w:name="_Toc465872999" w:displacedByCustomXml="next"/>
    <w:bookmarkEnd w:id="757" w:displacedByCustomXml="next"/>
    <w:bookmarkStart w:id="758" w:name="_Toc465872780" w:displacedByCustomXml="next"/>
    <w:bookmarkEnd w:id="758" w:displacedByCustomXml="next"/>
    <w:bookmarkStart w:id="759" w:name="_Toc465873000" w:displacedByCustomXml="next"/>
    <w:bookmarkEnd w:id="759" w:displacedByCustomXml="next"/>
    <w:bookmarkStart w:id="760" w:name="_Toc465872781" w:displacedByCustomXml="next"/>
    <w:bookmarkEnd w:id="760" w:displacedByCustomXml="next"/>
    <w:bookmarkStart w:id="761" w:name="_Toc465873001" w:displacedByCustomXml="next"/>
    <w:bookmarkEnd w:id="761" w:displacedByCustomXml="next"/>
    <w:bookmarkStart w:id="762" w:name="_Toc465872782" w:displacedByCustomXml="next"/>
    <w:bookmarkEnd w:id="762" w:displacedByCustomXml="next"/>
    <w:bookmarkStart w:id="763" w:name="_Toc465873002" w:displacedByCustomXml="next"/>
    <w:bookmarkEnd w:id="763" w:displacedByCustomXml="next"/>
    <w:bookmarkStart w:id="764" w:name="_Toc465872783" w:displacedByCustomXml="next"/>
    <w:bookmarkEnd w:id="764" w:displacedByCustomXml="next"/>
    <w:bookmarkStart w:id="765" w:name="_Toc465873003" w:displacedByCustomXml="next"/>
    <w:bookmarkEnd w:id="765" w:displacedByCustomXml="next"/>
    <w:bookmarkStart w:id="766" w:name="_Toc465872784" w:displacedByCustomXml="next"/>
    <w:bookmarkEnd w:id="766" w:displacedByCustomXml="next"/>
    <w:bookmarkStart w:id="767" w:name="_Toc465873004" w:displacedByCustomXml="next"/>
    <w:bookmarkEnd w:id="767" w:displacedByCustomXml="next"/>
    <w:bookmarkStart w:id="768" w:name="_Toc465872785" w:displacedByCustomXml="next"/>
    <w:bookmarkEnd w:id="768" w:displacedByCustomXml="next"/>
    <w:bookmarkStart w:id="769" w:name="_Toc465873005" w:displacedByCustomXml="next"/>
    <w:bookmarkEnd w:id="769" w:displacedByCustomXml="next"/>
    <w:bookmarkStart w:id="770" w:name="_Toc465872786" w:displacedByCustomXml="next"/>
    <w:bookmarkEnd w:id="770" w:displacedByCustomXml="next"/>
    <w:bookmarkStart w:id="771" w:name="_Toc465873006" w:displacedByCustomXml="next"/>
    <w:bookmarkEnd w:id="771" w:displacedByCustomXml="next"/>
    <w:bookmarkStart w:id="772" w:name="_Toc465873007" w:displacedByCustomXml="next"/>
    <w:sdt>
      <w:sdtPr>
        <w:rPr>
          <w:rFonts w:cs="Times New Roman"/>
        </w:rPr>
        <w:id w:val="-1624381192"/>
        <w:docPartObj>
          <w:docPartGallery w:val="Cover Pages"/>
          <w:docPartUnique/>
        </w:docPartObj>
      </w:sdtPr>
      <w:sdtEndPr>
        <w:rPr>
          <w:b w:val="0"/>
          <w:bCs w:val="0"/>
          <w:smallCaps/>
          <w:spacing w:val="5"/>
          <w:kern w:val="0"/>
          <w:sz w:val="36"/>
          <w:szCs w:val="36"/>
        </w:rPr>
      </w:sdtEndPr>
      <w:sdtContent>
        <w:p w:rsidR="00F75845" w:rsidRPr="00E37DC1" w:rsidRDefault="00F75845" w:rsidP="00F75845">
          <w:pPr>
            <w:pStyle w:val="Heading1"/>
            <w:numPr>
              <w:ilvl w:val="0"/>
              <w:numId w:val="10"/>
            </w:numPr>
            <w:ind w:left="0" w:firstLine="0"/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</w:pPr>
          <w:r w:rsidRPr="00E37DC1"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  <w:t xml:space="preserve">Incomplete </w:t>
          </w:r>
          <w:r w:rsidR="000A2065" w:rsidRPr="00E37DC1"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  <w:t xml:space="preserve">Leads </w:t>
          </w:r>
          <w:r w:rsidRPr="00E37DC1">
            <w:rPr>
              <w:rFonts w:cs="Times New Roman"/>
              <w:b w:val="0"/>
              <w:bCs w:val="0"/>
              <w:smallCaps/>
              <w:spacing w:val="5"/>
              <w:kern w:val="0"/>
              <w:sz w:val="36"/>
              <w:szCs w:val="36"/>
            </w:rPr>
            <w:t>Queue</w:t>
          </w:r>
        </w:p>
      </w:sdtContent>
    </w:sdt>
    <w:bookmarkEnd w:id="772" w:displacedByCustomXml="prev"/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773" w:name="_Toc465873008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 (data Fields)</w:t>
      </w:r>
      <w:bookmarkEnd w:id="773"/>
    </w:p>
    <w:p w:rsidR="00F75845" w:rsidRPr="0019430F" w:rsidRDefault="00F75845" w:rsidP="00F75845">
      <w:pPr>
        <w:rPr>
          <w:rFonts w:eastAsiaTheme="majorEastAsia"/>
        </w:rPr>
      </w:pPr>
    </w:p>
    <w:tbl>
      <w:tblPr>
        <w:tblStyle w:val="TableGrid"/>
        <w:tblW w:w="10031" w:type="dxa"/>
        <w:tblLayout w:type="fixed"/>
        <w:tblLook w:val="04A0" w:firstRow="1" w:lastRow="0" w:firstColumn="1" w:lastColumn="0" w:noHBand="0" w:noVBand="1"/>
      </w:tblPr>
      <w:tblGrid>
        <w:gridCol w:w="1809"/>
        <w:gridCol w:w="1701"/>
        <w:gridCol w:w="1418"/>
        <w:gridCol w:w="1276"/>
        <w:gridCol w:w="3827"/>
      </w:tblGrid>
      <w:tr w:rsidR="00F75845" w:rsidRPr="0019430F" w:rsidTr="00E37DC1">
        <w:tc>
          <w:tcPr>
            <w:tcW w:w="1809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3516BC">
              <w:rPr>
                <w:rFonts w:eastAsiaTheme="majorEastAsia"/>
                <w:b/>
                <w:sz w:val="18"/>
                <w:szCs w:val="18"/>
              </w:rPr>
              <w:t>Field name</w:t>
            </w:r>
          </w:p>
        </w:tc>
        <w:tc>
          <w:tcPr>
            <w:tcW w:w="1701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3516BC">
              <w:rPr>
                <w:rFonts w:eastAsiaTheme="majorEastAsia"/>
                <w:b/>
                <w:sz w:val="18"/>
                <w:szCs w:val="18"/>
              </w:rPr>
              <w:t>Section</w:t>
            </w:r>
          </w:p>
        </w:tc>
        <w:tc>
          <w:tcPr>
            <w:tcW w:w="1418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3516BC">
              <w:rPr>
                <w:rFonts w:eastAsiaTheme="majorEastAsia"/>
                <w:b/>
                <w:sz w:val="18"/>
                <w:szCs w:val="18"/>
              </w:rPr>
              <w:t xml:space="preserve">Data Type </w:t>
            </w:r>
          </w:p>
        </w:tc>
        <w:tc>
          <w:tcPr>
            <w:tcW w:w="1276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3516BC">
              <w:rPr>
                <w:rFonts w:eastAsiaTheme="majorEastAsia"/>
                <w:b/>
                <w:sz w:val="18"/>
                <w:szCs w:val="18"/>
              </w:rPr>
              <w:t>Attribute</w:t>
            </w:r>
          </w:p>
        </w:tc>
        <w:tc>
          <w:tcPr>
            <w:tcW w:w="3827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3516BC">
              <w:rPr>
                <w:rFonts w:eastAsiaTheme="majorEastAsia"/>
                <w:b/>
                <w:sz w:val="18"/>
                <w:szCs w:val="18"/>
              </w:rPr>
              <w:t>Population logic</w:t>
            </w:r>
          </w:p>
        </w:tc>
      </w:tr>
      <w:tr w:rsidR="00F75845" w:rsidRPr="0019430F" w:rsidTr="00E37DC1">
        <w:tc>
          <w:tcPr>
            <w:tcW w:w="1809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3516BC">
              <w:rPr>
                <w:rFonts w:eastAsiaTheme="majorEastAsia"/>
                <w:sz w:val="18"/>
                <w:szCs w:val="18"/>
              </w:rPr>
              <w:t>S. No.</w:t>
            </w:r>
          </w:p>
        </w:tc>
        <w:tc>
          <w:tcPr>
            <w:tcW w:w="1701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3516BC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3516BC">
              <w:rPr>
                <w:rFonts w:eastAsiaTheme="majorEastAsia"/>
                <w:sz w:val="18"/>
                <w:szCs w:val="18"/>
              </w:rPr>
              <w:t>Numeric</w:t>
            </w:r>
          </w:p>
        </w:tc>
        <w:tc>
          <w:tcPr>
            <w:tcW w:w="1276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3827" w:type="dxa"/>
          </w:tcPr>
          <w:p w:rsidR="00F75845" w:rsidRPr="003516BC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</w:tr>
      <w:tr w:rsidR="00F75845" w:rsidRPr="0019430F" w:rsidTr="00E37DC1">
        <w:tc>
          <w:tcPr>
            <w:tcW w:w="1809" w:type="dxa"/>
          </w:tcPr>
          <w:p w:rsidR="00F75845" w:rsidRPr="00E37DC1" w:rsidRDefault="00624CC3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Assigned</w:t>
            </w:r>
            <w:r w:rsidR="00F75845" w:rsidRPr="00E37DC1">
              <w:rPr>
                <w:rFonts w:eastAsiaTheme="majorEastAsia"/>
                <w:sz w:val="18"/>
                <w:szCs w:val="18"/>
              </w:rPr>
              <w:t xml:space="preserve"> Date</w:t>
            </w:r>
          </w:p>
        </w:tc>
        <w:tc>
          <w:tcPr>
            <w:tcW w:w="1701" w:type="dxa"/>
          </w:tcPr>
          <w:p w:rsidR="00F75845" w:rsidRPr="00E37DC1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F75845" w:rsidRPr="00E37DC1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date</w:t>
            </w:r>
          </w:p>
        </w:tc>
        <w:tc>
          <w:tcPr>
            <w:tcW w:w="1276" w:type="dxa"/>
          </w:tcPr>
          <w:p w:rsidR="00F75845" w:rsidRPr="00E37DC1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</w:t>
            </w:r>
          </w:p>
        </w:tc>
        <w:tc>
          <w:tcPr>
            <w:tcW w:w="3827" w:type="dxa"/>
          </w:tcPr>
          <w:p w:rsidR="00F75845" w:rsidRPr="00E37DC1" w:rsidRDefault="00F75845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Auto-populated</w:t>
            </w:r>
            <w:r w:rsidR="00437212" w:rsidRPr="00E37DC1">
              <w:rPr>
                <w:rFonts w:eastAsiaTheme="majorEastAsia"/>
                <w:sz w:val="18"/>
                <w:szCs w:val="18"/>
              </w:rPr>
              <w:br/>
            </w:r>
            <w:r w:rsidRPr="00E37DC1">
              <w:rPr>
                <w:rFonts w:eastAsiaTheme="majorEastAsia"/>
                <w:sz w:val="18"/>
                <w:szCs w:val="18"/>
              </w:rPr>
              <w:t>(From uploaded file during bulk data upload)</w:t>
            </w:r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Lead Name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774" w:author="Namita Sivasankaran" w:date="2016-11-02T17:40:00Z">
              <w:r w:rsidRPr="00E37DC1">
                <w:rPr>
                  <w:rFonts w:eastAsiaTheme="majorEastAsia"/>
                  <w:sz w:val="18"/>
                  <w:szCs w:val="18"/>
                </w:rPr>
                <w:t>Auto-populated</w:t>
              </w:r>
              <w:r w:rsidRPr="00E37DC1">
                <w:rPr>
                  <w:rFonts w:eastAsiaTheme="majorEastAsia"/>
                  <w:sz w:val="18"/>
                  <w:szCs w:val="18"/>
                </w:rPr>
                <w:br/>
                <w:t>(From uploaded file during bulk data upload)</w:t>
              </w:r>
            </w:ins>
            <w:del w:id="775" w:author="Namita Sivasankaran" w:date="2016-11-02T17:40:00Z">
              <w:r w:rsidRPr="00E37DC1" w:rsidDel="00323D04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Business Name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776" w:author="Namita Sivasankaran" w:date="2016-11-02T17:40:00Z">
              <w:r w:rsidRPr="00E37DC1">
                <w:rPr>
                  <w:rFonts w:eastAsiaTheme="majorEastAsia"/>
                  <w:sz w:val="18"/>
                  <w:szCs w:val="18"/>
                </w:rPr>
                <w:t>Auto-populated</w:t>
              </w:r>
              <w:r w:rsidRPr="00E37DC1">
                <w:rPr>
                  <w:rFonts w:eastAsiaTheme="majorEastAsia"/>
                  <w:sz w:val="18"/>
                  <w:szCs w:val="18"/>
                </w:rPr>
                <w:br/>
                <w:t>(From uploaded file during bulk data upload)</w:t>
              </w:r>
            </w:ins>
            <w:del w:id="777" w:author="Namita Sivasankaran" w:date="2016-11-02T17:40:00Z">
              <w:r w:rsidRPr="00E37DC1" w:rsidDel="00323D04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 xml:space="preserve">Address 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778" w:author="Namita Sivasankaran" w:date="2016-11-02T17:40:00Z">
              <w:r w:rsidRPr="00E37DC1">
                <w:rPr>
                  <w:rFonts w:eastAsiaTheme="majorEastAsia"/>
                  <w:sz w:val="18"/>
                  <w:szCs w:val="18"/>
                </w:rPr>
                <w:t>Auto-populated</w:t>
              </w:r>
              <w:r w:rsidRPr="00E37DC1">
                <w:rPr>
                  <w:rFonts w:eastAsiaTheme="majorEastAsia"/>
                  <w:sz w:val="18"/>
                  <w:szCs w:val="18"/>
                </w:rPr>
                <w:br/>
                <w:t>(From uploaded file during bulk data upload)</w:t>
              </w:r>
            </w:ins>
            <w:del w:id="779" w:author="Namita Sivasankaran" w:date="2016-11-02T17:40:00Z">
              <w:r w:rsidRPr="00E37DC1" w:rsidDel="00323D04">
                <w:rPr>
                  <w:rFonts w:eastAsiaTheme="majorEastAsia"/>
                  <w:sz w:val="18"/>
                  <w:szCs w:val="18"/>
                </w:rPr>
                <w:delText xml:space="preserve">Auto-populated(From uploaded file </w:delText>
              </w:r>
              <w:r w:rsidRPr="00E37DC1" w:rsidDel="00323D04">
                <w:rPr>
                  <w:rFonts w:eastAsiaTheme="majorEastAsia"/>
                  <w:sz w:val="18"/>
                  <w:szCs w:val="18"/>
                </w:rPr>
                <w:lastRenderedPageBreak/>
                <w:delText>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lastRenderedPageBreak/>
              <w:t>Area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780" w:author="Namita Sivasankaran" w:date="2016-11-02T17:40:00Z">
              <w:r w:rsidRPr="00E37DC1">
                <w:rPr>
                  <w:rFonts w:eastAsiaTheme="majorEastAsia"/>
                  <w:sz w:val="18"/>
                  <w:szCs w:val="18"/>
                </w:rPr>
                <w:t>Auto-populated</w:t>
              </w:r>
              <w:r w:rsidRPr="00E37DC1">
                <w:rPr>
                  <w:rFonts w:eastAsiaTheme="majorEastAsia"/>
                  <w:sz w:val="18"/>
                  <w:szCs w:val="18"/>
                </w:rPr>
                <w:br/>
                <w:t>(From uploaded file during bulk data upload)</w:t>
              </w:r>
            </w:ins>
            <w:del w:id="781" w:author="Namita Sivasankaran" w:date="2016-11-02T17:40:00Z">
              <w:r w:rsidRPr="00E37DC1" w:rsidDel="00323D04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City/Village/Town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782" w:author="Namita Sivasankaran" w:date="2016-11-02T17:40:00Z">
              <w:r w:rsidRPr="00E37DC1">
                <w:rPr>
                  <w:rFonts w:eastAsiaTheme="majorEastAsia"/>
                  <w:sz w:val="18"/>
                  <w:szCs w:val="18"/>
                </w:rPr>
                <w:t>Auto-populated</w:t>
              </w:r>
              <w:r w:rsidRPr="00E37DC1">
                <w:rPr>
                  <w:rFonts w:eastAsiaTheme="majorEastAsia"/>
                  <w:sz w:val="18"/>
                  <w:szCs w:val="18"/>
                </w:rPr>
                <w:br/>
                <w:t>(From uploaded file during bulk data upload)</w:t>
              </w:r>
            </w:ins>
            <w:del w:id="783" w:author="Namita Sivasankaran" w:date="2016-11-02T17:40:00Z">
              <w:r w:rsidRPr="00E37DC1" w:rsidDel="00323D04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  <w:tr w:rsidR="00437212" w:rsidRPr="0019430F" w:rsidTr="00E37DC1">
        <w:tc>
          <w:tcPr>
            <w:tcW w:w="1809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Pincode</w:t>
            </w:r>
          </w:p>
        </w:tc>
        <w:tc>
          <w:tcPr>
            <w:tcW w:w="1701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Incomplete Queue</w:t>
            </w:r>
          </w:p>
        </w:tc>
        <w:tc>
          <w:tcPr>
            <w:tcW w:w="1418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Numeric</w:t>
            </w:r>
          </w:p>
        </w:tc>
        <w:tc>
          <w:tcPr>
            <w:tcW w:w="1276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3827" w:type="dxa"/>
          </w:tcPr>
          <w:p w:rsidR="00437212" w:rsidRPr="00E37DC1" w:rsidRDefault="0043721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ins w:id="784" w:author="Namita Sivasankaran" w:date="2016-11-02T17:40:00Z">
              <w:r w:rsidRPr="00E37DC1">
                <w:rPr>
                  <w:rFonts w:eastAsiaTheme="majorEastAsia"/>
                  <w:sz w:val="18"/>
                  <w:szCs w:val="18"/>
                </w:rPr>
                <w:t>Auto-populated</w:t>
              </w:r>
              <w:r w:rsidRPr="00E37DC1">
                <w:rPr>
                  <w:rFonts w:eastAsiaTheme="majorEastAsia"/>
                  <w:sz w:val="18"/>
                  <w:szCs w:val="18"/>
                </w:rPr>
                <w:br/>
                <w:t>(From uploaded file during bulk data upload)</w:t>
              </w:r>
            </w:ins>
            <w:del w:id="785" w:author="Namita Sivasankaran" w:date="2016-11-02T17:40:00Z">
              <w:r w:rsidRPr="00E37DC1" w:rsidDel="00323D04">
                <w:rPr>
                  <w:rFonts w:eastAsiaTheme="majorEastAsia"/>
                  <w:sz w:val="18"/>
                  <w:szCs w:val="18"/>
                </w:rPr>
                <w:delText>Auto-populated(From uploaded file during bulk data upload)</w:delText>
              </w:r>
            </w:del>
          </w:p>
        </w:tc>
      </w:tr>
    </w:tbl>
    <w:p w:rsidR="00F75845" w:rsidRDefault="00F75845" w:rsidP="00F75845">
      <w:pPr>
        <w:rPr>
          <w:ins w:id="786" w:author="Namita Sivasankaran" w:date="2016-11-02T17:44:00Z"/>
          <w:rFonts w:eastAsiaTheme="majorEastAsia"/>
        </w:rPr>
      </w:pPr>
    </w:p>
    <w:p w:rsidR="00215077" w:rsidRDefault="00215077" w:rsidP="00F75845">
      <w:pPr>
        <w:rPr>
          <w:ins w:id="787" w:author="Namita Sivasankaran" w:date="2016-11-02T17:44:00Z"/>
          <w:rFonts w:eastAsiaTheme="majorEastAsia"/>
        </w:rPr>
      </w:pPr>
    </w:p>
    <w:p w:rsidR="00215077" w:rsidRPr="0019430F" w:rsidRDefault="00215077" w:rsidP="00F75845">
      <w:pPr>
        <w:rPr>
          <w:rFonts w:eastAsiaTheme="majorEastAsia"/>
        </w:rPr>
      </w:pPr>
    </w:p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788" w:name="_Toc465872789"/>
      <w:bookmarkStart w:id="789" w:name="_Toc465873009"/>
      <w:bookmarkStart w:id="790" w:name="_Toc465873010"/>
      <w:bookmarkEnd w:id="788"/>
      <w:bookmarkEnd w:id="789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Screenshots</w:t>
      </w:r>
      <w:bookmarkEnd w:id="790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DA08AC" w:rsidRPr="0019430F" w:rsidRDefault="00DA08AC" w:rsidP="00DA08AC">
      <w:r w:rsidRPr="0054238B">
        <w:rPr>
          <w:noProof/>
          <w:lang w:val="en-IN" w:eastAsia="en-IN"/>
        </w:rPr>
        <w:drawing>
          <wp:inline distT="0" distB="0" distL="0" distR="0" wp14:anchorId="5713D3DB" wp14:editId="2EB353AC">
            <wp:extent cx="5762846" cy="4401879"/>
            <wp:effectExtent l="19050" t="19050" r="28575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omplete Queue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6"/>
                    <a:stretch/>
                  </pic:blipFill>
                  <pic:spPr bwMode="auto">
                    <a:xfrm>
                      <a:off x="0" y="0"/>
                      <a:ext cx="5781804" cy="44163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791" w:name="_Toc465873011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Functional Requirements</w:t>
      </w:r>
      <w:bookmarkEnd w:id="791"/>
    </w:p>
    <w:p w:rsidR="00F75845" w:rsidRPr="00E37DC1" w:rsidRDefault="00F75845" w:rsidP="00F75845">
      <w:pPr>
        <w:pStyle w:val="ListParagraph"/>
        <w:ind w:left="644"/>
        <w:rPr>
          <w:rFonts w:ascii="Times New Roman" w:hAnsi="Times New Roman"/>
          <w:sz w:val="24"/>
          <w:szCs w:val="24"/>
        </w:rPr>
      </w:pPr>
      <w:r w:rsidRPr="00E37DC1">
        <w:rPr>
          <w:rFonts w:ascii="Times New Roman" w:hAnsi="Times New Roman"/>
          <w:b/>
          <w:sz w:val="24"/>
          <w:szCs w:val="24"/>
        </w:rPr>
        <w:t>Loan Officer Logs</w:t>
      </w:r>
      <w:r w:rsidRPr="00E37DC1">
        <w:rPr>
          <w:rFonts w:ascii="Times New Roman" w:hAnsi="Times New Roman"/>
          <w:sz w:val="24"/>
          <w:szCs w:val="24"/>
        </w:rPr>
        <w:t xml:space="preserve"> in</w:t>
      </w:r>
    </w:p>
    <w:p w:rsidR="00437212" w:rsidRDefault="00F75845" w:rsidP="00F75845">
      <w:pPr>
        <w:pStyle w:val="ListParagraph"/>
        <w:numPr>
          <w:ilvl w:val="0"/>
          <w:numId w:val="38"/>
        </w:numPr>
        <w:jc w:val="both"/>
        <w:rPr>
          <w:ins w:id="792" w:author="Namita Sivasankaran" w:date="2016-11-02T17:42:00Z"/>
          <w:rFonts w:ascii="Times New Roman" w:hAnsi="Times New Roman"/>
          <w:sz w:val="24"/>
          <w:szCs w:val="24"/>
        </w:rPr>
      </w:pPr>
      <w:r w:rsidRPr="00E37DC1">
        <w:rPr>
          <w:rFonts w:ascii="Times New Roman" w:hAnsi="Times New Roman"/>
          <w:sz w:val="24"/>
          <w:szCs w:val="24"/>
        </w:rPr>
        <w:t xml:space="preserve">The loan officer opens the Incomplete Leads queue. All the leads with possible “Assigned” status will be displayed here. </w:t>
      </w:r>
    </w:p>
    <w:p w:rsidR="00437212" w:rsidRDefault="00F75845" w:rsidP="00F75845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sz w:val="24"/>
          <w:szCs w:val="24"/>
        </w:rPr>
      </w:pPr>
      <w:r w:rsidRPr="00E37DC1">
        <w:rPr>
          <w:rFonts w:ascii="Times New Roman" w:hAnsi="Times New Roman"/>
          <w:sz w:val="24"/>
          <w:szCs w:val="24"/>
        </w:rPr>
        <w:lastRenderedPageBreak/>
        <w:t xml:space="preserve">Upon entering the incomplete lead queue, the loan officer can </w:t>
      </w:r>
      <w:r w:rsidRPr="00E37DC1">
        <w:rPr>
          <w:rFonts w:ascii="Times New Roman" w:hAnsi="Times New Roman"/>
          <w:b/>
          <w:sz w:val="24"/>
          <w:szCs w:val="24"/>
        </w:rPr>
        <w:t>search</w:t>
      </w:r>
      <w:r w:rsidRPr="00E37DC1">
        <w:rPr>
          <w:rFonts w:ascii="Times New Roman" w:hAnsi="Times New Roman"/>
          <w:sz w:val="24"/>
          <w:szCs w:val="24"/>
        </w:rPr>
        <w:t xml:space="preserve"> for the leads using the following parameters: Assigned date, applicant name, business name and area. The result</w:t>
      </w:r>
      <w:r w:rsidR="00437212">
        <w:rPr>
          <w:rFonts w:ascii="Times New Roman" w:hAnsi="Times New Roman"/>
          <w:sz w:val="24"/>
          <w:szCs w:val="24"/>
        </w:rPr>
        <w:t>s</w:t>
      </w:r>
      <w:r w:rsidRPr="00E37DC1">
        <w:rPr>
          <w:rFonts w:ascii="Times New Roman" w:hAnsi="Times New Roman"/>
          <w:sz w:val="24"/>
          <w:szCs w:val="24"/>
        </w:rPr>
        <w:t xml:space="preserve"> need to be populated </w:t>
      </w:r>
      <w:r w:rsidR="00437212">
        <w:rPr>
          <w:rFonts w:ascii="Times New Roman" w:hAnsi="Times New Roman"/>
          <w:sz w:val="24"/>
          <w:szCs w:val="24"/>
        </w:rPr>
        <w:t>in a tabular format</w:t>
      </w:r>
      <w:r w:rsidRPr="00E37DC1">
        <w:rPr>
          <w:rFonts w:ascii="Times New Roman" w:hAnsi="Times New Roman"/>
          <w:sz w:val="24"/>
          <w:szCs w:val="24"/>
        </w:rPr>
        <w:t>(UI purpose).</w:t>
      </w:r>
    </w:p>
    <w:p w:rsidR="00437212" w:rsidRDefault="00F75845" w:rsidP="00F75845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sz w:val="24"/>
          <w:szCs w:val="24"/>
        </w:rPr>
      </w:pPr>
      <w:r w:rsidRPr="00E37DC1">
        <w:rPr>
          <w:rFonts w:ascii="Times New Roman" w:hAnsi="Times New Roman"/>
          <w:sz w:val="24"/>
          <w:szCs w:val="24"/>
        </w:rPr>
        <w:t xml:space="preserve">The loan officer can </w:t>
      </w:r>
      <w:r w:rsidRPr="00E37DC1">
        <w:rPr>
          <w:rFonts w:ascii="Times New Roman" w:hAnsi="Times New Roman"/>
          <w:b/>
          <w:sz w:val="24"/>
          <w:szCs w:val="24"/>
        </w:rPr>
        <w:t>sort</w:t>
      </w:r>
      <w:r w:rsidRPr="00E37DC1">
        <w:rPr>
          <w:rFonts w:ascii="Times New Roman" w:hAnsi="Times New Roman"/>
          <w:sz w:val="24"/>
          <w:szCs w:val="24"/>
        </w:rPr>
        <w:t xml:space="preserve"> the incomplete leads based on the following parameters: Assigned date, Applicant Name, Business Name, Area, City/Village/Town. </w:t>
      </w:r>
    </w:p>
    <w:p w:rsidR="00F75845" w:rsidRPr="00E37DC1" w:rsidRDefault="00F75845" w:rsidP="00F75845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sz w:val="24"/>
          <w:szCs w:val="24"/>
        </w:rPr>
      </w:pPr>
      <w:r w:rsidRPr="00E37DC1">
        <w:rPr>
          <w:rFonts w:ascii="Times New Roman" w:hAnsi="Times New Roman"/>
          <w:sz w:val="24"/>
          <w:szCs w:val="24"/>
        </w:rPr>
        <w:t>The loan officer then selects a lead from the incomplete leads queue (which was previously assigned to the respective spoke by the hub manager) and will start cap</w:t>
      </w:r>
      <w:r w:rsidR="00C70D06" w:rsidRPr="00E37DC1">
        <w:rPr>
          <w:rFonts w:ascii="Times New Roman" w:hAnsi="Times New Roman"/>
          <w:sz w:val="24"/>
          <w:szCs w:val="24"/>
        </w:rPr>
        <w:t>turing the required information in the same way as explained in step 6.</w:t>
      </w:r>
    </w:p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793" w:name="_Toc465873012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Uploads</w:t>
      </w:r>
      <w:bookmarkEnd w:id="793"/>
    </w:p>
    <w:p w:rsidR="00F75845" w:rsidRPr="00E37DC1" w:rsidRDefault="00F75845" w:rsidP="00F75845">
      <w:pPr>
        <w:ind w:left="1080"/>
        <w:rPr>
          <w:sz w:val="22"/>
          <w:szCs w:val="24"/>
        </w:rPr>
      </w:pPr>
      <w:r w:rsidRPr="00E37DC1">
        <w:rPr>
          <w:sz w:val="22"/>
          <w:szCs w:val="24"/>
        </w:rPr>
        <w:t>N.A.</w:t>
      </w:r>
    </w:p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794" w:name="_Toc465873013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Downloads</w:t>
      </w:r>
      <w:bookmarkEnd w:id="794"/>
    </w:p>
    <w:p w:rsidR="00F75845" w:rsidRPr="00E37DC1" w:rsidRDefault="00F75845" w:rsidP="00F75845">
      <w:pPr>
        <w:ind w:left="1080"/>
        <w:rPr>
          <w:sz w:val="22"/>
          <w:szCs w:val="24"/>
        </w:rPr>
      </w:pPr>
      <w:r w:rsidRPr="00E37DC1">
        <w:rPr>
          <w:sz w:val="22"/>
          <w:szCs w:val="24"/>
        </w:rPr>
        <w:t>N.A.</w:t>
      </w:r>
    </w:p>
    <w:p w:rsidR="00F75845" w:rsidRPr="00E37DC1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</w:pPr>
      <w:bookmarkStart w:id="795" w:name="_Toc465873014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4"/>
          <w:szCs w:val="24"/>
        </w:rPr>
        <w:t>Reports</w:t>
      </w:r>
      <w:bookmarkEnd w:id="795"/>
    </w:p>
    <w:p w:rsidR="00C2578A" w:rsidRPr="00E37DC1" w:rsidRDefault="00C2578A" w:rsidP="00C2578A">
      <w:pPr>
        <w:rPr>
          <w:sz w:val="24"/>
          <w:szCs w:val="24"/>
        </w:rPr>
      </w:pPr>
    </w:p>
    <w:p w:rsidR="00525496" w:rsidRPr="00E37DC1" w:rsidDel="00215077" w:rsidRDefault="00525496" w:rsidP="00E37DC1">
      <w:pPr>
        <w:pStyle w:val="Header"/>
        <w:tabs>
          <w:tab w:val="clear" w:pos="4320"/>
          <w:tab w:val="clear" w:pos="8640"/>
        </w:tabs>
        <w:rPr>
          <w:del w:id="796" w:author="Namita Sivasankaran" w:date="2016-11-02T17:44:00Z"/>
          <w:rFonts w:eastAsia="Calibri"/>
          <w:sz w:val="28"/>
          <w:szCs w:val="28"/>
          <w:lang w:val="en-IN"/>
        </w:rPr>
      </w:pPr>
      <w:bookmarkStart w:id="797" w:name="_Toc465872795"/>
      <w:bookmarkStart w:id="798" w:name="_Toc465873015"/>
      <w:bookmarkStart w:id="799" w:name="_Toc465872796"/>
      <w:bookmarkStart w:id="800" w:name="_Toc465873016"/>
      <w:bookmarkStart w:id="801" w:name="_Toc465872797"/>
      <w:bookmarkStart w:id="802" w:name="_Toc465873017"/>
      <w:bookmarkStart w:id="803" w:name="_Toc465872798"/>
      <w:bookmarkStart w:id="804" w:name="_Toc465873018"/>
      <w:bookmarkStart w:id="805" w:name="_Toc465872799"/>
      <w:bookmarkStart w:id="806" w:name="_Toc465873019"/>
      <w:bookmarkStart w:id="807" w:name="_Toc465872800"/>
      <w:bookmarkStart w:id="808" w:name="_Toc465873020"/>
      <w:bookmarkStart w:id="809" w:name="_Toc465872801"/>
      <w:bookmarkStart w:id="810" w:name="_Toc465873021"/>
      <w:bookmarkStart w:id="811" w:name="_Toc465872802"/>
      <w:bookmarkStart w:id="812" w:name="_Toc465873022"/>
      <w:bookmarkStart w:id="813" w:name="_Toc465872803"/>
      <w:bookmarkStart w:id="814" w:name="_Toc465873023"/>
      <w:bookmarkStart w:id="815" w:name="_Toc465872804"/>
      <w:bookmarkStart w:id="816" w:name="_Toc465873024"/>
      <w:bookmarkStart w:id="817" w:name="_Toc465872805"/>
      <w:bookmarkStart w:id="818" w:name="_Toc465873025"/>
      <w:bookmarkStart w:id="819" w:name="_Toc465872806"/>
      <w:bookmarkStart w:id="820" w:name="_Toc465873026"/>
      <w:bookmarkStart w:id="821" w:name="_Toc465872807"/>
      <w:bookmarkStart w:id="822" w:name="_Toc465873027"/>
      <w:bookmarkStart w:id="823" w:name="_Toc465872808"/>
      <w:bookmarkStart w:id="824" w:name="_Toc465873028"/>
      <w:bookmarkStart w:id="825" w:name="_Toc465872809"/>
      <w:bookmarkStart w:id="826" w:name="_Toc465873029"/>
      <w:bookmarkStart w:id="827" w:name="_Toc465872810"/>
      <w:bookmarkStart w:id="828" w:name="_Toc465873030"/>
      <w:bookmarkStart w:id="829" w:name="_Toc465872811"/>
      <w:bookmarkStart w:id="830" w:name="_Toc465873031"/>
      <w:bookmarkStart w:id="831" w:name="_Toc465872812"/>
      <w:bookmarkStart w:id="832" w:name="_Toc465873032"/>
      <w:bookmarkStart w:id="833" w:name="_Toc465872813"/>
      <w:bookmarkStart w:id="834" w:name="_Toc465873033"/>
      <w:bookmarkStart w:id="835" w:name="_Toc465872814"/>
      <w:bookmarkStart w:id="836" w:name="_Toc465873034"/>
      <w:bookmarkStart w:id="837" w:name="_Toc465872815"/>
      <w:bookmarkStart w:id="838" w:name="_Toc465873035"/>
      <w:bookmarkStart w:id="839" w:name="_Toc465872816"/>
      <w:bookmarkStart w:id="840" w:name="_Toc465873036"/>
      <w:bookmarkStart w:id="841" w:name="_Toc465872817"/>
      <w:bookmarkStart w:id="842" w:name="_Toc465873037"/>
      <w:bookmarkStart w:id="843" w:name="_Toc465872818"/>
      <w:bookmarkStart w:id="844" w:name="_Toc465873038"/>
      <w:bookmarkStart w:id="845" w:name="_Toc465872819"/>
      <w:bookmarkStart w:id="846" w:name="_Toc465873039"/>
      <w:bookmarkStart w:id="847" w:name="_Toc465872820"/>
      <w:bookmarkStart w:id="848" w:name="_Toc465873040"/>
      <w:bookmarkStart w:id="849" w:name="_Toc465872821"/>
      <w:bookmarkStart w:id="850" w:name="_Toc465873041"/>
      <w:bookmarkStart w:id="851" w:name="_Toc465872822"/>
      <w:bookmarkStart w:id="852" w:name="_Toc465873042"/>
      <w:bookmarkStart w:id="853" w:name="_Toc465872823"/>
      <w:bookmarkStart w:id="854" w:name="_Toc465873043"/>
      <w:bookmarkStart w:id="855" w:name="_Toc465872824"/>
      <w:bookmarkStart w:id="856" w:name="_Toc465873044"/>
      <w:bookmarkStart w:id="857" w:name="_Toc465872825"/>
      <w:bookmarkStart w:id="858" w:name="_Toc465873045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</w:p>
    <w:p w:rsidR="00B62FAE" w:rsidRPr="00E37DC1" w:rsidRDefault="00536F4C" w:rsidP="00B454C8">
      <w:pPr>
        <w:pStyle w:val="Heading1"/>
        <w:numPr>
          <w:ilvl w:val="0"/>
          <w:numId w:val="10"/>
        </w:numPr>
        <w:ind w:left="0" w:firstLine="0"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859" w:name="_Toc465873046"/>
      <w:r w:rsidRPr="00E37DC1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follow- up queue</w:t>
      </w:r>
      <w:bookmarkEnd w:id="859"/>
    </w:p>
    <w:p w:rsidR="00B62FAE" w:rsidRPr="00E37DC1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60" w:name="_Toc465873047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</w:t>
      </w:r>
      <w:r w:rsidR="00D8436F"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(Queue Layout)</w:t>
      </w:r>
      <w:bookmarkEnd w:id="860"/>
    </w:p>
    <w:p w:rsidR="00370D30" w:rsidRPr="0019430F" w:rsidRDefault="00370D30" w:rsidP="00370D30"/>
    <w:p w:rsidR="00F81E0A" w:rsidRPr="0019430F" w:rsidRDefault="00F81E0A" w:rsidP="00F81E0A"/>
    <w:tbl>
      <w:tblPr>
        <w:tblStyle w:val="TableGrid"/>
        <w:tblW w:w="9322" w:type="dxa"/>
        <w:tblLayout w:type="fixed"/>
        <w:tblLook w:val="04A0" w:firstRow="1" w:lastRow="0" w:firstColumn="1" w:lastColumn="0" w:noHBand="0" w:noVBand="1"/>
      </w:tblPr>
      <w:tblGrid>
        <w:gridCol w:w="1809"/>
        <w:gridCol w:w="1843"/>
        <w:gridCol w:w="1418"/>
        <w:gridCol w:w="1417"/>
        <w:gridCol w:w="2835"/>
      </w:tblGrid>
      <w:tr w:rsidR="008905A2" w:rsidRPr="0019430F" w:rsidTr="00E37DC1">
        <w:tc>
          <w:tcPr>
            <w:tcW w:w="1809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E37DC1">
              <w:rPr>
                <w:rFonts w:eastAsiaTheme="majorEastAsia"/>
                <w:b/>
                <w:sz w:val="18"/>
                <w:szCs w:val="18"/>
              </w:rPr>
              <w:t>Field name</w:t>
            </w:r>
          </w:p>
        </w:tc>
        <w:tc>
          <w:tcPr>
            <w:tcW w:w="1843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E37DC1">
              <w:rPr>
                <w:rFonts w:eastAsiaTheme="majorEastAsia"/>
                <w:b/>
                <w:sz w:val="18"/>
                <w:szCs w:val="18"/>
              </w:rPr>
              <w:t>Section</w:t>
            </w:r>
          </w:p>
        </w:tc>
        <w:tc>
          <w:tcPr>
            <w:tcW w:w="1418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E37DC1">
              <w:rPr>
                <w:rFonts w:eastAsiaTheme="majorEastAsia"/>
                <w:b/>
                <w:sz w:val="18"/>
                <w:szCs w:val="18"/>
              </w:rPr>
              <w:t xml:space="preserve">Data Type </w:t>
            </w:r>
          </w:p>
        </w:tc>
        <w:tc>
          <w:tcPr>
            <w:tcW w:w="1417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E37DC1">
              <w:rPr>
                <w:rFonts w:eastAsiaTheme="majorEastAsia"/>
                <w:b/>
                <w:sz w:val="18"/>
                <w:szCs w:val="18"/>
              </w:rPr>
              <w:t>Attribute</w:t>
            </w:r>
          </w:p>
        </w:tc>
        <w:tc>
          <w:tcPr>
            <w:tcW w:w="2835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b/>
                <w:sz w:val="18"/>
                <w:szCs w:val="18"/>
              </w:rPr>
            </w:pPr>
            <w:r w:rsidRPr="00E37DC1">
              <w:rPr>
                <w:rFonts w:eastAsiaTheme="majorEastAsia"/>
                <w:b/>
                <w:sz w:val="18"/>
                <w:szCs w:val="18"/>
              </w:rPr>
              <w:t>Population logic</w:t>
            </w:r>
          </w:p>
        </w:tc>
      </w:tr>
      <w:tr w:rsidR="008905A2" w:rsidRPr="0019430F" w:rsidTr="00E37DC1">
        <w:tc>
          <w:tcPr>
            <w:tcW w:w="1809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S. No.</w:t>
            </w:r>
          </w:p>
        </w:tc>
        <w:tc>
          <w:tcPr>
            <w:tcW w:w="1843" w:type="dxa"/>
          </w:tcPr>
          <w:p w:rsidR="008905A2" w:rsidRPr="00E37DC1" w:rsidRDefault="00E53540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Follow</w:t>
            </w:r>
            <w:r w:rsidR="00215077">
              <w:rPr>
                <w:rFonts w:eastAsiaTheme="majorEastAsia"/>
                <w:sz w:val="18"/>
                <w:szCs w:val="18"/>
              </w:rPr>
              <w:t>-up</w:t>
            </w:r>
            <w:r w:rsidRPr="00E37DC1">
              <w:rPr>
                <w:rFonts w:eastAsiaTheme="majorEastAsia"/>
                <w:sz w:val="18"/>
                <w:szCs w:val="18"/>
              </w:rPr>
              <w:t xml:space="preserve"> Queue</w:t>
            </w:r>
          </w:p>
        </w:tc>
        <w:tc>
          <w:tcPr>
            <w:tcW w:w="1418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Numeric</w:t>
            </w:r>
          </w:p>
        </w:tc>
        <w:tc>
          <w:tcPr>
            <w:tcW w:w="1417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2835" w:type="dxa"/>
          </w:tcPr>
          <w:p w:rsidR="008905A2" w:rsidRPr="00E37DC1" w:rsidRDefault="008905A2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Follow up  Date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date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2835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Lead Name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Business Name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 xml:space="preserve">Address 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Alphanumeric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Area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City/Village/Town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Text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Sort/search</w:t>
            </w: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  <w:tr w:rsidR="00215077" w:rsidRPr="0019430F" w:rsidTr="00E37DC1">
        <w:tc>
          <w:tcPr>
            <w:tcW w:w="1809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Pin code</w:t>
            </w:r>
          </w:p>
        </w:tc>
        <w:tc>
          <w:tcPr>
            <w:tcW w:w="1843" w:type="dxa"/>
          </w:tcPr>
          <w:p w:rsidR="00215077" w:rsidRPr="00E37DC1" w:rsidRDefault="00215077" w:rsidP="009D4A57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C550D4">
              <w:rPr>
                <w:rFonts w:eastAsiaTheme="majorEastAsia"/>
                <w:sz w:val="18"/>
                <w:szCs w:val="18"/>
              </w:rPr>
              <w:t>Follow-up Queue</w:t>
            </w:r>
          </w:p>
        </w:tc>
        <w:tc>
          <w:tcPr>
            <w:tcW w:w="1418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  <w:r w:rsidRPr="00E37DC1">
              <w:rPr>
                <w:rFonts w:eastAsiaTheme="majorEastAsia"/>
                <w:sz w:val="18"/>
                <w:szCs w:val="18"/>
              </w:rPr>
              <w:t>Numeric</w:t>
            </w:r>
          </w:p>
        </w:tc>
        <w:tc>
          <w:tcPr>
            <w:tcW w:w="1417" w:type="dxa"/>
          </w:tcPr>
          <w:p w:rsidR="00215077" w:rsidRPr="00E37DC1" w:rsidRDefault="00215077" w:rsidP="00624CC3">
            <w:pPr>
              <w:spacing w:after="200" w:line="276" w:lineRule="auto"/>
              <w:rPr>
                <w:rFonts w:eastAsiaTheme="majorEastAsia"/>
                <w:sz w:val="18"/>
                <w:szCs w:val="18"/>
              </w:rPr>
            </w:pPr>
          </w:p>
        </w:tc>
        <w:tc>
          <w:tcPr>
            <w:tcW w:w="2835" w:type="dxa"/>
          </w:tcPr>
          <w:p w:rsidR="00215077" w:rsidRPr="00215077" w:rsidRDefault="00215077">
            <w:r w:rsidRPr="00E37DC1">
              <w:rPr>
                <w:rFonts w:eastAsiaTheme="majorEastAsia"/>
                <w:sz w:val="18"/>
                <w:szCs w:val="18"/>
              </w:rPr>
              <w:t>From data captured</w:t>
            </w:r>
          </w:p>
        </w:tc>
      </w:tr>
    </w:tbl>
    <w:p w:rsidR="00370D30" w:rsidRPr="0019430F" w:rsidRDefault="00370D30" w:rsidP="00370D30"/>
    <w:p w:rsidR="00B62FAE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61" w:name="_Toc465873048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Screenshots</w:t>
      </w:r>
      <w:bookmarkEnd w:id="861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DA08AC" w:rsidRPr="0019430F" w:rsidRDefault="00DA08AC" w:rsidP="00DA08AC">
      <w:r w:rsidRPr="0054238B">
        <w:rPr>
          <w:noProof/>
          <w:lang w:val="en-IN" w:eastAsia="en-IN"/>
        </w:rPr>
        <w:lastRenderedPageBreak/>
        <w:drawing>
          <wp:inline distT="0" distB="0" distL="0" distR="0" wp14:anchorId="309DC287" wp14:editId="2F3C951A">
            <wp:extent cx="5276193" cy="4784651"/>
            <wp:effectExtent l="19050" t="19050" r="2032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low Up Queue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3"/>
                    <a:stretch/>
                  </pic:blipFill>
                  <pic:spPr bwMode="auto">
                    <a:xfrm>
                      <a:off x="0" y="0"/>
                      <a:ext cx="5287325" cy="47947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FAE" w:rsidRPr="00E37DC1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62" w:name="_Toc465873049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Functional requirements</w:t>
      </w:r>
      <w:bookmarkEnd w:id="862"/>
    </w:p>
    <w:p w:rsidR="002E52C8" w:rsidRPr="00E37DC1" w:rsidRDefault="002E52C8" w:rsidP="002E52C8">
      <w:pPr>
        <w:ind w:left="1080"/>
        <w:rPr>
          <w:rFonts w:eastAsia="Calibri"/>
          <w:sz w:val="24"/>
          <w:szCs w:val="28"/>
          <w:lang w:val="en-IN"/>
        </w:rPr>
      </w:pPr>
      <w:r w:rsidRPr="00E37DC1">
        <w:rPr>
          <w:rFonts w:eastAsia="Calibri"/>
          <w:b/>
          <w:sz w:val="24"/>
          <w:szCs w:val="28"/>
          <w:lang w:val="en-IN"/>
        </w:rPr>
        <w:t>Loan Officer</w:t>
      </w:r>
      <w:r w:rsidRPr="00E37DC1">
        <w:rPr>
          <w:rFonts w:eastAsia="Calibri"/>
          <w:sz w:val="24"/>
          <w:szCs w:val="28"/>
          <w:lang w:val="en-IN"/>
        </w:rPr>
        <w:t xml:space="preserve"> logs in</w:t>
      </w:r>
    </w:p>
    <w:p w:rsidR="00215077" w:rsidRDefault="002E52C8" w:rsidP="00B62FAE">
      <w:pPr>
        <w:pStyle w:val="ListParagraph"/>
        <w:numPr>
          <w:ilvl w:val="1"/>
          <w:numId w:val="22"/>
        </w:numPr>
        <w:rPr>
          <w:rFonts w:ascii="Times New Roman" w:hAnsi="Times New Roman"/>
          <w:sz w:val="24"/>
          <w:szCs w:val="28"/>
        </w:rPr>
      </w:pPr>
      <w:r w:rsidRPr="00E37DC1">
        <w:rPr>
          <w:rFonts w:ascii="Times New Roman" w:hAnsi="Times New Roman"/>
          <w:sz w:val="24"/>
          <w:szCs w:val="28"/>
        </w:rPr>
        <w:t xml:space="preserve">The loan officer enters the </w:t>
      </w:r>
      <w:r w:rsidR="00FE6ED6" w:rsidRPr="00E37DC1">
        <w:rPr>
          <w:rFonts w:ascii="Times New Roman" w:hAnsi="Times New Roman"/>
          <w:sz w:val="24"/>
          <w:szCs w:val="28"/>
        </w:rPr>
        <w:t>Follow- up</w:t>
      </w:r>
      <w:r w:rsidR="00616F43" w:rsidRPr="00E37DC1">
        <w:rPr>
          <w:rFonts w:ascii="Times New Roman" w:hAnsi="Times New Roman"/>
          <w:sz w:val="24"/>
          <w:szCs w:val="28"/>
        </w:rPr>
        <w:t xml:space="preserve"> queue</w:t>
      </w:r>
      <w:r w:rsidRPr="00E37DC1">
        <w:rPr>
          <w:rFonts w:ascii="Times New Roman" w:hAnsi="Times New Roman"/>
          <w:sz w:val="24"/>
          <w:szCs w:val="28"/>
        </w:rPr>
        <w:t>.</w:t>
      </w:r>
      <w:r w:rsidR="00B16F5B" w:rsidRPr="00E37DC1">
        <w:rPr>
          <w:rFonts w:ascii="Times New Roman" w:hAnsi="Times New Roman"/>
          <w:sz w:val="24"/>
          <w:szCs w:val="28"/>
        </w:rPr>
        <w:t xml:space="preserve"> Upon entering the Follow- up queue, the loan officer can </w:t>
      </w:r>
      <w:r w:rsidR="00B16F5B" w:rsidRPr="00E37DC1">
        <w:rPr>
          <w:rFonts w:ascii="Times New Roman" w:hAnsi="Times New Roman"/>
          <w:b/>
          <w:sz w:val="24"/>
          <w:szCs w:val="28"/>
        </w:rPr>
        <w:t>search</w:t>
      </w:r>
      <w:r w:rsidR="00B16F5B" w:rsidRPr="00E37DC1">
        <w:rPr>
          <w:rFonts w:ascii="Times New Roman" w:hAnsi="Times New Roman"/>
          <w:sz w:val="24"/>
          <w:szCs w:val="28"/>
        </w:rPr>
        <w:t xml:space="preserve"> for the leads using the following parameters: Follow- up date, ap</w:t>
      </w:r>
      <w:r w:rsidR="00624CC3" w:rsidRPr="00E37DC1">
        <w:rPr>
          <w:rFonts w:ascii="Times New Roman" w:hAnsi="Times New Roman"/>
          <w:sz w:val="24"/>
          <w:szCs w:val="28"/>
        </w:rPr>
        <w:t xml:space="preserve">plicant name, business name, </w:t>
      </w:r>
      <w:r w:rsidR="00B16F5B" w:rsidRPr="00E37DC1">
        <w:rPr>
          <w:rFonts w:ascii="Times New Roman" w:hAnsi="Times New Roman"/>
          <w:sz w:val="24"/>
          <w:szCs w:val="28"/>
        </w:rPr>
        <w:t>area</w:t>
      </w:r>
      <w:r w:rsidR="00624CC3" w:rsidRPr="00E37DC1">
        <w:rPr>
          <w:rFonts w:ascii="Times New Roman" w:hAnsi="Times New Roman"/>
          <w:sz w:val="24"/>
          <w:szCs w:val="28"/>
        </w:rPr>
        <w:t xml:space="preserve"> and City/Village/Town</w:t>
      </w:r>
      <w:r w:rsidR="00B16F5B" w:rsidRPr="00E37DC1">
        <w:rPr>
          <w:rFonts w:ascii="Times New Roman" w:hAnsi="Times New Roman"/>
          <w:sz w:val="24"/>
          <w:szCs w:val="28"/>
        </w:rPr>
        <w:t xml:space="preserve">. </w:t>
      </w:r>
    </w:p>
    <w:p w:rsidR="00215077" w:rsidRDefault="00B16F5B" w:rsidP="00B62FAE">
      <w:pPr>
        <w:pStyle w:val="ListParagraph"/>
        <w:numPr>
          <w:ilvl w:val="1"/>
          <w:numId w:val="22"/>
        </w:numPr>
        <w:rPr>
          <w:rFonts w:ascii="Times New Roman" w:hAnsi="Times New Roman"/>
          <w:sz w:val="24"/>
          <w:szCs w:val="28"/>
        </w:rPr>
      </w:pPr>
      <w:r w:rsidRPr="00E37DC1">
        <w:rPr>
          <w:rFonts w:ascii="Times New Roman" w:hAnsi="Times New Roman"/>
          <w:sz w:val="24"/>
          <w:szCs w:val="28"/>
        </w:rPr>
        <w:t xml:space="preserve">The result </w:t>
      </w:r>
      <w:r w:rsidR="00215077">
        <w:rPr>
          <w:rFonts w:ascii="Times New Roman" w:hAnsi="Times New Roman"/>
          <w:sz w:val="24"/>
          <w:szCs w:val="28"/>
        </w:rPr>
        <w:t>will be displayed in a tabular format.</w:t>
      </w:r>
    </w:p>
    <w:p w:rsidR="00215077" w:rsidRDefault="002E52C8" w:rsidP="00B62FAE">
      <w:pPr>
        <w:pStyle w:val="ListParagraph"/>
        <w:numPr>
          <w:ilvl w:val="1"/>
          <w:numId w:val="22"/>
        </w:numPr>
        <w:rPr>
          <w:rFonts w:ascii="Times New Roman" w:hAnsi="Times New Roman"/>
          <w:sz w:val="24"/>
          <w:szCs w:val="28"/>
        </w:rPr>
      </w:pPr>
      <w:r w:rsidRPr="00E37DC1">
        <w:rPr>
          <w:rFonts w:ascii="Times New Roman" w:hAnsi="Times New Roman"/>
          <w:sz w:val="24"/>
          <w:szCs w:val="28"/>
        </w:rPr>
        <w:t xml:space="preserve"> </w:t>
      </w:r>
      <w:r w:rsidR="002A0F46" w:rsidRPr="00E37DC1">
        <w:rPr>
          <w:rFonts w:ascii="Times New Roman" w:hAnsi="Times New Roman"/>
          <w:sz w:val="24"/>
          <w:szCs w:val="28"/>
        </w:rPr>
        <w:t>The loan officer can sort these leads based on the following parameters:</w:t>
      </w:r>
      <w:r w:rsidR="00FE6ED6" w:rsidRPr="00E37DC1">
        <w:rPr>
          <w:rFonts w:ascii="Times New Roman" w:hAnsi="Times New Roman"/>
          <w:sz w:val="24"/>
          <w:szCs w:val="28"/>
        </w:rPr>
        <w:t xml:space="preserve"> Follow up date,</w:t>
      </w:r>
      <w:r w:rsidR="002A0F46" w:rsidRPr="00E37DC1">
        <w:rPr>
          <w:rFonts w:ascii="Times New Roman" w:hAnsi="Times New Roman"/>
          <w:sz w:val="24"/>
          <w:szCs w:val="28"/>
        </w:rPr>
        <w:t xml:space="preserve"> Applicant name, Business name, </w:t>
      </w:r>
      <w:r w:rsidR="00624CC3" w:rsidRPr="00E37DC1">
        <w:rPr>
          <w:rFonts w:ascii="Times New Roman" w:hAnsi="Times New Roman"/>
          <w:sz w:val="24"/>
          <w:szCs w:val="28"/>
        </w:rPr>
        <w:t>Area, City/Village/Town</w:t>
      </w:r>
      <w:r w:rsidR="002A0F46" w:rsidRPr="00E37DC1">
        <w:rPr>
          <w:rFonts w:ascii="Times New Roman" w:hAnsi="Times New Roman"/>
          <w:sz w:val="24"/>
          <w:szCs w:val="28"/>
        </w:rPr>
        <w:t>.</w:t>
      </w:r>
      <w:r w:rsidR="00B16F5B" w:rsidRPr="00E37DC1">
        <w:rPr>
          <w:rFonts w:ascii="Times New Roman" w:hAnsi="Times New Roman"/>
          <w:sz w:val="24"/>
          <w:szCs w:val="28"/>
        </w:rPr>
        <w:t xml:space="preserve"> </w:t>
      </w:r>
    </w:p>
    <w:p w:rsidR="002E52C8" w:rsidRPr="00E37DC1" w:rsidRDefault="00B16F5B" w:rsidP="00B62FAE">
      <w:pPr>
        <w:pStyle w:val="ListParagraph"/>
        <w:numPr>
          <w:ilvl w:val="1"/>
          <w:numId w:val="22"/>
        </w:numPr>
        <w:rPr>
          <w:rFonts w:ascii="Times New Roman" w:hAnsi="Times New Roman"/>
          <w:sz w:val="24"/>
          <w:szCs w:val="28"/>
        </w:rPr>
      </w:pPr>
      <w:r w:rsidRPr="00E37DC1">
        <w:rPr>
          <w:rFonts w:ascii="Times New Roman" w:hAnsi="Times New Roman"/>
          <w:sz w:val="24"/>
          <w:szCs w:val="28"/>
        </w:rPr>
        <w:t>The loan officer then selects a lead from the Leads in the Follow- up queue.</w:t>
      </w:r>
    </w:p>
    <w:p w:rsidR="00E4790D" w:rsidRPr="00E37DC1" w:rsidRDefault="00E4790D" w:rsidP="00B62FAE">
      <w:pPr>
        <w:pStyle w:val="ListParagraph"/>
        <w:numPr>
          <w:ilvl w:val="1"/>
          <w:numId w:val="22"/>
        </w:numPr>
        <w:rPr>
          <w:rFonts w:ascii="Times New Roman" w:hAnsi="Times New Roman"/>
          <w:sz w:val="24"/>
          <w:szCs w:val="28"/>
        </w:rPr>
      </w:pPr>
      <w:r w:rsidRPr="00E37DC1">
        <w:rPr>
          <w:rFonts w:ascii="Times New Roman" w:hAnsi="Times New Roman"/>
          <w:sz w:val="24"/>
          <w:szCs w:val="28"/>
        </w:rPr>
        <w:t>Loan officer to follow up wi</w:t>
      </w:r>
      <w:r w:rsidR="002A0F46" w:rsidRPr="00E37DC1">
        <w:rPr>
          <w:rFonts w:ascii="Times New Roman" w:hAnsi="Times New Roman"/>
          <w:sz w:val="24"/>
          <w:szCs w:val="28"/>
        </w:rPr>
        <w:t xml:space="preserve">th the customer, </w:t>
      </w:r>
      <w:r w:rsidRPr="00E37DC1">
        <w:rPr>
          <w:rFonts w:ascii="Times New Roman" w:hAnsi="Times New Roman"/>
          <w:sz w:val="24"/>
          <w:szCs w:val="28"/>
        </w:rPr>
        <w:t>update the fields and take a decision on the lead status (follow step 6).</w:t>
      </w:r>
      <w:r w:rsidR="008E5979" w:rsidRPr="00E37DC1">
        <w:rPr>
          <w:rFonts w:ascii="Times New Roman" w:hAnsi="Times New Roman"/>
          <w:sz w:val="24"/>
          <w:szCs w:val="28"/>
        </w:rPr>
        <w:t xml:space="preserve"> Accordingly the lead status will be </w:t>
      </w:r>
      <w:r w:rsidR="003014A3" w:rsidRPr="00E37DC1">
        <w:rPr>
          <w:rFonts w:ascii="Times New Roman" w:hAnsi="Times New Roman"/>
          <w:sz w:val="24"/>
          <w:szCs w:val="28"/>
        </w:rPr>
        <w:t>updated.</w:t>
      </w:r>
      <w:r w:rsidRPr="00E37DC1">
        <w:rPr>
          <w:rFonts w:ascii="Times New Roman" w:hAnsi="Times New Roman"/>
          <w:sz w:val="24"/>
          <w:szCs w:val="28"/>
        </w:rPr>
        <w:t xml:space="preserve"> </w:t>
      </w:r>
    </w:p>
    <w:p w:rsidR="00B62FAE" w:rsidRPr="00E37DC1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63" w:name="_Toc465872830"/>
      <w:bookmarkStart w:id="864" w:name="_Toc465873050"/>
      <w:bookmarkStart w:id="865" w:name="_Toc465873051"/>
      <w:bookmarkEnd w:id="863"/>
      <w:bookmarkEnd w:id="864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Uploads</w:t>
      </w:r>
      <w:bookmarkEnd w:id="865"/>
    </w:p>
    <w:p w:rsidR="00B62FAE" w:rsidRPr="00E37DC1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66" w:name="_Toc465873052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Downloads</w:t>
      </w:r>
      <w:bookmarkEnd w:id="866"/>
    </w:p>
    <w:p w:rsidR="00B62FAE" w:rsidRPr="00E37DC1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67" w:name="_Toc465873053"/>
      <w:r w:rsidRPr="00E37DC1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867"/>
    </w:p>
    <w:p w:rsidR="003014A3" w:rsidRPr="00E37DC1" w:rsidRDefault="00624CC3" w:rsidP="003014A3">
      <w:pPr>
        <w:ind w:left="360" w:firstLine="720"/>
        <w:rPr>
          <w:color w:val="000000"/>
          <w:szCs w:val="22"/>
          <w:lang w:val="en-GB" w:eastAsia="en-GB"/>
        </w:rPr>
      </w:pPr>
      <w:r w:rsidRPr="00E37DC1">
        <w:rPr>
          <w:rFonts w:eastAsia="Calibri"/>
          <w:sz w:val="24"/>
          <w:szCs w:val="28"/>
          <w:lang w:val="en-IN"/>
        </w:rPr>
        <w:t>Number of leads to follow- up, responded and</w:t>
      </w:r>
      <w:r w:rsidR="003014A3" w:rsidRPr="00E37DC1">
        <w:rPr>
          <w:rFonts w:eastAsia="Calibri"/>
          <w:sz w:val="24"/>
          <w:szCs w:val="28"/>
          <w:lang w:val="en-IN"/>
        </w:rPr>
        <w:t xml:space="preserve"> turned down</w:t>
      </w:r>
      <w:r w:rsidRPr="00E37DC1">
        <w:rPr>
          <w:rFonts w:eastAsia="Calibri"/>
          <w:sz w:val="24"/>
          <w:szCs w:val="28"/>
          <w:lang w:val="en-IN"/>
        </w:rPr>
        <w:t>.</w:t>
      </w:r>
    </w:p>
    <w:p w:rsidR="003014A3" w:rsidRPr="00E37DC1" w:rsidRDefault="003014A3" w:rsidP="003014A3">
      <w:pPr>
        <w:ind w:left="1080"/>
      </w:pPr>
    </w:p>
    <w:p w:rsidR="00E47229" w:rsidRPr="0019430F" w:rsidRDefault="00E47229" w:rsidP="00E47229"/>
    <w:p w:rsidR="007B11F5" w:rsidRPr="0019430F" w:rsidRDefault="007B11F5" w:rsidP="00E47229"/>
    <w:sectPr w:rsidR="007B11F5" w:rsidRPr="0019430F" w:rsidSect="003516BC">
      <w:pgSz w:w="11899" w:h="16838"/>
      <w:pgMar w:top="962" w:right="1126" w:bottom="851" w:left="993" w:header="156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2C88" w:rsidRDefault="00652C88">
      <w:r>
        <w:separator/>
      </w:r>
    </w:p>
  </w:endnote>
  <w:endnote w:type="continuationSeparator" w:id="0">
    <w:p w:rsidR="00652C88" w:rsidRDefault="00652C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5548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57ACA" w:rsidRDefault="00357AC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46E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357ACA" w:rsidRPr="004E49BF" w:rsidRDefault="00357ACA" w:rsidP="0037061C">
    <w:pPr>
      <w:pStyle w:val="Footer"/>
      <w:tabs>
        <w:tab w:val="clear" w:pos="4320"/>
        <w:tab w:val="clear" w:pos="8640"/>
        <w:tab w:val="left" w:pos="3383"/>
      </w:tabs>
      <w:rPr>
        <w:rFonts w:ascii="Britannic Bold" w:hAnsi="Britannic Bold"/>
        <w:color w:val="4F515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2C88" w:rsidRDefault="00652C88">
      <w:r>
        <w:separator/>
      </w:r>
    </w:p>
  </w:footnote>
  <w:footnote w:type="continuationSeparator" w:id="0">
    <w:p w:rsidR="00652C88" w:rsidRDefault="00652C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ACA" w:rsidRDefault="00357ACA" w:rsidP="0037061C">
    <w:pPr>
      <w:pStyle w:val="Header"/>
      <w:ind w:hanging="567"/>
    </w:pPr>
    <w:r>
      <w:rPr>
        <w:noProof/>
        <w:lang w:val="en-IN" w:eastAsia="en-IN"/>
      </w:rPr>
      <w:drawing>
        <wp:anchor distT="0" distB="0" distL="114300" distR="114300" simplePos="0" relativeHeight="251661312" behindDoc="1" locked="0" layoutInCell="1" allowOverlap="1" wp14:anchorId="37F8F6EC" wp14:editId="65259CC4">
          <wp:simplePos x="0" y="0"/>
          <wp:positionH relativeFrom="column">
            <wp:posOffset>-342900</wp:posOffset>
          </wp:positionH>
          <wp:positionV relativeFrom="paragraph">
            <wp:posOffset>-716280</wp:posOffset>
          </wp:positionV>
          <wp:extent cx="1612900" cy="736600"/>
          <wp:effectExtent l="0" t="0" r="0" b="0"/>
          <wp:wrapNone/>
          <wp:docPr id="3" name="Picture 3" descr="Rural fina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Rural fina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736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EFBEDA8" wp14:editId="51D939CB">
              <wp:simplePos x="0" y="0"/>
              <wp:positionH relativeFrom="column">
                <wp:posOffset>1343660</wp:posOffset>
              </wp:positionH>
              <wp:positionV relativeFrom="paragraph">
                <wp:posOffset>-14605</wp:posOffset>
              </wp:positionV>
              <wp:extent cx="5400040" cy="17780"/>
              <wp:effectExtent l="0" t="0" r="0" b="127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0040" cy="17780"/>
                      </a:xfrm>
                      <a:prstGeom prst="rect">
                        <a:avLst/>
                      </a:prstGeom>
                      <a:solidFill>
                        <a:srgbClr val="4F515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105.8pt;margin-top:-1.15pt;width:425.2pt;height: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" fillcolor="#4f5150" stroked="f" strokecolor="#4a7ebb" strokeweight="1.5pt">
              <v:shadow opacity="22938f" offset="0"/>
              <v:textbox inset=",7.2pt,,7.2p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51A6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742F9B"/>
    <w:multiLevelType w:val="hybridMultilevel"/>
    <w:tmpl w:val="FCC262F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EA18E0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09C16EB9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F1271C"/>
    <w:multiLevelType w:val="multilevel"/>
    <w:tmpl w:val="1A2C5F6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0D8E2A23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11A17F32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7C7B02"/>
    <w:multiLevelType w:val="hybridMultilevel"/>
    <w:tmpl w:val="8E52757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DF78B2"/>
    <w:multiLevelType w:val="hybridMultilevel"/>
    <w:tmpl w:val="924AB7A8"/>
    <w:lvl w:ilvl="0" w:tplc="7EA856D4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4E0739"/>
    <w:multiLevelType w:val="hybridMultilevel"/>
    <w:tmpl w:val="84F6374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38E34CD"/>
    <w:multiLevelType w:val="hybridMultilevel"/>
    <w:tmpl w:val="D8663B0C"/>
    <w:lvl w:ilvl="0" w:tplc="EFA6663E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64E8B828">
      <w:start w:val="5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833CF628">
      <w:start w:val="1"/>
      <w:numFmt w:val="lowerLetter"/>
      <w:lvlText w:val="%5)"/>
      <w:lvlJc w:val="left"/>
      <w:pPr>
        <w:ind w:left="4330" w:hanging="360"/>
      </w:pPr>
      <w:rPr>
        <w:rFonts w:hint="default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D265B6"/>
    <w:multiLevelType w:val="hybridMultilevel"/>
    <w:tmpl w:val="6C48813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226611"/>
    <w:multiLevelType w:val="multilevel"/>
    <w:tmpl w:val="C19402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31746236"/>
    <w:multiLevelType w:val="hybridMultilevel"/>
    <w:tmpl w:val="ECE23594"/>
    <w:lvl w:ilvl="0" w:tplc="EA14C7A0">
      <w:start w:val="1"/>
      <w:numFmt w:val="lowerLetter"/>
      <w:lvlText w:val="%1)"/>
      <w:lvlJc w:val="left"/>
      <w:pPr>
        <w:ind w:left="720" w:hanging="360"/>
      </w:pPr>
      <w:rPr>
        <w:rFonts w:asciiTheme="minorHAnsi" w:eastAsia="Calibri" w:hAnsiTheme="minorHAnsi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D960A1"/>
    <w:multiLevelType w:val="hybridMultilevel"/>
    <w:tmpl w:val="8A4020E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33652EA"/>
    <w:multiLevelType w:val="hybridMultilevel"/>
    <w:tmpl w:val="239ECA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4247CE2"/>
    <w:multiLevelType w:val="hybridMultilevel"/>
    <w:tmpl w:val="11E266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E7AA1AC8">
      <w:start w:val="1"/>
      <w:numFmt w:val="upperLetter"/>
      <w:lvlText w:val="%4)"/>
      <w:lvlJc w:val="left"/>
      <w:pPr>
        <w:ind w:left="2880" w:hanging="360"/>
      </w:pPr>
      <w:rPr>
        <w:rFonts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E147D9"/>
    <w:multiLevelType w:val="hybridMultilevel"/>
    <w:tmpl w:val="2EC0DFA0"/>
    <w:lvl w:ilvl="0" w:tplc="8610A2AC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>
    <w:nsid w:val="3A504304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>
    <w:nsid w:val="3D3714D5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F5A1379"/>
    <w:multiLevelType w:val="hybridMultilevel"/>
    <w:tmpl w:val="596E3964"/>
    <w:lvl w:ilvl="0" w:tplc="1708FD0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3FEF72E4"/>
    <w:multiLevelType w:val="hybridMultilevel"/>
    <w:tmpl w:val="E4645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E74727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>
    <w:nsid w:val="494A62CA"/>
    <w:multiLevelType w:val="hybridMultilevel"/>
    <w:tmpl w:val="DA826DC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7939A6"/>
    <w:multiLevelType w:val="hybridMultilevel"/>
    <w:tmpl w:val="140E9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DC5D21"/>
    <w:multiLevelType w:val="hybridMultilevel"/>
    <w:tmpl w:val="71C28AC4"/>
    <w:lvl w:ilvl="0" w:tplc="B60ED4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08B2D7D"/>
    <w:multiLevelType w:val="hybridMultilevel"/>
    <w:tmpl w:val="EE0E3A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35951DC"/>
    <w:multiLevelType w:val="hybridMultilevel"/>
    <w:tmpl w:val="52F84CBA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732C01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>
    <w:nsid w:val="5B952EC7"/>
    <w:multiLevelType w:val="hybridMultilevel"/>
    <w:tmpl w:val="DF402994"/>
    <w:lvl w:ilvl="0" w:tplc="88083AD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E4D7847"/>
    <w:multiLevelType w:val="hybridMultilevel"/>
    <w:tmpl w:val="54B8772E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F632288"/>
    <w:multiLevelType w:val="hybridMultilevel"/>
    <w:tmpl w:val="8F949A7A"/>
    <w:lvl w:ilvl="0" w:tplc="69BA7074">
      <w:start w:val="5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0240A79"/>
    <w:multiLevelType w:val="hybridMultilevel"/>
    <w:tmpl w:val="03E6CE5C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26050EE"/>
    <w:multiLevelType w:val="multilevel"/>
    <w:tmpl w:val="182EEC5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>
    <w:nsid w:val="63CB2E16"/>
    <w:multiLevelType w:val="hybridMultilevel"/>
    <w:tmpl w:val="8E1E8BB2"/>
    <w:lvl w:ilvl="0" w:tplc="88083AD2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8914C2D"/>
    <w:multiLevelType w:val="hybridMultilevel"/>
    <w:tmpl w:val="5E2660F6"/>
    <w:lvl w:ilvl="0" w:tplc="08090019">
      <w:start w:val="1"/>
      <w:numFmt w:val="lowerLetter"/>
      <w:lvlText w:val="%1."/>
      <w:lvlJc w:val="left"/>
      <w:pPr>
        <w:ind w:left="1364" w:hanging="360"/>
      </w:pPr>
    </w:lvl>
    <w:lvl w:ilvl="1" w:tplc="08090019" w:tentative="1">
      <w:start w:val="1"/>
      <w:numFmt w:val="lowerLetter"/>
      <w:lvlText w:val="%2."/>
      <w:lvlJc w:val="left"/>
      <w:pPr>
        <w:ind w:left="2084" w:hanging="360"/>
      </w:pPr>
    </w:lvl>
    <w:lvl w:ilvl="2" w:tplc="0809001B" w:tentative="1">
      <w:start w:val="1"/>
      <w:numFmt w:val="lowerRoman"/>
      <w:lvlText w:val="%3."/>
      <w:lvlJc w:val="right"/>
      <w:pPr>
        <w:ind w:left="2804" w:hanging="180"/>
      </w:pPr>
    </w:lvl>
    <w:lvl w:ilvl="3" w:tplc="0809000F" w:tentative="1">
      <w:start w:val="1"/>
      <w:numFmt w:val="decimal"/>
      <w:lvlText w:val="%4."/>
      <w:lvlJc w:val="left"/>
      <w:pPr>
        <w:ind w:left="3524" w:hanging="360"/>
      </w:pPr>
    </w:lvl>
    <w:lvl w:ilvl="4" w:tplc="08090019" w:tentative="1">
      <w:start w:val="1"/>
      <w:numFmt w:val="lowerLetter"/>
      <w:lvlText w:val="%5."/>
      <w:lvlJc w:val="left"/>
      <w:pPr>
        <w:ind w:left="4244" w:hanging="360"/>
      </w:pPr>
    </w:lvl>
    <w:lvl w:ilvl="5" w:tplc="0809001B" w:tentative="1">
      <w:start w:val="1"/>
      <w:numFmt w:val="lowerRoman"/>
      <w:lvlText w:val="%6."/>
      <w:lvlJc w:val="right"/>
      <w:pPr>
        <w:ind w:left="4964" w:hanging="180"/>
      </w:pPr>
    </w:lvl>
    <w:lvl w:ilvl="6" w:tplc="0809000F" w:tentative="1">
      <w:start w:val="1"/>
      <w:numFmt w:val="decimal"/>
      <w:lvlText w:val="%7."/>
      <w:lvlJc w:val="left"/>
      <w:pPr>
        <w:ind w:left="5684" w:hanging="360"/>
      </w:pPr>
    </w:lvl>
    <w:lvl w:ilvl="7" w:tplc="08090019" w:tentative="1">
      <w:start w:val="1"/>
      <w:numFmt w:val="lowerLetter"/>
      <w:lvlText w:val="%8."/>
      <w:lvlJc w:val="left"/>
      <w:pPr>
        <w:ind w:left="6404" w:hanging="360"/>
      </w:pPr>
    </w:lvl>
    <w:lvl w:ilvl="8" w:tplc="08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6">
    <w:nsid w:val="6A7E401F"/>
    <w:multiLevelType w:val="hybridMultilevel"/>
    <w:tmpl w:val="10D40384"/>
    <w:lvl w:ilvl="0" w:tplc="47C834DA">
      <w:start w:val="500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A884031"/>
    <w:multiLevelType w:val="hybridMultilevel"/>
    <w:tmpl w:val="8196E42A"/>
    <w:lvl w:ilvl="0" w:tplc="08090013">
      <w:start w:val="1"/>
      <w:numFmt w:val="upp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E810AC1"/>
    <w:multiLevelType w:val="multilevel"/>
    <w:tmpl w:val="6C9285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>
    <w:nsid w:val="7BAE0750"/>
    <w:multiLevelType w:val="hybridMultilevel"/>
    <w:tmpl w:val="6CB6EA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6"/>
  </w:num>
  <w:num w:numId="3">
    <w:abstractNumId w:val="24"/>
  </w:num>
  <w:num w:numId="4">
    <w:abstractNumId w:val="0"/>
  </w:num>
  <w:num w:numId="5">
    <w:abstractNumId w:val="3"/>
  </w:num>
  <w:num w:numId="6">
    <w:abstractNumId w:val="26"/>
  </w:num>
  <w:num w:numId="7">
    <w:abstractNumId w:val="16"/>
  </w:num>
  <w:num w:numId="8">
    <w:abstractNumId w:val="9"/>
  </w:num>
  <w:num w:numId="9">
    <w:abstractNumId w:val="7"/>
  </w:num>
  <w:num w:numId="10">
    <w:abstractNumId w:val="12"/>
  </w:num>
  <w:num w:numId="11">
    <w:abstractNumId w:val="15"/>
  </w:num>
  <w:num w:numId="12">
    <w:abstractNumId w:val="21"/>
  </w:num>
  <w:num w:numId="13">
    <w:abstractNumId w:val="29"/>
  </w:num>
  <w:num w:numId="14">
    <w:abstractNumId w:val="34"/>
  </w:num>
  <w:num w:numId="15">
    <w:abstractNumId w:val="10"/>
  </w:num>
  <w:num w:numId="16">
    <w:abstractNumId w:val="8"/>
  </w:num>
  <w:num w:numId="17">
    <w:abstractNumId w:val="31"/>
  </w:num>
  <w:num w:numId="18">
    <w:abstractNumId w:val="36"/>
  </w:num>
  <w:num w:numId="19">
    <w:abstractNumId w:val="28"/>
  </w:num>
  <w:num w:numId="20">
    <w:abstractNumId w:val="1"/>
  </w:num>
  <w:num w:numId="21">
    <w:abstractNumId w:val="20"/>
  </w:num>
  <w:num w:numId="22">
    <w:abstractNumId w:val="13"/>
  </w:num>
  <w:num w:numId="23">
    <w:abstractNumId w:val="38"/>
  </w:num>
  <w:num w:numId="24">
    <w:abstractNumId w:val="4"/>
  </w:num>
  <w:num w:numId="25">
    <w:abstractNumId w:val="18"/>
  </w:num>
  <w:num w:numId="26">
    <w:abstractNumId w:val="5"/>
  </w:num>
  <w:num w:numId="27">
    <w:abstractNumId w:val="2"/>
  </w:num>
  <w:num w:numId="28">
    <w:abstractNumId w:val="33"/>
  </w:num>
  <w:num w:numId="29">
    <w:abstractNumId w:val="14"/>
  </w:num>
  <w:num w:numId="30">
    <w:abstractNumId w:val="22"/>
  </w:num>
  <w:num w:numId="31">
    <w:abstractNumId w:val="32"/>
  </w:num>
  <w:num w:numId="32">
    <w:abstractNumId w:val="11"/>
  </w:num>
  <w:num w:numId="33">
    <w:abstractNumId w:val="23"/>
  </w:num>
  <w:num w:numId="34">
    <w:abstractNumId w:val="35"/>
  </w:num>
  <w:num w:numId="35">
    <w:abstractNumId w:val="17"/>
  </w:num>
  <w:num w:numId="36">
    <w:abstractNumId w:val="39"/>
  </w:num>
  <w:num w:numId="37">
    <w:abstractNumId w:val="27"/>
  </w:num>
  <w:num w:numId="38">
    <w:abstractNumId w:val="25"/>
  </w:num>
  <w:num w:numId="39">
    <w:abstractNumId w:val="37"/>
  </w:num>
  <w:num w:numId="4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154"/>
    <w:rsid w:val="00002013"/>
    <w:rsid w:val="00016AE9"/>
    <w:rsid w:val="00032E64"/>
    <w:rsid w:val="00050BE8"/>
    <w:rsid w:val="0008018C"/>
    <w:rsid w:val="000A2065"/>
    <w:rsid w:val="000B2BA5"/>
    <w:rsid w:val="000B5C2D"/>
    <w:rsid w:val="000E0130"/>
    <w:rsid w:val="000E55C9"/>
    <w:rsid w:val="000F410E"/>
    <w:rsid w:val="000F78E5"/>
    <w:rsid w:val="00106550"/>
    <w:rsid w:val="00110A7E"/>
    <w:rsid w:val="00112852"/>
    <w:rsid w:val="00115A34"/>
    <w:rsid w:val="00116762"/>
    <w:rsid w:val="001369A1"/>
    <w:rsid w:val="0019430F"/>
    <w:rsid w:val="001C3668"/>
    <w:rsid w:val="001F213F"/>
    <w:rsid w:val="00202AD1"/>
    <w:rsid w:val="00215077"/>
    <w:rsid w:val="00222F8F"/>
    <w:rsid w:val="00236920"/>
    <w:rsid w:val="00245CF0"/>
    <w:rsid w:val="002523C6"/>
    <w:rsid w:val="00253E6F"/>
    <w:rsid w:val="0027001E"/>
    <w:rsid w:val="00270CCC"/>
    <w:rsid w:val="002712E0"/>
    <w:rsid w:val="002A0F46"/>
    <w:rsid w:val="002A1A41"/>
    <w:rsid w:val="002B14F1"/>
    <w:rsid w:val="002B2E57"/>
    <w:rsid w:val="002C2ABC"/>
    <w:rsid w:val="002C5CC8"/>
    <w:rsid w:val="002E52C8"/>
    <w:rsid w:val="003014A3"/>
    <w:rsid w:val="00305BB0"/>
    <w:rsid w:val="00306D88"/>
    <w:rsid w:val="00324BD7"/>
    <w:rsid w:val="003257A4"/>
    <w:rsid w:val="003405E7"/>
    <w:rsid w:val="00347304"/>
    <w:rsid w:val="003516BC"/>
    <w:rsid w:val="00353206"/>
    <w:rsid w:val="00355DC2"/>
    <w:rsid w:val="00357ACA"/>
    <w:rsid w:val="0037061C"/>
    <w:rsid w:val="00370D30"/>
    <w:rsid w:val="003A71DA"/>
    <w:rsid w:val="003D7909"/>
    <w:rsid w:val="003E356A"/>
    <w:rsid w:val="004009AD"/>
    <w:rsid w:val="004140E4"/>
    <w:rsid w:val="00434C10"/>
    <w:rsid w:val="00437212"/>
    <w:rsid w:val="004525DF"/>
    <w:rsid w:val="0049186D"/>
    <w:rsid w:val="00493EB9"/>
    <w:rsid w:val="004C2B0F"/>
    <w:rsid w:val="004D42D3"/>
    <w:rsid w:val="00506974"/>
    <w:rsid w:val="005163FC"/>
    <w:rsid w:val="00525496"/>
    <w:rsid w:val="00536E3C"/>
    <w:rsid w:val="00536F4C"/>
    <w:rsid w:val="0054238B"/>
    <w:rsid w:val="0054313B"/>
    <w:rsid w:val="00546B9B"/>
    <w:rsid w:val="00564EE0"/>
    <w:rsid w:val="00565078"/>
    <w:rsid w:val="00571EAD"/>
    <w:rsid w:val="0057440C"/>
    <w:rsid w:val="00577FE9"/>
    <w:rsid w:val="00592A67"/>
    <w:rsid w:val="00595233"/>
    <w:rsid w:val="005B1F89"/>
    <w:rsid w:val="005E2107"/>
    <w:rsid w:val="005E5832"/>
    <w:rsid w:val="005E72A8"/>
    <w:rsid w:val="00602154"/>
    <w:rsid w:val="00616F43"/>
    <w:rsid w:val="00624CC3"/>
    <w:rsid w:val="00652C88"/>
    <w:rsid w:val="00656DB2"/>
    <w:rsid w:val="006608A4"/>
    <w:rsid w:val="00662D95"/>
    <w:rsid w:val="006A1DFE"/>
    <w:rsid w:val="006B5E37"/>
    <w:rsid w:val="007034C6"/>
    <w:rsid w:val="007267E2"/>
    <w:rsid w:val="00767FE6"/>
    <w:rsid w:val="00787DDD"/>
    <w:rsid w:val="007901FA"/>
    <w:rsid w:val="007A11B8"/>
    <w:rsid w:val="007A1E25"/>
    <w:rsid w:val="007B11F5"/>
    <w:rsid w:val="007B37C0"/>
    <w:rsid w:val="007C747E"/>
    <w:rsid w:val="007D0349"/>
    <w:rsid w:val="007D14D8"/>
    <w:rsid w:val="00833573"/>
    <w:rsid w:val="008339DB"/>
    <w:rsid w:val="00865678"/>
    <w:rsid w:val="00866D3C"/>
    <w:rsid w:val="008905A2"/>
    <w:rsid w:val="00893AB0"/>
    <w:rsid w:val="008B48B5"/>
    <w:rsid w:val="008C3AB0"/>
    <w:rsid w:val="008C64DA"/>
    <w:rsid w:val="008D30F2"/>
    <w:rsid w:val="008E5979"/>
    <w:rsid w:val="00907F5A"/>
    <w:rsid w:val="009118D9"/>
    <w:rsid w:val="00937337"/>
    <w:rsid w:val="00944897"/>
    <w:rsid w:val="0094545B"/>
    <w:rsid w:val="009848E6"/>
    <w:rsid w:val="00996B58"/>
    <w:rsid w:val="009B1B42"/>
    <w:rsid w:val="009B645D"/>
    <w:rsid w:val="009B674C"/>
    <w:rsid w:val="009C5B96"/>
    <w:rsid w:val="009D4A57"/>
    <w:rsid w:val="009D7722"/>
    <w:rsid w:val="00A1018D"/>
    <w:rsid w:val="00A12F1F"/>
    <w:rsid w:val="00A17689"/>
    <w:rsid w:val="00A3734B"/>
    <w:rsid w:val="00A41486"/>
    <w:rsid w:val="00A445AD"/>
    <w:rsid w:val="00A61445"/>
    <w:rsid w:val="00A67AF8"/>
    <w:rsid w:val="00A8559D"/>
    <w:rsid w:val="00AA57BC"/>
    <w:rsid w:val="00AB043B"/>
    <w:rsid w:val="00AB18AB"/>
    <w:rsid w:val="00AC2257"/>
    <w:rsid w:val="00AD6BBF"/>
    <w:rsid w:val="00AD7154"/>
    <w:rsid w:val="00B10C76"/>
    <w:rsid w:val="00B16F5B"/>
    <w:rsid w:val="00B3651E"/>
    <w:rsid w:val="00B4041C"/>
    <w:rsid w:val="00B42412"/>
    <w:rsid w:val="00B454C8"/>
    <w:rsid w:val="00B47894"/>
    <w:rsid w:val="00B514D8"/>
    <w:rsid w:val="00B62F8C"/>
    <w:rsid w:val="00B62FAE"/>
    <w:rsid w:val="00B84713"/>
    <w:rsid w:val="00B94B6C"/>
    <w:rsid w:val="00B95D85"/>
    <w:rsid w:val="00BC4BF0"/>
    <w:rsid w:val="00BD5B0B"/>
    <w:rsid w:val="00BE5C1B"/>
    <w:rsid w:val="00BE6437"/>
    <w:rsid w:val="00C21411"/>
    <w:rsid w:val="00C2578A"/>
    <w:rsid w:val="00C471A1"/>
    <w:rsid w:val="00C70D06"/>
    <w:rsid w:val="00C77CD9"/>
    <w:rsid w:val="00C96BD5"/>
    <w:rsid w:val="00CA46E2"/>
    <w:rsid w:val="00CC2A91"/>
    <w:rsid w:val="00CD1E75"/>
    <w:rsid w:val="00CD4C69"/>
    <w:rsid w:val="00CD7F47"/>
    <w:rsid w:val="00CE1C4B"/>
    <w:rsid w:val="00D0458C"/>
    <w:rsid w:val="00D05D6C"/>
    <w:rsid w:val="00D217A6"/>
    <w:rsid w:val="00D3630F"/>
    <w:rsid w:val="00D5318A"/>
    <w:rsid w:val="00D534DE"/>
    <w:rsid w:val="00D624C5"/>
    <w:rsid w:val="00D64A8D"/>
    <w:rsid w:val="00D77F4A"/>
    <w:rsid w:val="00D82647"/>
    <w:rsid w:val="00D8436F"/>
    <w:rsid w:val="00D86AD9"/>
    <w:rsid w:val="00D951CD"/>
    <w:rsid w:val="00D973A5"/>
    <w:rsid w:val="00DA08AC"/>
    <w:rsid w:val="00DA51C5"/>
    <w:rsid w:val="00DB0F0B"/>
    <w:rsid w:val="00DC2EC9"/>
    <w:rsid w:val="00DD14D7"/>
    <w:rsid w:val="00DE4C12"/>
    <w:rsid w:val="00DF776C"/>
    <w:rsid w:val="00E14E76"/>
    <w:rsid w:val="00E150DA"/>
    <w:rsid w:val="00E37DC1"/>
    <w:rsid w:val="00E47229"/>
    <w:rsid w:val="00E4790D"/>
    <w:rsid w:val="00E53540"/>
    <w:rsid w:val="00E87460"/>
    <w:rsid w:val="00EA011B"/>
    <w:rsid w:val="00EC336F"/>
    <w:rsid w:val="00EC4485"/>
    <w:rsid w:val="00EC4539"/>
    <w:rsid w:val="00F42BF5"/>
    <w:rsid w:val="00F75845"/>
    <w:rsid w:val="00F81E0A"/>
    <w:rsid w:val="00F973C5"/>
    <w:rsid w:val="00FA2759"/>
    <w:rsid w:val="00FC4DB7"/>
    <w:rsid w:val="00FC7906"/>
    <w:rsid w:val="00FD0D52"/>
    <w:rsid w:val="00FE6ED6"/>
    <w:rsid w:val="00FF4714"/>
    <w:rsid w:val="00FF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microsoft.com/office/2007/relationships/stylesWithEffects" Target="stylesWithEffects.xml"/><Relationship Id="rId15" Type="http://schemas.openxmlformats.org/officeDocument/2006/relationships/package" Target="embeddings/Microsoft_Excel_Worksheet1.xlsx"/><Relationship Id="rId23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2016-12-09T00:00:00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DBB9EC-FE4C-419D-AA4C-C9CC82500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2543</Words>
  <Characters>14499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Lead Generation</vt:lpstr>
    </vt:vector>
  </TitlesOfParts>
  <Company>IFMR RURAL FINANCE</Company>
  <LinksUpToDate>false</LinksUpToDate>
  <CharactersWithSpaces>17008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Lead Generation</dc:title>
  <dc:creator>IFMR Rural Finance</dc:creator>
  <cp:lastModifiedBy>Namita Sivasankaran</cp:lastModifiedBy>
  <cp:revision>2</cp:revision>
  <dcterms:created xsi:type="dcterms:W3CDTF">2016-11-08T13:34:00Z</dcterms:created>
  <dcterms:modified xsi:type="dcterms:W3CDTF">2016-11-08T13:34:00Z</dcterms:modified>
</cp:coreProperties>
</file>