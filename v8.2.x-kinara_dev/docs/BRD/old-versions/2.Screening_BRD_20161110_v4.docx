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8"/>
          <w:szCs w:val="28"/>
          <w:lang w:eastAsia="en-US"/>
        </w:rPr>
        <w:id w:val="1160422172"/>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10261"/>
          </w:tblGrid>
          <w:tr w:rsidR="00C66B59" w:rsidRPr="001E2911" w:rsidTr="00B03612">
            <w:trPr>
              <w:trHeight w:val="2880"/>
              <w:jc w:val="center"/>
            </w:trPr>
            <w:sdt>
              <w:sdtPr>
                <w:rPr>
                  <w:rFonts w:ascii="Times New Roman" w:eastAsiaTheme="majorEastAsia" w:hAnsi="Times New Roman" w:cs="Times New Roman"/>
                  <w:caps/>
                  <w:sz w:val="28"/>
                  <w:szCs w:val="28"/>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C66B59" w:rsidRPr="001E2911" w:rsidRDefault="00B03612" w:rsidP="00B03612">
                    <w:pPr>
                      <w:pStyle w:val="NoSpacing"/>
                      <w:jc w:val="center"/>
                      <w:rPr>
                        <w:rFonts w:ascii="Times New Roman" w:eastAsiaTheme="majorEastAsia" w:hAnsi="Times New Roman" w:cs="Times New Roman"/>
                        <w:caps/>
                        <w:sz w:val="28"/>
                        <w:szCs w:val="28"/>
                      </w:rPr>
                    </w:pPr>
                    <w:r>
                      <w:rPr>
                        <w:rFonts w:ascii="Times New Roman" w:eastAsiaTheme="majorEastAsia" w:hAnsi="Times New Roman" w:cs="Times New Roman"/>
                        <w:caps/>
                        <w:sz w:val="28"/>
                        <w:szCs w:val="28"/>
                        <w:lang w:eastAsia="en-US"/>
                      </w:rPr>
                      <w:t>IFMR RURAL FINANCE</w:t>
                    </w:r>
                  </w:p>
                </w:tc>
              </w:sdtContent>
            </w:sdt>
          </w:tr>
          <w:tr w:rsidR="00C66B59" w:rsidRPr="001E2911" w:rsidTr="00B03612">
            <w:trPr>
              <w:trHeight w:val="1440"/>
              <w:jc w:val="center"/>
            </w:trPr>
            <w:sdt>
              <w:sdtPr>
                <w:rPr>
                  <w:rFonts w:ascii="Times New Roman" w:eastAsiaTheme="majorEastAsia" w:hAnsi="Times New Roman" w:cs="Times New Roman"/>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66B59" w:rsidRPr="001E2911" w:rsidRDefault="00B03612" w:rsidP="00B03612">
                    <w:pPr>
                      <w:pStyle w:val="NoSpacing"/>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SCREENING </w:t>
                    </w:r>
                  </w:p>
                </w:tc>
              </w:sdtContent>
            </w:sdt>
          </w:tr>
          <w:tr w:rsidR="00C66B59" w:rsidRPr="001E2911" w:rsidTr="00B03612">
            <w:trPr>
              <w:trHeight w:val="360"/>
              <w:jc w:val="center"/>
            </w:trPr>
            <w:tc>
              <w:tcPr>
                <w:tcW w:w="5000" w:type="pct"/>
                <w:vAlign w:val="center"/>
              </w:tcPr>
              <w:p w:rsidR="00C66B59" w:rsidRPr="001E2911" w:rsidRDefault="00C66B59" w:rsidP="00B03612">
                <w:pPr>
                  <w:pStyle w:val="NoSpacing"/>
                  <w:jc w:val="center"/>
                  <w:rPr>
                    <w:rFonts w:ascii="Times New Roman" w:hAnsi="Times New Roman" w:cs="Times New Roman"/>
                    <w:sz w:val="28"/>
                    <w:szCs w:val="28"/>
                  </w:rPr>
                </w:pPr>
              </w:p>
            </w:tc>
          </w:tr>
          <w:tr w:rsidR="00C66B59" w:rsidRPr="001E2911" w:rsidTr="00B03612">
            <w:trPr>
              <w:trHeight w:val="360"/>
              <w:jc w:val="center"/>
            </w:trPr>
            <w:tc>
              <w:tcPr>
                <w:tcW w:w="5000" w:type="pct"/>
                <w:vAlign w:val="center"/>
              </w:tcPr>
              <w:p w:rsidR="00C66B59" w:rsidRDefault="00B03612" w:rsidP="00B03612">
                <w:pPr>
                  <w:pStyle w:val="NoSpacing"/>
                  <w:jc w:val="center"/>
                  <w:rPr>
                    <w:rFonts w:ascii="Times New Roman" w:hAnsi="Times New Roman" w:cs="Times New Roman"/>
                    <w:b/>
                    <w:bCs/>
                    <w:sz w:val="28"/>
                    <w:szCs w:val="28"/>
                  </w:rPr>
                </w:pPr>
                <w:r>
                  <w:rPr>
                    <w:rFonts w:ascii="Times New Roman" w:hAnsi="Times New Roman" w:cs="Times New Roman"/>
                    <w:b/>
                    <w:bCs/>
                    <w:sz w:val="28"/>
                    <w:szCs w:val="28"/>
                  </w:rPr>
                  <w:t>IFMR Rural Finance</w:t>
                </w:r>
              </w:p>
              <w:p w:rsidR="00B03612" w:rsidRPr="001E2911" w:rsidRDefault="00B03612" w:rsidP="00B03612">
                <w:pPr>
                  <w:pStyle w:val="NoSpacing"/>
                  <w:jc w:val="center"/>
                  <w:rPr>
                    <w:rFonts w:ascii="Times New Roman" w:hAnsi="Times New Roman" w:cs="Times New Roman"/>
                    <w:b/>
                    <w:bCs/>
                    <w:sz w:val="28"/>
                    <w:szCs w:val="28"/>
                  </w:rPr>
                </w:pPr>
                <w:r>
                  <w:rPr>
                    <w:rFonts w:ascii="Times New Roman" w:hAnsi="Times New Roman" w:cs="Times New Roman"/>
                    <w:b/>
                    <w:bCs/>
                    <w:sz w:val="28"/>
                    <w:szCs w:val="28"/>
                  </w:rPr>
                  <w:t>10/11/2016</w:t>
                </w:r>
              </w:p>
            </w:tc>
          </w:tr>
          <w:tr w:rsidR="00C66B59" w:rsidRPr="001E2911" w:rsidTr="00B03612">
            <w:trPr>
              <w:trHeight w:val="360"/>
              <w:jc w:val="center"/>
            </w:trPr>
            <w:sdt>
              <w:sdtPr>
                <w:rPr>
                  <w:rFonts w:ascii="Times New Roman" w:hAnsi="Times New Roman" w:cs="Times New Roman"/>
                  <w:b/>
                  <w:bCs/>
                  <w:sz w:val="28"/>
                  <w:szCs w:val="28"/>
                </w:rPr>
                <w:alias w:val="Date"/>
                <w:id w:val="516659546"/>
                <w:showingPlcHdr/>
                <w:dataBinding w:prefixMappings="xmlns:ns0='http://schemas.microsoft.com/office/2006/coverPageProps'" w:xpath="/ns0:CoverPageProperties[1]/ns0:PublishDate[1]" w:storeItemID="{55AF091B-3C7A-41E3-B477-F2FDAA23CFDA}"/>
                <w:date w:fullDate="2016-10-25T00:00:00Z">
                  <w:dateFormat w:val="M/d/yyyy"/>
                  <w:lid w:val="en-US"/>
                  <w:storeMappedDataAs w:val="dateTime"/>
                  <w:calendar w:val="gregorian"/>
                </w:date>
              </w:sdtPr>
              <w:sdtContent>
                <w:tc>
                  <w:tcPr>
                    <w:tcW w:w="5000" w:type="pct"/>
                    <w:vAlign w:val="center"/>
                  </w:tcPr>
                  <w:p w:rsidR="00C66B59" w:rsidRPr="001E2911" w:rsidRDefault="00C66B59" w:rsidP="00B03612">
                    <w:pPr>
                      <w:pStyle w:val="NoSpacing"/>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tc>
              </w:sdtContent>
            </w:sdt>
          </w:tr>
        </w:tbl>
        <w:p w:rsidR="00C66B59" w:rsidRPr="001E2911" w:rsidRDefault="00C66B59" w:rsidP="00C66B59">
          <w:pPr>
            <w:rPr>
              <w:sz w:val="28"/>
              <w:szCs w:val="28"/>
            </w:rPr>
          </w:pPr>
        </w:p>
        <w:p w:rsidR="00C66B59" w:rsidRPr="001E2911" w:rsidRDefault="00C66B59" w:rsidP="00C66B59">
          <w:pPr>
            <w:rPr>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10261"/>
          </w:tblGrid>
          <w:tr w:rsidR="00C66B59" w:rsidRPr="001E2911" w:rsidTr="00B03612">
            <w:tc>
              <w:tcPr>
                <w:tcW w:w="5000" w:type="pct"/>
              </w:tcPr>
              <w:p w:rsidR="00C66B59" w:rsidRPr="001E2911" w:rsidRDefault="00C66B59" w:rsidP="00B03612">
                <w:pPr>
                  <w:pStyle w:val="NoSpacing"/>
                  <w:rPr>
                    <w:rFonts w:ascii="Times New Roman" w:hAnsi="Times New Roman" w:cs="Times New Roman"/>
                    <w:sz w:val="28"/>
                    <w:szCs w:val="28"/>
                  </w:rPr>
                </w:pPr>
              </w:p>
            </w:tc>
          </w:tr>
        </w:tbl>
        <w:p w:rsidR="00C66B59" w:rsidRPr="001E2911" w:rsidRDefault="00C66B59" w:rsidP="00C66B59">
          <w:pPr>
            <w:rPr>
              <w:sz w:val="28"/>
              <w:szCs w:val="28"/>
            </w:rPr>
          </w:pPr>
        </w:p>
        <w:p w:rsidR="00C66B59" w:rsidRPr="001E2911" w:rsidRDefault="00C66B59" w:rsidP="00C66B59">
          <w:pPr>
            <w:rPr>
              <w:sz w:val="28"/>
              <w:szCs w:val="28"/>
            </w:rPr>
          </w:pPr>
          <w:r w:rsidRPr="001E2911">
            <w:rPr>
              <w:sz w:val="28"/>
              <w:szCs w:val="28"/>
            </w:rPr>
            <w:br w:type="page"/>
          </w:r>
        </w:p>
      </w:sdtContent>
    </w:sdt>
    <w:sdt>
      <w:sdtPr>
        <w:rPr>
          <w:rFonts w:ascii="Times New Roman" w:eastAsia="Times New Roman" w:hAnsi="Times New Roman" w:cs="Times New Roman"/>
          <w:b w:val="0"/>
          <w:bCs w:val="0"/>
          <w:color w:val="auto"/>
          <w:sz w:val="20"/>
          <w:szCs w:val="20"/>
          <w:lang w:eastAsia="en-US"/>
        </w:rPr>
        <w:id w:val="-535882473"/>
        <w:docPartObj>
          <w:docPartGallery w:val="Table of Contents"/>
          <w:docPartUnique/>
        </w:docPartObj>
      </w:sdtPr>
      <w:sdtEndPr>
        <w:rPr>
          <w:noProof/>
        </w:rPr>
      </w:sdtEndPr>
      <w:sdtContent>
        <w:p w:rsidR="00C66B59" w:rsidRPr="001E2911" w:rsidRDefault="00C66B59" w:rsidP="00C66B59">
          <w:pPr>
            <w:pStyle w:val="TOCHeading"/>
            <w:rPr>
              <w:rFonts w:ascii="Times New Roman" w:hAnsi="Times New Roman" w:cs="Times New Roman"/>
            </w:rPr>
          </w:pPr>
          <w:r w:rsidRPr="001E2911">
            <w:rPr>
              <w:rFonts w:ascii="Times New Roman" w:hAnsi="Times New Roman" w:cs="Times New Roman"/>
              <w:b w:val="0"/>
              <w:color w:val="auto"/>
              <w:sz w:val="32"/>
            </w:rPr>
            <w:t>Contents</w:t>
          </w:r>
        </w:p>
        <w:p w:rsidR="000D4DE1" w:rsidRDefault="00C66B59">
          <w:pPr>
            <w:pStyle w:val="TOC1"/>
            <w:rPr>
              <w:rFonts w:asciiTheme="minorHAnsi" w:eastAsiaTheme="minorEastAsia" w:hAnsiTheme="minorHAnsi" w:cstheme="minorBidi"/>
              <w:noProof/>
              <w:sz w:val="22"/>
              <w:szCs w:val="22"/>
              <w:lang w:val="en-IN" w:eastAsia="en-IN"/>
            </w:rPr>
          </w:pPr>
          <w:r w:rsidRPr="001E2911">
            <w:fldChar w:fldCharType="begin"/>
          </w:r>
          <w:r w:rsidRPr="001E2911">
            <w:instrText xml:space="preserve"> TOC \o "1-3" \h \z \u </w:instrText>
          </w:r>
          <w:r w:rsidRPr="001E2911">
            <w:fldChar w:fldCharType="separate"/>
          </w:r>
          <w:hyperlink w:anchor="_Toc466554984" w:history="1">
            <w:r w:rsidR="000D4DE1" w:rsidRPr="001F3A18">
              <w:rPr>
                <w:rStyle w:val="Hyperlink"/>
                <w:smallCaps/>
                <w:noProof/>
                <w:spacing w:val="5"/>
              </w:rPr>
              <w:t>1.</w:t>
            </w:r>
            <w:r w:rsidR="000D4DE1">
              <w:rPr>
                <w:rFonts w:asciiTheme="minorHAnsi" w:eastAsiaTheme="minorEastAsia" w:hAnsiTheme="minorHAnsi" w:cstheme="minorBidi"/>
                <w:noProof/>
                <w:sz w:val="22"/>
                <w:szCs w:val="22"/>
                <w:lang w:val="en-IN" w:eastAsia="en-IN"/>
              </w:rPr>
              <w:tab/>
            </w:r>
            <w:r w:rsidR="000D4DE1" w:rsidRPr="001F3A18">
              <w:rPr>
                <w:rStyle w:val="Hyperlink"/>
                <w:smallCaps/>
                <w:noProof/>
                <w:spacing w:val="5"/>
              </w:rPr>
              <w:t>Process</w:t>
            </w:r>
            <w:r w:rsidR="000D4DE1">
              <w:rPr>
                <w:noProof/>
                <w:webHidden/>
              </w:rPr>
              <w:tab/>
            </w:r>
            <w:r w:rsidR="000D4DE1">
              <w:rPr>
                <w:noProof/>
                <w:webHidden/>
              </w:rPr>
              <w:fldChar w:fldCharType="begin"/>
            </w:r>
            <w:r w:rsidR="000D4DE1">
              <w:rPr>
                <w:noProof/>
                <w:webHidden/>
              </w:rPr>
              <w:instrText xml:space="preserve"> PAGEREF _Toc466554984 \h </w:instrText>
            </w:r>
            <w:r w:rsidR="000D4DE1">
              <w:rPr>
                <w:noProof/>
                <w:webHidden/>
              </w:rPr>
            </w:r>
            <w:r w:rsidR="000D4DE1">
              <w:rPr>
                <w:noProof/>
                <w:webHidden/>
              </w:rPr>
              <w:fldChar w:fldCharType="separate"/>
            </w:r>
            <w:r w:rsidR="000D4DE1">
              <w:rPr>
                <w:noProof/>
                <w:webHidden/>
              </w:rPr>
              <w:t>3</w:t>
            </w:r>
            <w:r w:rsidR="000D4DE1">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85" w:history="1">
            <w:r w:rsidRPr="001F3A18">
              <w:rPr>
                <w:rStyle w:val="Hyperlink"/>
                <w:smallCaps/>
                <w:noProof/>
                <w:spacing w:val="5"/>
              </w:rPr>
              <w:t>1.1</w:t>
            </w:r>
            <w:r>
              <w:rPr>
                <w:rFonts w:asciiTheme="minorHAnsi" w:eastAsiaTheme="minorEastAsia" w:hAnsiTheme="minorHAnsi" w:cstheme="minorBidi"/>
                <w:noProof/>
                <w:sz w:val="22"/>
                <w:szCs w:val="22"/>
                <w:lang w:val="en-IN" w:eastAsia="en-IN"/>
              </w:rPr>
              <w:tab/>
            </w:r>
            <w:r w:rsidRPr="001F3A18">
              <w:rPr>
                <w:rStyle w:val="Hyperlink"/>
                <w:smallCaps/>
                <w:noProof/>
                <w:spacing w:val="5"/>
              </w:rPr>
              <w:t>Process flowchart</w:t>
            </w:r>
            <w:r>
              <w:rPr>
                <w:noProof/>
                <w:webHidden/>
              </w:rPr>
              <w:tab/>
            </w:r>
            <w:r>
              <w:rPr>
                <w:noProof/>
                <w:webHidden/>
              </w:rPr>
              <w:fldChar w:fldCharType="begin"/>
            </w:r>
            <w:r>
              <w:rPr>
                <w:noProof/>
                <w:webHidden/>
              </w:rPr>
              <w:instrText xml:space="preserve"> PAGEREF _Toc466554985 \h </w:instrText>
            </w:r>
            <w:r>
              <w:rPr>
                <w:noProof/>
                <w:webHidden/>
              </w:rPr>
            </w:r>
            <w:r>
              <w:rPr>
                <w:noProof/>
                <w:webHidden/>
              </w:rPr>
              <w:fldChar w:fldCharType="separate"/>
            </w:r>
            <w:r>
              <w:rPr>
                <w:noProof/>
                <w:webHidden/>
              </w:rPr>
              <w:t>3</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86" w:history="1">
            <w:r w:rsidRPr="001F3A18">
              <w:rPr>
                <w:rStyle w:val="Hyperlink"/>
                <w:smallCaps/>
                <w:noProof/>
                <w:spacing w:val="5"/>
              </w:rPr>
              <w:t>1.2</w:t>
            </w:r>
            <w:r>
              <w:rPr>
                <w:rFonts w:asciiTheme="minorHAnsi" w:eastAsiaTheme="minorEastAsia" w:hAnsiTheme="minorHAnsi" w:cstheme="minorBidi"/>
                <w:noProof/>
                <w:sz w:val="22"/>
                <w:szCs w:val="22"/>
                <w:lang w:val="en-IN" w:eastAsia="en-IN"/>
              </w:rPr>
              <w:tab/>
            </w:r>
            <w:r w:rsidRPr="001F3A18">
              <w:rPr>
                <w:rStyle w:val="Hyperlink"/>
                <w:smallCaps/>
                <w:noProof/>
                <w:spacing w:val="5"/>
              </w:rPr>
              <w:t>Process Steps</w:t>
            </w:r>
            <w:r>
              <w:rPr>
                <w:noProof/>
                <w:webHidden/>
              </w:rPr>
              <w:tab/>
            </w:r>
            <w:r>
              <w:rPr>
                <w:noProof/>
                <w:webHidden/>
              </w:rPr>
              <w:fldChar w:fldCharType="begin"/>
            </w:r>
            <w:r>
              <w:rPr>
                <w:noProof/>
                <w:webHidden/>
              </w:rPr>
              <w:instrText xml:space="preserve"> PAGEREF _Toc466554986 \h </w:instrText>
            </w:r>
            <w:r>
              <w:rPr>
                <w:noProof/>
                <w:webHidden/>
              </w:rPr>
            </w:r>
            <w:r>
              <w:rPr>
                <w:noProof/>
                <w:webHidden/>
              </w:rPr>
              <w:fldChar w:fldCharType="separate"/>
            </w:r>
            <w:r>
              <w:rPr>
                <w:noProof/>
                <w:webHidden/>
              </w:rPr>
              <w:t>4</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87" w:history="1">
            <w:r w:rsidRPr="001F3A18">
              <w:rPr>
                <w:rStyle w:val="Hyperlink"/>
                <w:smallCaps/>
                <w:noProof/>
                <w:spacing w:val="5"/>
              </w:rPr>
              <w:t>2.</w:t>
            </w:r>
            <w:r>
              <w:rPr>
                <w:rFonts w:asciiTheme="minorHAnsi" w:eastAsiaTheme="minorEastAsia" w:hAnsiTheme="minorHAnsi" w:cstheme="minorBidi"/>
                <w:noProof/>
                <w:sz w:val="22"/>
                <w:szCs w:val="22"/>
                <w:lang w:val="en-IN" w:eastAsia="en-IN"/>
              </w:rPr>
              <w:tab/>
            </w:r>
            <w:r w:rsidRPr="001F3A18">
              <w:rPr>
                <w:rStyle w:val="Hyperlink"/>
                <w:smallCaps/>
                <w:noProof/>
                <w:spacing w:val="5"/>
              </w:rPr>
              <w:t>Stage definition</w:t>
            </w:r>
            <w:r>
              <w:rPr>
                <w:noProof/>
                <w:webHidden/>
              </w:rPr>
              <w:tab/>
            </w:r>
            <w:r>
              <w:rPr>
                <w:noProof/>
                <w:webHidden/>
              </w:rPr>
              <w:fldChar w:fldCharType="begin"/>
            </w:r>
            <w:r>
              <w:rPr>
                <w:noProof/>
                <w:webHidden/>
              </w:rPr>
              <w:instrText xml:space="preserve"> PAGEREF _Toc466554987 \h </w:instrText>
            </w:r>
            <w:r>
              <w:rPr>
                <w:noProof/>
                <w:webHidden/>
              </w:rPr>
            </w:r>
            <w:r>
              <w:rPr>
                <w:noProof/>
                <w:webHidden/>
              </w:rPr>
              <w:fldChar w:fldCharType="separate"/>
            </w:r>
            <w:r>
              <w:rPr>
                <w:noProof/>
                <w:webHidden/>
              </w:rPr>
              <w:t>4</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88" w:history="1">
            <w:r w:rsidRPr="001F3A18">
              <w:rPr>
                <w:rStyle w:val="Hyperlink"/>
                <w:smallCaps/>
                <w:noProof/>
                <w:spacing w:val="5"/>
              </w:rPr>
              <w:t>3.</w:t>
            </w:r>
            <w:r>
              <w:rPr>
                <w:rFonts w:asciiTheme="minorHAnsi" w:eastAsiaTheme="minorEastAsia" w:hAnsiTheme="minorHAnsi" w:cstheme="minorBidi"/>
                <w:noProof/>
                <w:sz w:val="22"/>
                <w:szCs w:val="22"/>
                <w:lang w:val="en-IN" w:eastAsia="en-IN"/>
              </w:rPr>
              <w:tab/>
            </w:r>
            <w:r w:rsidRPr="001F3A18">
              <w:rPr>
                <w:rStyle w:val="Hyperlink"/>
                <w:smallCaps/>
                <w:noProof/>
                <w:spacing w:val="5"/>
              </w:rPr>
              <w:t>Stage-role access</w:t>
            </w:r>
            <w:r>
              <w:rPr>
                <w:noProof/>
                <w:webHidden/>
              </w:rPr>
              <w:tab/>
            </w:r>
            <w:r>
              <w:rPr>
                <w:noProof/>
                <w:webHidden/>
              </w:rPr>
              <w:fldChar w:fldCharType="begin"/>
            </w:r>
            <w:r>
              <w:rPr>
                <w:noProof/>
                <w:webHidden/>
              </w:rPr>
              <w:instrText xml:space="preserve"> PAGEREF _Toc466554988 \h </w:instrText>
            </w:r>
            <w:r>
              <w:rPr>
                <w:noProof/>
                <w:webHidden/>
              </w:rPr>
            </w:r>
            <w:r>
              <w:rPr>
                <w:noProof/>
                <w:webHidden/>
              </w:rPr>
              <w:fldChar w:fldCharType="separate"/>
            </w:r>
            <w:r>
              <w:rPr>
                <w:noProof/>
                <w:webHidden/>
              </w:rPr>
              <w:t>4</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89" w:history="1">
            <w:r w:rsidRPr="001F3A18">
              <w:rPr>
                <w:rStyle w:val="Hyperlink"/>
                <w:smallCaps/>
                <w:noProof/>
                <w:spacing w:val="5"/>
              </w:rPr>
              <w:t>4.</w:t>
            </w:r>
            <w:r>
              <w:rPr>
                <w:rFonts w:asciiTheme="minorHAnsi" w:eastAsiaTheme="minorEastAsia" w:hAnsiTheme="minorHAnsi" w:cstheme="minorBidi"/>
                <w:noProof/>
                <w:sz w:val="22"/>
                <w:szCs w:val="22"/>
                <w:lang w:val="en-IN" w:eastAsia="en-IN"/>
              </w:rPr>
              <w:tab/>
            </w:r>
            <w:r w:rsidRPr="001F3A18">
              <w:rPr>
                <w:rStyle w:val="Hyperlink"/>
                <w:smallCaps/>
                <w:noProof/>
                <w:spacing w:val="5"/>
              </w:rPr>
              <w:t>Screening Queue</w:t>
            </w:r>
            <w:r>
              <w:rPr>
                <w:noProof/>
                <w:webHidden/>
              </w:rPr>
              <w:tab/>
            </w:r>
            <w:r>
              <w:rPr>
                <w:noProof/>
                <w:webHidden/>
              </w:rPr>
              <w:fldChar w:fldCharType="begin"/>
            </w:r>
            <w:r>
              <w:rPr>
                <w:noProof/>
                <w:webHidden/>
              </w:rPr>
              <w:instrText xml:space="preserve"> PAGEREF _Toc466554989 \h </w:instrText>
            </w:r>
            <w:r>
              <w:rPr>
                <w:noProof/>
                <w:webHidden/>
              </w:rPr>
            </w:r>
            <w:r>
              <w:rPr>
                <w:noProof/>
                <w:webHidden/>
              </w:rPr>
              <w:fldChar w:fldCharType="separate"/>
            </w:r>
            <w:r>
              <w:rPr>
                <w:noProof/>
                <w:webHidden/>
              </w:rPr>
              <w:t>5</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0" w:history="1">
            <w:r w:rsidRPr="001F3A18">
              <w:rPr>
                <w:rStyle w:val="Hyperlink"/>
                <w:smallCaps/>
                <w:noProof/>
              </w:rPr>
              <w:t>4.1</w:t>
            </w:r>
            <w:r>
              <w:rPr>
                <w:rFonts w:asciiTheme="minorHAnsi" w:eastAsiaTheme="minorEastAsia" w:hAnsiTheme="minorHAnsi" w:cstheme="minorBidi"/>
                <w:noProof/>
                <w:sz w:val="22"/>
                <w:szCs w:val="22"/>
                <w:lang w:val="en-IN" w:eastAsia="en-IN"/>
              </w:rPr>
              <w:tab/>
            </w:r>
            <w:r w:rsidRPr="001F3A18">
              <w:rPr>
                <w:rStyle w:val="Hyperlink"/>
                <w:smallCaps/>
                <w:noProof/>
              </w:rPr>
              <w:t>UI specification</w:t>
            </w:r>
            <w:r>
              <w:rPr>
                <w:noProof/>
                <w:webHidden/>
              </w:rPr>
              <w:tab/>
            </w:r>
            <w:r>
              <w:rPr>
                <w:noProof/>
                <w:webHidden/>
              </w:rPr>
              <w:fldChar w:fldCharType="begin"/>
            </w:r>
            <w:r>
              <w:rPr>
                <w:noProof/>
                <w:webHidden/>
              </w:rPr>
              <w:instrText xml:space="preserve"> PAGEREF _Toc466554990 \h </w:instrText>
            </w:r>
            <w:r>
              <w:rPr>
                <w:noProof/>
                <w:webHidden/>
              </w:rPr>
            </w:r>
            <w:r>
              <w:rPr>
                <w:noProof/>
                <w:webHidden/>
              </w:rPr>
              <w:fldChar w:fldCharType="separate"/>
            </w:r>
            <w:r>
              <w:rPr>
                <w:noProof/>
                <w:webHidden/>
              </w:rPr>
              <w:t>5</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1" w:history="1">
            <w:r w:rsidRPr="001F3A18">
              <w:rPr>
                <w:rStyle w:val="Hyperlink"/>
                <w:smallCaps/>
                <w:noProof/>
              </w:rPr>
              <w:t>4.2</w:t>
            </w:r>
            <w:r>
              <w:rPr>
                <w:rFonts w:asciiTheme="minorHAnsi" w:eastAsiaTheme="minorEastAsia" w:hAnsiTheme="minorHAnsi" w:cstheme="minorBidi"/>
                <w:noProof/>
                <w:sz w:val="22"/>
                <w:szCs w:val="22"/>
                <w:lang w:val="en-IN" w:eastAsia="en-IN"/>
              </w:rPr>
              <w:tab/>
            </w:r>
            <w:r w:rsidRPr="001F3A18">
              <w:rPr>
                <w:rStyle w:val="Hyperlink"/>
                <w:smallCaps/>
                <w:noProof/>
              </w:rPr>
              <w:t>Screenshot</w:t>
            </w:r>
            <w:r>
              <w:rPr>
                <w:noProof/>
                <w:webHidden/>
              </w:rPr>
              <w:tab/>
            </w:r>
            <w:r>
              <w:rPr>
                <w:noProof/>
                <w:webHidden/>
              </w:rPr>
              <w:fldChar w:fldCharType="begin"/>
            </w:r>
            <w:r>
              <w:rPr>
                <w:noProof/>
                <w:webHidden/>
              </w:rPr>
              <w:instrText xml:space="preserve"> PAGEREF _Toc466554991 \h </w:instrText>
            </w:r>
            <w:r>
              <w:rPr>
                <w:noProof/>
                <w:webHidden/>
              </w:rPr>
            </w:r>
            <w:r>
              <w:rPr>
                <w:noProof/>
                <w:webHidden/>
              </w:rPr>
              <w:fldChar w:fldCharType="separate"/>
            </w:r>
            <w:r>
              <w:rPr>
                <w:noProof/>
                <w:webHidden/>
              </w:rPr>
              <w:t>5</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92" w:history="1">
            <w:r w:rsidRPr="001F3A18">
              <w:rPr>
                <w:rStyle w:val="Hyperlink"/>
                <w:smallCaps/>
                <w:noProof/>
                <w:spacing w:val="5"/>
              </w:rPr>
              <w:t>5.</w:t>
            </w:r>
            <w:r>
              <w:rPr>
                <w:rFonts w:asciiTheme="minorHAnsi" w:eastAsiaTheme="minorEastAsia" w:hAnsiTheme="minorHAnsi" w:cstheme="minorBidi"/>
                <w:noProof/>
                <w:sz w:val="22"/>
                <w:szCs w:val="22"/>
                <w:lang w:val="en-IN" w:eastAsia="en-IN"/>
              </w:rPr>
              <w:tab/>
            </w:r>
            <w:r w:rsidRPr="001F3A18">
              <w:rPr>
                <w:rStyle w:val="Hyperlink"/>
                <w:smallCaps/>
                <w:noProof/>
                <w:spacing w:val="5"/>
              </w:rPr>
              <w:t>Functional requirements</w:t>
            </w:r>
            <w:r>
              <w:rPr>
                <w:noProof/>
                <w:webHidden/>
              </w:rPr>
              <w:tab/>
            </w:r>
            <w:r>
              <w:rPr>
                <w:noProof/>
                <w:webHidden/>
              </w:rPr>
              <w:fldChar w:fldCharType="begin"/>
            </w:r>
            <w:r>
              <w:rPr>
                <w:noProof/>
                <w:webHidden/>
              </w:rPr>
              <w:instrText xml:space="preserve"> PAGEREF _Toc466554992 \h </w:instrText>
            </w:r>
            <w:r>
              <w:rPr>
                <w:noProof/>
                <w:webHidden/>
              </w:rPr>
            </w:r>
            <w:r>
              <w:rPr>
                <w:noProof/>
                <w:webHidden/>
              </w:rPr>
              <w:fldChar w:fldCharType="separate"/>
            </w:r>
            <w:r>
              <w:rPr>
                <w:noProof/>
                <w:webHidden/>
              </w:rPr>
              <w:t>6</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3" w:history="1">
            <w:r w:rsidRPr="001F3A18">
              <w:rPr>
                <w:rStyle w:val="Hyperlink"/>
                <w:smallCaps/>
                <w:noProof/>
              </w:rPr>
              <w:t>5.1</w:t>
            </w:r>
            <w:r>
              <w:rPr>
                <w:rFonts w:asciiTheme="minorHAnsi" w:eastAsiaTheme="minorEastAsia" w:hAnsiTheme="minorHAnsi" w:cstheme="minorBidi"/>
                <w:noProof/>
                <w:sz w:val="22"/>
                <w:szCs w:val="22"/>
                <w:lang w:val="en-IN" w:eastAsia="en-IN"/>
              </w:rPr>
              <w:tab/>
            </w:r>
            <w:r w:rsidRPr="001F3A18">
              <w:rPr>
                <w:rStyle w:val="Hyperlink"/>
                <w:smallCaps/>
                <w:noProof/>
              </w:rPr>
              <w:t>Upload</w:t>
            </w:r>
            <w:r>
              <w:rPr>
                <w:noProof/>
                <w:webHidden/>
              </w:rPr>
              <w:tab/>
            </w:r>
            <w:r>
              <w:rPr>
                <w:noProof/>
                <w:webHidden/>
              </w:rPr>
              <w:fldChar w:fldCharType="begin"/>
            </w:r>
            <w:r>
              <w:rPr>
                <w:noProof/>
                <w:webHidden/>
              </w:rPr>
              <w:instrText xml:space="preserve"> PAGEREF _Toc466554993 \h </w:instrText>
            </w:r>
            <w:r>
              <w:rPr>
                <w:noProof/>
                <w:webHidden/>
              </w:rPr>
            </w:r>
            <w:r>
              <w:rPr>
                <w:noProof/>
                <w:webHidden/>
              </w:rPr>
              <w:fldChar w:fldCharType="separate"/>
            </w:r>
            <w:r>
              <w:rPr>
                <w:noProof/>
                <w:webHidden/>
              </w:rPr>
              <w:t>6</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4" w:history="1">
            <w:r w:rsidRPr="001F3A18">
              <w:rPr>
                <w:rStyle w:val="Hyperlink"/>
                <w:smallCaps/>
                <w:noProof/>
              </w:rPr>
              <w:t>5.2</w:t>
            </w:r>
            <w:r>
              <w:rPr>
                <w:rFonts w:asciiTheme="minorHAnsi" w:eastAsiaTheme="minorEastAsia" w:hAnsiTheme="minorHAnsi" w:cstheme="minorBidi"/>
                <w:noProof/>
                <w:sz w:val="22"/>
                <w:szCs w:val="22"/>
                <w:lang w:val="en-IN" w:eastAsia="en-IN"/>
              </w:rPr>
              <w:tab/>
            </w:r>
            <w:r w:rsidRPr="001F3A18">
              <w:rPr>
                <w:rStyle w:val="Hyperlink"/>
                <w:smallCaps/>
                <w:noProof/>
              </w:rPr>
              <w:t>Download</w:t>
            </w:r>
            <w:r>
              <w:rPr>
                <w:noProof/>
                <w:webHidden/>
              </w:rPr>
              <w:tab/>
            </w:r>
            <w:r>
              <w:rPr>
                <w:noProof/>
                <w:webHidden/>
              </w:rPr>
              <w:fldChar w:fldCharType="begin"/>
            </w:r>
            <w:r>
              <w:rPr>
                <w:noProof/>
                <w:webHidden/>
              </w:rPr>
              <w:instrText xml:space="preserve"> PAGEREF _Toc466554994 \h </w:instrText>
            </w:r>
            <w:r>
              <w:rPr>
                <w:noProof/>
                <w:webHidden/>
              </w:rPr>
            </w:r>
            <w:r>
              <w:rPr>
                <w:noProof/>
                <w:webHidden/>
              </w:rPr>
              <w:fldChar w:fldCharType="separate"/>
            </w:r>
            <w:r>
              <w:rPr>
                <w:noProof/>
                <w:webHidden/>
              </w:rPr>
              <w:t>6</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5" w:history="1">
            <w:r w:rsidRPr="001F3A18">
              <w:rPr>
                <w:rStyle w:val="Hyperlink"/>
                <w:smallCaps/>
                <w:noProof/>
              </w:rPr>
              <w:t>5.3</w:t>
            </w:r>
            <w:r>
              <w:rPr>
                <w:rFonts w:asciiTheme="minorHAnsi" w:eastAsiaTheme="minorEastAsia" w:hAnsiTheme="minorHAnsi" w:cstheme="minorBidi"/>
                <w:noProof/>
                <w:sz w:val="22"/>
                <w:szCs w:val="22"/>
                <w:lang w:val="en-IN" w:eastAsia="en-IN"/>
              </w:rPr>
              <w:tab/>
            </w:r>
            <w:r w:rsidRPr="001F3A18">
              <w:rPr>
                <w:rStyle w:val="Hyperlink"/>
                <w:smallCaps/>
                <w:noProof/>
              </w:rPr>
              <w:t>Reports</w:t>
            </w:r>
            <w:r>
              <w:rPr>
                <w:noProof/>
                <w:webHidden/>
              </w:rPr>
              <w:tab/>
            </w:r>
            <w:r>
              <w:rPr>
                <w:noProof/>
                <w:webHidden/>
              </w:rPr>
              <w:fldChar w:fldCharType="begin"/>
            </w:r>
            <w:r>
              <w:rPr>
                <w:noProof/>
                <w:webHidden/>
              </w:rPr>
              <w:instrText xml:space="preserve"> PAGEREF _Toc466554995 \h </w:instrText>
            </w:r>
            <w:r>
              <w:rPr>
                <w:noProof/>
                <w:webHidden/>
              </w:rPr>
            </w:r>
            <w:r>
              <w:rPr>
                <w:noProof/>
                <w:webHidden/>
              </w:rPr>
              <w:fldChar w:fldCharType="separate"/>
            </w:r>
            <w:r>
              <w:rPr>
                <w:noProof/>
                <w:webHidden/>
              </w:rPr>
              <w:t>6</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4996" w:history="1">
            <w:r w:rsidRPr="001F3A18">
              <w:rPr>
                <w:rStyle w:val="Hyperlink"/>
                <w:smallCaps/>
                <w:noProof/>
                <w:spacing w:val="5"/>
              </w:rPr>
              <w:t>6.</w:t>
            </w:r>
            <w:r>
              <w:rPr>
                <w:rFonts w:asciiTheme="minorHAnsi" w:eastAsiaTheme="minorEastAsia" w:hAnsiTheme="minorHAnsi" w:cstheme="minorBidi"/>
                <w:noProof/>
                <w:sz w:val="22"/>
                <w:szCs w:val="22"/>
                <w:lang w:val="en-IN" w:eastAsia="en-IN"/>
              </w:rPr>
              <w:tab/>
            </w:r>
            <w:r w:rsidRPr="001F3A18">
              <w:rPr>
                <w:rStyle w:val="Hyperlink"/>
                <w:smallCaps/>
                <w:noProof/>
                <w:spacing w:val="5"/>
              </w:rPr>
              <w:t>Capturing Screening data</w:t>
            </w:r>
            <w:r>
              <w:rPr>
                <w:noProof/>
                <w:webHidden/>
              </w:rPr>
              <w:tab/>
            </w:r>
            <w:r>
              <w:rPr>
                <w:noProof/>
                <w:webHidden/>
              </w:rPr>
              <w:fldChar w:fldCharType="begin"/>
            </w:r>
            <w:r>
              <w:rPr>
                <w:noProof/>
                <w:webHidden/>
              </w:rPr>
              <w:instrText xml:space="preserve"> PAGEREF _Toc466554996 \h </w:instrText>
            </w:r>
            <w:r>
              <w:rPr>
                <w:noProof/>
                <w:webHidden/>
              </w:rPr>
            </w:r>
            <w:r>
              <w:rPr>
                <w:noProof/>
                <w:webHidden/>
              </w:rPr>
              <w:fldChar w:fldCharType="separate"/>
            </w:r>
            <w:r>
              <w:rPr>
                <w:noProof/>
                <w:webHidden/>
              </w:rPr>
              <w:t>7</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7" w:history="1">
            <w:r w:rsidRPr="001F3A18">
              <w:rPr>
                <w:rStyle w:val="Hyperlink"/>
                <w:smallCaps/>
                <w:noProof/>
              </w:rPr>
              <w:t>6.1</w:t>
            </w:r>
            <w:r>
              <w:rPr>
                <w:rFonts w:asciiTheme="minorHAnsi" w:eastAsiaTheme="minorEastAsia" w:hAnsiTheme="minorHAnsi" w:cstheme="minorBidi"/>
                <w:noProof/>
                <w:sz w:val="22"/>
                <w:szCs w:val="22"/>
                <w:lang w:val="en-IN" w:eastAsia="en-IN"/>
              </w:rPr>
              <w:tab/>
            </w:r>
            <w:r w:rsidRPr="001F3A18">
              <w:rPr>
                <w:rStyle w:val="Hyperlink"/>
                <w:smallCaps/>
                <w:noProof/>
              </w:rPr>
              <w:t>UI requirements</w:t>
            </w:r>
            <w:r>
              <w:rPr>
                <w:noProof/>
                <w:webHidden/>
              </w:rPr>
              <w:tab/>
            </w:r>
            <w:r>
              <w:rPr>
                <w:noProof/>
                <w:webHidden/>
              </w:rPr>
              <w:fldChar w:fldCharType="begin"/>
            </w:r>
            <w:r>
              <w:rPr>
                <w:noProof/>
                <w:webHidden/>
              </w:rPr>
              <w:instrText xml:space="preserve"> PAGEREF _Toc466554997 \h </w:instrText>
            </w:r>
            <w:r>
              <w:rPr>
                <w:noProof/>
                <w:webHidden/>
              </w:rPr>
            </w:r>
            <w:r>
              <w:rPr>
                <w:noProof/>
                <w:webHidden/>
              </w:rPr>
              <w:fldChar w:fldCharType="separate"/>
            </w:r>
            <w:r>
              <w:rPr>
                <w:noProof/>
                <w:webHidden/>
              </w:rPr>
              <w:t>7</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8" w:history="1">
            <w:r w:rsidRPr="001F3A18">
              <w:rPr>
                <w:rStyle w:val="Hyperlink"/>
                <w:smallCaps/>
                <w:noProof/>
              </w:rPr>
              <w:t>6.2</w:t>
            </w:r>
            <w:r>
              <w:rPr>
                <w:rFonts w:asciiTheme="minorHAnsi" w:eastAsiaTheme="minorEastAsia" w:hAnsiTheme="minorHAnsi" w:cstheme="minorBidi"/>
                <w:noProof/>
                <w:sz w:val="22"/>
                <w:szCs w:val="22"/>
                <w:lang w:val="en-IN" w:eastAsia="en-IN"/>
              </w:rPr>
              <w:tab/>
            </w:r>
            <w:r w:rsidRPr="001F3A18">
              <w:rPr>
                <w:rStyle w:val="Hyperlink"/>
                <w:smallCaps/>
                <w:noProof/>
              </w:rPr>
              <w:t>Screenshots</w:t>
            </w:r>
            <w:r>
              <w:rPr>
                <w:noProof/>
                <w:webHidden/>
              </w:rPr>
              <w:tab/>
            </w:r>
            <w:r>
              <w:rPr>
                <w:noProof/>
                <w:webHidden/>
              </w:rPr>
              <w:fldChar w:fldCharType="begin"/>
            </w:r>
            <w:r>
              <w:rPr>
                <w:noProof/>
                <w:webHidden/>
              </w:rPr>
              <w:instrText xml:space="preserve"> PAGEREF _Toc466554998 \h </w:instrText>
            </w:r>
            <w:r>
              <w:rPr>
                <w:noProof/>
                <w:webHidden/>
              </w:rPr>
            </w:r>
            <w:r>
              <w:rPr>
                <w:noProof/>
                <w:webHidden/>
              </w:rPr>
              <w:fldChar w:fldCharType="separate"/>
            </w:r>
            <w:r>
              <w:rPr>
                <w:noProof/>
                <w:webHidden/>
              </w:rPr>
              <w:t>34</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4999" w:history="1">
            <w:r w:rsidRPr="001F3A18">
              <w:rPr>
                <w:rStyle w:val="Hyperlink"/>
                <w:smallCaps/>
                <w:noProof/>
              </w:rPr>
              <w:t>6.3</w:t>
            </w:r>
            <w:r>
              <w:rPr>
                <w:rFonts w:asciiTheme="minorHAnsi" w:eastAsiaTheme="minorEastAsia" w:hAnsiTheme="minorHAnsi" w:cstheme="minorBidi"/>
                <w:noProof/>
                <w:sz w:val="22"/>
                <w:szCs w:val="22"/>
                <w:lang w:val="en-IN" w:eastAsia="en-IN"/>
              </w:rPr>
              <w:tab/>
            </w:r>
            <w:r w:rsidRPr="001F3A18">
              <w:rPr>
                <w:rStyle w:val="Hyperlink"/>
                <w:smallCaps/>
                <w:noProof/>
              </w:rPr>
              <w:t>Functional requirements</w:t>
            </w:r>
            <w:r>
              <w:rPr>
                <w:noProof/>
                <w:webHidden/>
              </w:rPr>
              <w:tab/>
            </w:r>
            <w:r>
              <w:rPr>
                <w:noProof/>
                <w:webHidden/>
              </w:rPr>
              <w:fldChar w:fldCharType="begin"/>
            </w:r>
            <w:r>
              <w:rPr>
                <w:noProof/>
                <w:webHidden/>
              </w:rPr>
              <w:instrText xml:space="preserve"> PAGEREF _Toc466554999 \h </w:instrText>
            </w:r>
            <w:r>
              <w:rPr>
                <w:noProof/>
                <w:webHidden/>
              </w:rPr>
            </w:r>
            <w:r>
              <w:rPr>
                <w:noProof/>
                <w:webHidden/>
              </w:rPr>
              <w:fldChar w:fldCharType="separate"/>
            </w:r>
            <w:r>
              <w:rPr>
                <w:noProof/>
                <w:webHidden/>
              </w:rPr>
              <w:t>52</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0" w:history="1">
            <w:r w:rsidRPr="001F3A18">
              <w:rPr>
                <w:rStyle w:val="Hyperlink"/>
                <w:smallCaps/>
                <w:noProof/>
              </w:rPr>
              <w:t>6.4</w:t>
            </w:r>
            <w:r>
              <w:rPr>
                <w:rFonts w:asciiTheme="minorHAnsi" w:eastAsiaTheme="minorEastAsia" w:hAnsiTheme="minorHAnsi" w:cstheme="minorBidi"/>
                <w:noProof/>
                <w:sz w:val="22"/>
                <w:szCs w:val="22"/>
                <w:lang w:val="en-IN" w:eastAsia="en-IN"/>
              </w:rPr>
              <w:tab/>
            </w:r>
            <w:r w:rsidRPr="001F3A18">
              <w:rPr>
                <w:rStyle w:val="Hyperlink"/>
                <w:smallCaps/>
                <w:noProof/>
              </w:rPr>
              <w:t>Uploads</w:t>
            </w:r>
            <w:r>
              <w:rPr>
                <w:noProof/>
                <w:webHidden/>
              </w:rPr>
              <w:tab/>
            </w:r>
            <w:r>
              <w:rPr>
                <w:noProof/>
                <w:webHidden/>
              </w:rPr>
              <w:fldChar w:fldCharType="begin"/>
            </w:r>
            <w:r>
              <w:rPr>
                <w:noProof/>
                <w:webHidden/>
              </w:rPr>
              <w:instrText xml:space="preserve"> PAGEREF _Toc466555000 \h </w:instrText>
            </w:r>
            <w:r>
              <w:rPr>
                <w:noProof/>
                <w:webHidden/>
              </w:rPr>
            </w:r>
            <w:r>
              <w:rPr>
                <w:noProof/>
                <w:webHidden/>
              </w:rPr>
              <w:fldChar w:fldCharType="separate"/>
            </w:r>
            <w:r>
              <w:rPr>
                <w:noProof/>
                <w:webHidden/>
              </w:rPr>
              <w:t>52</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1" w:history="1">
            <w:r w:rsidRPr="001F3A18">
              <w:rPr>
                <w:rStyle w:val="Hyperlink"/>
                <w:smallCaps/>
                <w:noProof/>
              </w:rPr>
              <w:t>6.5</w:t>
            </w:r>
            <w:r>
              <w:rPr>
                <w:rFonts w:asciiTheme="minorHAnsi" w:eastAsiaTheme="minorEastAsia" w:hAnsiTheme="minorHAnsi" w:cstheme="minorBidi"/>
                <w:noProof/>
                <w:sz w:val="22"/>
                <w:szCs w:val="22"/>
                <w:lang w:val="en-IN" w:eastAsia="en-IN"/>
              </w:rPr>
              <w:tab/>
            </w:r>
            <w:r w:rsidRPr="001F3A18">
              <w:rPr>
                <w:rStyle w:val="Hyperlink"/>
                <w:smallCaps/>
                <w:noProof/>
              </w:rPr>
              <w:t>Downloads</w:t>
            </w:r>
            <w:r>
              <w:rPr>
                <w:noProof/>
                <w:webHidden/>
              </w:rPr>
              <w:tab/>
            </w:r>
            <w:r>
              <w:rPr>
                <w:noProof/>
                <w:webHidden/>
              </w:rPr>
              <w:fldChar w:fldCharType="begin"/>
            </w:r>
            <w:r>
              <w:rPr>
                <w:noProof/>
                <w:webHidden/>
              </w:rPr>
              <w:instrText xml:space="preserve"> PAGEREF _Toc466555001 \h </w:instrText>
            </w:r>
            <w:r>
              <w:rPr>
                <w:noProof/>
                <w:webHidden/>
              </w:rPr>
            </w:r>
            <w:r>
              <w:rPr>
                <w:noProof/>
                <w:webHidden/>
              </w:rPr>
              <w:fldChar w:fldCharType="separate"/>
            </w:r>
            <w:r>
              <w:rPr>
                <w:noProof/>
                <w:webHidden/>
              </w:rPr>
              <w:t>52</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2" w:history="1">
            <w:r w:rsidRPr="001F3A18">
              <w:rPr>
                <w:rStyle w:val="Hyperlink"/>
                <w:smallCaps/>
                <w:noProof/>
              </w:rPr>
              <w:t>6.6</w:t>
            </w:r>
            <w:r>
              <w:rPr>
                <w:rFonts w:asciiTheme="minorHAnsi" w:eastAsiaTheme="minorEastAsia" w:hAnsiTheme="minorHAnsi" w:cstheme="minorBidi"/>
                <w:noProof/>
                <w:sz w:val="22"/>
                <w:szCs w:val="22"/>
                <w:lang w:val="en-IN" w:eastAsia="en-IN"/>
              </w:rPr>
              <w:tab/>
            </w:r>
            <w:r w:rsidRPr="001F3A18">
              <w:rPr>
                <w:rStyle w:val="Hyperlink"/>
                <w:smallCaps/>
                <w:noProof/>
              </w:rPr>
              <w:t>Reports</w:t>
            </w:r>
            <w:r>
              <w:rPr>
                <w:noProof/>
                <w:webHidden/>
              </w:rPr>
              <w:tab/>
            </w:r>
            <w:r>
              <w:rPr>
                <w:noProof/>
                <w:webHidden/>
              </w:rPr>
              <w:fldChar w:fldCharType="begin"/>
            </w:r>
            <w:r>
              <w:rPr>
                <w:noProof/>
                <w:webHidden/>
              </w:rPr>
              <w:instrText xml:space="preserve"> PAGEREF _Toc466555002 \h </w:instrText>
            </w:r>
            <w:r>
              <w:rPr>
                <w:noProof/>
                <w:webHidden/>
              </w:rPr>
            </w:r>
            <w:r>
              <w:rPr>
                <w:noProof/>
                <w:webHidden/>
              </w:rPr>
              <w:fldChar w:fldCharType="separate"/>
            </w:r>
            <w:r>
              <w:rPr>
                <w:noProof/>
                <w:webHidden/>
              </w:rPr>
              <w:t>52</w:t>
            </w:r>
            <w:r>
              <w:rPr>
                <w:noProof/>
                <w:webHidden/>
              </w:rPr>
              <w:fldChar w:fldCharType="end"/>
            </w:r>
          </w:hyperlink>
        </w:p>
        <w:p w:rsidR="000D4DE1" w:rsidRDefault="000D4DE1">
          <w:pPr>
            <w:pStyle w:val="TOC1"/>
            <w:rPr>
              <w:rFonts w:asciiTheme="minorHAnsi" w:eastAsiaTheme="minorEastAsia" w:hAnsiTheme="minorHAnsi" w:cstheme="minorBidi"/>
              <w:noProof/>
              <w:sz w:val="22"/>
              <w:szCs w:val="22"/>
              <w:lang w:val="en-IN" w:eastAsia="en-IN"/>
            </w:rPr>
          </w:pPr>
          <w:hyperlink w:anchor="_Toc466555003" w:history="1">
            <w:r w:rsidRPr="001F3A18">
              <w:rPr>
                <w:rStyle w:val="Hyperlink"/>
                <w:smallCaps/>
                <w:noProof/>
                <w:spacing w:val="5"/>
              </w:rPr>
              <w:t>7.</w:t>
            </w:r>
            <w:r>
              <w:rPr>
                <w:rFonts w:asciiTheme="minorHAnsi" w:eastAsiaTheme="minorEastAsia" w:hAnsiTheme="minorHAnsi" w:cstheme="minorBidi"/>
                <w:noProof/>
                <w:sz w:val="22"/>
                <w:szCs w:val="22"/>
                <w:lang w:val="en-IN" w:eastAsia="en-IN"/>
              </w:rPr>
              <w:tab/>
            </w:r>
            <w:r w:rsidRPr="001F3A18">
              <w:rPr>
                <w:rStyle w:val="Hyperlink"/>
                <w:smallCaps/>
                <w:noProof/>
                <w:spacing w:val="5"/>
              </w:rPr>
              <w:t>Risk Score 1</w:t>
            </w:r>
            <w:r>
              <w:rPr>
                <w:noProof/>
                <w:webHidden/>
              </w:rPr>
              <w:tab/>
            </w:r>
            <w:r>
              <w:rPr>
                <w:noProof/>
                <w:webHidden/>
              </w:rPr>
              <w:fldChar w:fldCharType="begin"/>
            </w:r>
            <w:r>
              <w:rPr>
                <w:noProof/>
                <w:webHidden/>
              </w:rPr>
              <w:instrText xml:space="preserve"> PAGEREF _Toc466555003 \h </w:instrText>
            </w:r>
            <w:r>
              <w:rPr>
                <w:noProof/>
                <w:webHidden/>
              </w:rPr>
            </w:r>
            <w:r>
              <w:rPr>
                <w:noProof/>
                <w:webHidden/>
              </w:rPr>
              <w:fldChar w:fldCharType="separate"/>
            </w:r>
            <w:r>
              <w:rPr>
                <w:noProof/>
                <w:webHidden/>
              </w:rPr>
              <w:t>53</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4" w:history="1">
            <w:r w:rsidRPr="001F3A18">
              <w:rPr>
                <w:rStyle w:val="Hyperlink"/>
                <w:smallCaps/>
                <w:noProof/>
              </w:rPr>
              <w:t>7.1</w:t>
            </w:r>
            <w:r>
              <w:rPr>
                <w:rFonts w:asciiTheme="minorHAnsi" w:eastAsiaTheme="minorEastAsia" w:hAnsiTheme="minorHAnsi" w:cstheme="minorBidi"/>
                <w:noProof/>
                <w:sz w:val="22"/>
                <w:szCs w:val="22"/>
                <w:lang w:val="en-IN" w:eastAsia="en-IN"/>
              </w:rPr>
              <w:tab/>
            </w:r>
            <w:r w:rsidRPr="001F3A18">
              <w:rPr>
                <w:rStyle w:val="Hyperlink"/>
                <w:smallCaps/>
                <w:noProof/>
              </w:rPr>
              <w:t>UI specification</w:t>
            </w:r>
            <w:r>
              <w:rPr>
                <w:noProof/>
                <w:webHidden/>
              </w:rPr>
              <w:tab/>
            </w:r>
            <w:r>
              <w:rPr>
                <w:noProof/>
                <w:webHidden/>
              </w:rPr>
              <w:fldChar w:fldCharType="begin"/>
            </w:r>
            <w:r>
              <w:rPr>
                <w:noProof/>
                <w:webHidden/>
              </w:rPr>
              <w:instrText xml:space="preserve"> PAGEREF _Toc466555004 \h </w:instrText>
            </w:r>
            <w:r>
              <w:rPr>
                <w:noProof/>
                <w:webHidden/>
              </w:rPr>
            </w:r>
            <w:r>
              <w:rPr>
                <w:noProof/>
                <w:webHidden/>
              </w:rPr>
              <w:fldChar w:fldCharType="separate"/>
            </w:r>
            <w:r>
              <w:rPr>
                <w:noProof/>
                <w:webHidden/>
              </w:rPr>
              <w:t>53</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5" w:history="1">
            <w:r w:rsidRPr="001F3A18">
              <w:rPr>
                <w:rStyle w:val="Hyperlink"/>
                <w:smallCaps/>
                <w:noProof/>
              </w:rPr>
              <w:t>7.2</w:t>
            </w:r>
            <w:r>
              <w:rPr>
                <w:rFonts w:asciiTheme="minorHAnsi" w:eastAsiaTheme="minorEastAsia" w:hAnsiTheme="minorHAnsi" w:cstheme="minorBidi"/>
                <w:noProof/>
                <w:sz w:val="22"/>
                <w:szCs w:val="22"/>
                <w:lang w:val="en-IN" w:eastAsia="en-IN"/>
              </w:rPr>
              <w:tab/>
            </w:r>
            <w:r w:rsidRPr="001F3A18">
              <w:rPr>
                <w:rStyle w:val="Hyperlink"/>
                <w:smallCaps/>
                <w:noProof/>
              </w:rPr>
              <w:t>Screenshot</w:t>
            </w:r>
            <w:r>
              <w:rPr>
                <w:noProof/>
                <w:webHidden/>
              </w:rPr>
              <w:tab/>
            </w:r>
            <w:r>
              <w:rPr>
                <w:noProof/>
                <w:webHidden/>
              </w:rPr>
              <w:fldChar w:fldCharType="begin"/>
            </w:r>
            <w:r>
              <w:rPr>
                <w:noProof/>
                <w:webHidden/>
              </w:rPr>
              <w:instrText xml:space="preserve"> PAGEREF _Toc466555005 \h </w:instrText>
            </w:r>
            <w:r>
              <w:rPr>
                <w:noProof/>
                <w:webHidden/>
              </w:rPr>
            </w:r>
            <w:r>
              <w:rPr>
                <w:noProof/>
                <w:webHidden/>
              </w:rPr>
              <w:fldChar w:fldCharType="separate"/>
            </w:r>
            <w:r>
              <w:rPr>
                <w:noProof/>
                <w:webHidden/>
              </w:rPr>
              <w:t>53</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6" w:history="1">
            <w:r w:rsidRPr="001F3A18">
              <w:rPr>
                <w:rStyle w:val="Hyperlink"/>
                <w:smallCaps/>
                <w:noProof/>
              </w:rPr>
              <w:t>7.3</w:t>
            </w:r>
            <w:r>
              <w:rPr>
                <w:rFonts w:asciiTheme="minorHAnsi" w:eastAsiaTheme="minorEastAsia" w:hAnsiTheme="minorHAnsi" w:cstheme="minorBidi"/>
                <w:noProof/>
                <w:sz w:val="22"/>
                <w:szCs w:val="22"/>
                <w:lang w:val="en-IN" w:eastAsia="en-IN"/>
              </w:rPr>
              <w:tab/>
            </w:r>
            <w:r w:rsidRPr="001F3A18">
              <w:rPr>
                <w:rStyle w:val="Hyperlink"/>
                <w:smallCaps/>
                <w:noProof/>
              </w:rPr>
              <w:t>Functional requirements</w:t>
            </w:r>
            <w:r>
              <w:rPr>
                <w:noProof/>
                <w:webHidden/>
              </w:rPr>
              <w:tab/>
            </w:r>
            <w:r>
              <w:rPr>
                <w:noProof/>
                <w:webHidden/>
              </w:rPr>
              <w:fldChar w:fldCharType="begin"/>
            </w:r>
            <w:r>
              <w:rPr>
                <w:noProof/>
                <w:webHidden/>
              </w:rPr>
              <w:instrText xml:space="preserve"> PAGEREF _Toc466555006 \h </w:instrText>
            </w:r>
            <w:r>
              <w:rPr>
                <w:noProof/>
                <w:webHidden/>
              </w:rPr>
            </w:r>
            <w:r>
              <w:rPr>
                <w:noProof/>
                <w:webHidden/>
              </w:rPr>
              <w:fldChar w:fldCharType="separate"/>
            </w:r>
            <w:r>
              <w:rPr>
                <w:noProof/>
                <w:webHidden/>
              </w:rPr>
              <w:t>54</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7" w:history="1">
            <w:r w:rsidRPr="001F3A18">
              <w:rPr>
                <w:rStyle w:val="Hyperlink"/>
                <w:smallCaps/>
                <w:noProof/>
              </w:rPr>
              <w:t>7.4</w:t>
            </w:r>
            <w:r>
              <w:rPr>
                <w:rFonts w:asciiTheme="minorHAnsi" w:eastAsiaTheme="minorEastAsia" w:hAnsiTheme="minorHAnsi" w:cstheme="minorBidi"/>
                <w:noProof/>
                <w:sz w:val="22"/>
                <w:szCs w:val="22"/>
                <w:lang w:val="en-IN" w:eastAsia="en-IN"/>
              </w:rPr>
              <w:tab/>
            </w:r>
            <w:r w:rsidRPr="001F3A18">
              <w:rPr>
                <w:rStyle w:val="Hyperlink"/>
                <w:smallCaps/>
                <w:noProof/>
              </w:rPr>
              <w:t>Upload</w:t>
            </w:r>
            <w:r>
              <w:rPr>
                <w:noProof/>
                <w:webHidden/>
              </w:rPr>
              <w:tab/>
            </w:r>
            <w:r>
              <w:rPr>
                <w:noProof/>
                <w:webHidden/>
              </w:rPr>
              <w:fldChar w:fldCharType="begin"/>
            </w:r>
            <w:r>
              <w:rPr>
                <w:noProof/>
                <w:webHidden/>
              </w:rPr>
              <w:instrText xml:space="preserve"> PAGEREF _Toc466555007 \h </w:instrText>
            </w:r>
            <w:r>
              <w:rPr>
                <w:noProof/>
                <w:webHidden/>
              </w:rPr>
            </w:r>
            <w:r>
              <w:rPr>
                <w:noProof/>
                <w:webHidden/>
              </w:rPr>
              <w:fldChar w:fldCharType="separate"/>
            </w:r>
            <w:r>
              <w:rPr>
                <w:noProof/>
                <w:webHidden/>
              </w:rPr>
              <w:t>58</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8" w:history="1">
            <w:r w:rsidRPr="001F3A18">
              <w:rPr>
                <w:rStyle w:val="Hyperlink"/>
                <w:smallCaps/>
                <w:noProof/>
              </w:rPr>
              <w:t>7.5</w:t>
            </w:r>
            <w:r>
              <w:rPr>
                <w:rFonts w:asciiTheme="minorHAnsi" w:eastAsiaTheme="minorEastAsia" w:hAnsiTheme="minorHAnsi" w:cstheme="minorBidi"/>
                <w:noProof/>
                <w:sz w:val="22"/>
                <w:szCs w:val="22"/>
                <w:lang w:val="en-IN" w:eastAsia="en-IN"/>
              </w:rPr>
              <w:tab/>
            </w:r>
            <w:r w:rsidRPr="001F3A18">
              <w:rPr>
                <w:rStyle w:val="Hyperlink"/>
                <w:smallCaps/>
                <w:noProof/>
              </w:rPr>
              <w:t>Download</w:t>
            </w:r>
            <w:r>
              <w:rPr>
                <w:noProof/>
                <w:webHidden/>
              </w:rPr>
              <w:tab/>
            </w:r>
            <w:r>
              <w:rPr>
                <w:noProof/>
                <w:webHidden/>
              </w:rPr>
              <w:fldChar w:fldCharType="begin"/>
            </w:r>
            <w:r>
              <w:rPr>
                <w:noProof/>
                <w:webHidden/>
              </w:rPr>
              <w:instrText xml:space="preserve"> PAGEREF _Toc466555008 \h </w:instrText>
            </w:r>
            <w:r>
              <w:rPr>
                <w:noProof/>
                <w:webHidden/>
              </w:rPr>
            </w:r>
            <w:r>
              <w:rPr>
                <w:noProof/>
                <w:webHidden/>
              </w:rPr>
              <w:fldChar w:fldCharType="separate"/>
            </w:r>
            <w:r>
              <w:rPr>
                <w:noProof/>
                <w:webHidden/>
              </w:rPr>
              <w:t>58</w:t>
            </w:r>
            <w:r>
              <w:rPr>
                <w:noProof/>
                <w:webHidden/>
              </w:rPr>
              <w:fldChar w:fldCharType="end"/>
            </w:r>
          </w:hyperlink>
        </w:p>
        <w:p w:rsidR="000D4DE1" w:rsidRDefault="000D4DE1">
          <w:pPr>
            <w:pStyle w:val="TOC2"/>
            <w:tabs>
              <w:tab w:val="left" w:pos="880"/>
              <w:tab w:val="right" w:leader="dot" w:pos="10035"/>
            </w:tabs>
            <w:rPr>
              <w:rFonts w:asciiTheme="minorHAnsi" w:eastAsiaTheme="minorEastAsia" w:hAnsiTheme="minorHAnsi" w:cstheme="minorBidi"/>
              <w:noProof/>
              <w:sz w:val="22"/>
              <w:szCs w:val="22"/>
              <w:lang w:val="en-IN" w:eastAsia="en-IN"/>
            </w:rPr>
          </w:pPr>
          <w:hyperlink w:anchor="_Toc466555009" w:history="1">
            <w:r w:rsidRPr="001F3A18">
              <w:rPr>
                <w:rStyle w:val="Hyperlink"/>
                <w:smallCaps/>
                <w:noProof/>
              </w:rPr>
              <w:t>7.6</w:t>
            </w:r>
            <w:r>
              <w:rPr>
                <w:rFonts w:asciiTheme="minorHAnsi" w:eastAsiaTheme="minorEastAsia" w:hAnsiTheme="minorHAnsi" w:cstheme="minorBidi"/>
                <w:noProof/>
                <w:sz w:val="22"/>
                <w:szCs w:val="22"/>
                <w:lang w:val="en-IN" w:eastAsia="en-IN"/>
              </w:rPr>
              <w:tab/>
            </w:r>
            <w:r w:rsidRPr="001F3A18">
              <w:rPr>
                <w:rStyle w:val="Hyperlink"/>
                <w:smallCaps/>
                <w:noProof/>
              </w:rPr>
              <w:t>Reports</w:t>
            </w:r>
            <w:r>
              <w:rPr>
                <w:noProof/>
                <w:webHidden/>
              </w:rPr>
              <w:tab/>
            </w:r>
            <w:r>
              <w:rPr>
                <w:noProof/>
                <w:webHidden/>
              </w:rPr>
              <w:fldChar w:fldCharType="begin"/>
            </w:r>
            <w:r>
              <w:rPr>
                <w:noProof/>
                <w:webHidden/>
              </w:rPr>
              <w:instrText xml:space="preserve"> PAGEREF _Toc466555009 \h </w:instrText>
            </w:r>
            <w:r>
              <w:rPr>
                <w:noProof/>
                <w:webHidden/>
              </w:rPr>
            </w:r>
            <w:r>
              <w:rPr>
                <w:noProof/>
                <w:webHidden/>
              </w:rPr>
              <w:fldChar w:fldCharType="separate"/>
            </w:r>
            <w:r>
              <w:rPr>
                <w:noProof/>
                <w:webHidden/>
              </w:rPr>
              <w:t>58</w:t>
            </w:r>
            <w:r>
              <w:rPr>
                <w:noProof/>
                <w:webHidden/>
              </w:rPr>
              <w:fldChar w:fldCharType="end"/>
            </w:r>
          </w:hyperlink>
        </w:p>
        <w:p w:rsidR="00C66B59" w:rsidRPr="001E2911" w:rsidRDefault="00C66B59" w:rsidP="00C66B59">
          <w:r w:rsidRPr="001E2911">
            <w:rPr>
              <w:b/>
              <w:bCs/>
              <w:noProof/>
            </w:rPr>
            <w:fldChar w:fldCharType="end"/>
          </w:r>
        </w:p>
      </w:sdtContent>
    </w:sdt>
    <w:p w:rsidR="00C66B59" w:rsidRPr="001E2911" w:rsidRDefault="00C66B59" w:rsidP="00C66B59">
      <w:pPr>
        <w:pStyle w:val="Heading1"/>
        <w:rPr>
          <w:rFonts w:cs="Times New Roman"/>
        </w:rPr>
      </w:pPr>
    </w:p>
    <w:p w:rsidR="00C66B59" w:rsidRPr="001E2911" w:rsidRDefault="00C66B59" w:rsidP="00C66B59"/>
    <w:p w:rsidR="00C66B59" w:rsidRPr="001E2911" w:rsidRDefault="00C66B59" w:rsidP="00C66B59"/>
    <w:p w:rsidR="00C66B59" w:rsidRPr="001E2911" w:rsidRDefault="00C66B59" w:rsidP="00C66B59"/>
    <w:p w:rsidR="00C66B59" w:rsidRPr="001E2911" w:rsidRDefault="00C66B59" w:rsidP="00C66B59"/>
    <w:p w:rsidR="00C66B59" w:rsidRPr="001E2911" w:rsidRDefault="00C66B59" w:rsidP="00C66B59"/>
    <w:p w:rsidR="00C66B59" w:rsidRPr="001E2911" w:rsidRDefault="00C66B59" w:rsidP="00C66B59">
      <w:pPr>
        <w:sectPr w:rsidR="00C66B59" w:rsidRPr="001E2911" w:rsidSect="00B03612">
          <w:headerReference w:type="default" r:id="rId9"/>
          <w:footerReference w:type="default" r:id="rId10"/>
          <w:pgSz w:w="11899" w:h="16838"/>
          <w:pgMar w:top="720" w:right="720" w:bottom="720" w:left="1134" w:header="1560" w:footer="567" w:gutter="0"/>
          <w:cols w:space="720"/>
          <w:docGrid w:linePitch="360"/>
        </w:sectPr>
      </w:pPr>
    </w:p>
    <w:p w:rsidR="00C66B59"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0" w:name="_Toc466554984"/>
      <w:r w:rsidRPr="001E2911">
        <w:rPr>
          <w:rFonts w:cs="Times New Roman"/>
          <w:b w:val="0"/>
          <w:bCs w:val="0"/>
          <w:smallCaps/>
          <w:spacing w:val="5"/>
          <w:kern w:val="0"/>
          <w:sz w:val="36"/>
          <w:szCs w:val="36"/>
        </w:rPr>
        <w:lastRenderedPageBreak/>
        <w:t>Process</w:t>
      </w:r>
      <w:bookmarkEnd w:id="0"/>
      <w:r w:rsidRPr="001E2911">
        <w:rPr>
          <w:rFonts w:cs="Times New Roman"/>
          <w:b w:val="0"/>
          <w:bCs w:val="0"/>
          <w:smallCaps/>
          <w:spacing w:val="5"/>
          <w:kern w:val="0"/>
          <w:sz w:val="36"/>
          <w:szCs w:val="36"/>
        </w:rPr>
        <w:t xml:space="preserve"> </w:t>
      </w:r>
    </w:p>
    <w:p w:rsidR="00C66B59" w:rsidRPr="000122AC" w:rsidRDefault="00C66B59" w:rsidP="00C66B59">
      <w:pPr>
        <w:pStyle w:val="Heading1"/>
        <w:keepNext w:val="0"/>
        <w:numPr>
          <w:ilvl w:val="1"/>
          <w:numId w:val="10"/>
        </w:numPr>
        <w:spacing w:before="480" w:after="0" w:line="276" w:lineRule="auto"/>
        <w:contextualSpacing/>
        <w:rPr>
          <w:rFonts w:cs="Times New Roman"/>
          <w:b w:val="0"/>
          <w:bCs w:val="0"/>
          <w:smallCaps/>
          <w:spacing w:val="5"/>
          <w:kern w:val="0"/>
          <w:szCs w:val="28"/>
        </w:rPr>
      </w:pPr>
      <w:bookmarkStart w:id="1" w:name="_Toc466554985"/>
      <w:r w:rsidRPr="000122AC">
        <w:rPr>
          <w:rFonts w:cs="Times New Roman"/>
          <w:b w:val="0"/>
          <w:bCs w:val="0"/>
          <w:smallCaps/>
          <w:spacing w:val="5"/>
          <w:kern w:val="0"/>
          <w:szCs w:val="28"/>
        </w:rPr>
        <w:t>Process flowchart</w:t>
      </w:r>
      <w:bookmarkEnd w:id="1"/>
    </w:p>
    <w:p w:rsidR="00C66B59" w:rsidRPr="001E2911" w:rsidRDefault="00C66B59" w:rsidP="00C66B59"/>
    <w:p w:rsidR="00C66B59" w:rsidRDefault="00C66B59" w:rsidP="00C66B59">
      <w:r>
        <w:rPr>
          <w:noProof/>
          <w:lang w:val="en-IN" w:eastAsia="en-IN"/>
        </w:rPr>
        <w:drawing>
          <wp:inline distT="0" distB="0" distL="0" distR="0" wp14:anchorId="53F1C9E3" wp14:editId="7DDAE1E0">
            <wp:extent cx="9514840" cy="33331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 v3.png"/>
                    <pic:cNvPicPr/>
                  </pic:nvPicPr>
                  <pic:blipFill>
                    <a:blip r:embed="rId11">
                      <a:extLst>
                        <a:ext uri="{28A0092B-C50C-407E-A947-70E740481C1C}">
                          <a14:useLocalDpi xmlns:a14="http://schemas.microsoft.com/office/drawing/2010/main" val="0"/>
                        </a:ext>
                      </a:extLst>
                    </a:blip>
                    <a:stretch>
                      <a:fillRect/>
                    </a:stretch>
                  </pic:blipFill>
                  <pic:spPr>
                    <a:xfrm>
                      <a:off x="0" y="0"/>
                      <a:ext cx="9514840" cy="3333115"/>
                    </a:xfrm>
                    <a:prstGeom prst="rect">
                      <a:avLst/>
                    </a:prstGeom>
                    <a:ln>
                      <a:solidFill>
                        <a:schemeClr val="tx1"/>
                      </a:solidFill>
                    </a:ln>
                  </pic:spPr>
                </pic:pic>
              </a:graphicData>
            </a:graphic>
          </wp:inline>
        </w:drawing>
      </w:r>
    </w:p>
    <w:p w:rsidR="00C66B59" w:rsidRPr="006B5C1F" w:rsidRDefault="00C66B59" w:rsidP="00C66B59"/>
    <w:p w:rsidR="00C66B59" w:rsidRDefault="00C66B59" w:rsidP="00C66B59"/>
    <w:p w:rsidR="00C66B59" w:rsidRDefault="00C66B59" w:rsidP="00C66B59">
      <w:pPr>
        <w:tabs>
          <w:tab w:val="left" w:pos="2009"/>
        </w:tabs>
      </w:pPr>
      <w:r>
        <w:tab/>
      </w:r>
    </w:p>
    <w:p w:rsidR="00C66B59" w:rsidRDefault="00C66B59" w:rsidP="00C66B59">
      <w:pPr>
        <w:tabs>
          <w:tab w:val="left" w:pos="2009"/>
        </w:tabs>
      </w:pPr>
    </w:p>
    <w:p w:rsidR="00C66B59" w:rsidRDefault="00C66B59" w:rsidP="00C66B59"/>
    <w:p w:rsidR="00C66B59" w:rsidRDefault="00C66B59" w:rsidP="00C66B59">
      <w:pPr>
        <w:sectPr w:rsidR="00C66B59" w:rsidSect="00B03612">
          <w:pgSz w:w="16838" w:h="11899" w:orient="landscape"/>
          <w:pgMar w:top="720" w:right="720" w:bottom="720" w:left="1134" w:header="1560" w:footer="567" w:gutter="0"/>
          <w:cols w:space="720"/>
          <w:docGrid w:linePitch="360"/>
        </w:sectPr>
      </w:pPr>
    </w:p>
    <w:p w:rsidR="00C66B59" w:rsidRDefault="00C66B59" w:rsidP="00C66B59">
      <w:pPr>
        <w:pStyle w:val="Heading1"/>
        <w:keepNext w:val="0"/>
        <w:numPr>
          <w:ilvl w:val="1"/>
          <w:numId w:val="10"/>
        </w:numPr>
        <w:spacing w:before="480" w:after="0" w:line="276" w:lineRule="auto"/>
        <w:contextualSpacing/>
        <w:rPr>
          <w:smallCaps/>
          <w:spacing w:val="5"/>
          <w:szCs w:val="28"/>
        </w:rPr>
      </w:pPr>
      <w:bookmarkStart w:id="2" w:name="_Toc466554986"/>
      <w:r w:rsidRPr="00BE3759">
        <w:rPr>
          <w:rFonts w:cs="Times New Roman"/>
          <w:b w:val="0"/>
          <w:bCs w:val="0"/>
          <w:smallCaps/>
          <w:spacing w:val="5"/>
          <w:kern w:val="0"/>
          <w:szCs w:val="28"/>
        </w:rPr>
        <w:lastRenderedPageBreak/>
        <w:t>Process Steps</w:t>
      </w:r>
      <w:bookmarkEnd w:id="2"/>
    </w:p>
    <w:p w:rsidR="00C66B59" w:rsidRPr="00BE3759" w:rsidRDefault="00C66B59" w:rsidP="00C66B59"/>
    <w:p w:rsidR="00C66B59" w:rsidRPr="00BE37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Loan officer logs in and is able to view all profiles that completed lead generation stage</w:t>
      </w:r>
    </w:p>
    <w:p w:rsidR="00C66B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LO can search profiles based on the following criteria</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Screening date</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Applicant Name</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Business Name</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Customer ID</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Area</w:t>
      </w:r>
    </w:p>
    <w:p w:rsidR="00C66B59" w:rsidRDefault="00C66B59" w:rsidP="00C66B59">
      <w:pPr>
        <w:pStyle w:val="ListParagraph"/>
        <w:numPr>
          <w:ilvl w:val="2"/>
          <w:numId w:val="40"/>
        </w:numPr>
        <w:ind w:hanging="382"/>
        <w:rPr>
          <w:rFonts w:eastAsiaTheme="majorEastAsia"/>
          <w:sz w:val="24"/>
          <w:szCs w:val="24"/>
        </w:rPr>
      </w:pPr>
      <w:r>
        <w:rPr>
          <w:rFonts w:ascii="Times New Roman" w:eastAsiaTheme="majorEastAsia" w:hAnsi="Times New Roman"/>
          <w:sz w:val="24"/>
          <w:szCs w:val="24"/>
        </w:rPr>
        <w:t>City /Village/Town</w:t>
      </w:r>
    </w:p>
    <w:p w:rsidR="00C66B59" w:rsidRPr="00BE3759" w:rsidRDefault="00C66B59" w:rsidP="00C66B59">
      <w:pPr>
        <w:pStyle w:val="ListParagraph"/>
        <w:numPr>
          <w:ilvl w:val="2"/>
          <w:numId w:val="40"/>
        </w:numPr>
        <w:ind w:hanging="382"/>
        <w:rPr>
          <w:rFonts w:ascii="Times New Roman" w:eastAsiaTheme="majorEastAsia" w:hAnsi="Times New Roman"/>
          <w:sz w:val="24"/>
          <w:szCs w:val="24"/>
        </w:rPr>
      </w:pPr>
      <w:r>
        <w:rPr>
          <w:rFonts w:ascii="Times New Roman" w:eastAsiaTheme="majorEastAsia" w:hAnsi="Times New Roman"/>
          <w:sz w:val="24"/>
          <w:szCs w:val="24"/>
        </w:rPr>
        <w:t>Pincode</w:t>
      </w:r>
    </w:p>
    <w:p w:rsidR="00C66B59" w:rsidRPr="00BE37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All search parameters will have a sort/arrange facility</w:t>
      </w:r>
    </w:p>
    <w:p w:rsidR="00C66B59" w:rsidRPr="00BE37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LO will click on the desired profile to select the customer. Lead data of that customer will be auto-populated and screening fields will be displayed.</w:t>
      </w:r>
    </w:p>
    <w:p w:rsidR="00C66B59" w:rsidRPr="00BE37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LO will enter details to capture screening data.</w:t>
      </w:r>
    </w:p>
    <w:p w:rsidR="00C66B59" w:rsidRDefault="00C66B59" w:rsidP="00C66B59">
      <w:pPr>
        <w:pStyle w:val="ListParagraph"/>
        <w:numPr>
          <w:ilvl w:val="0"/>
          <w:numId w:val="40"/>
        </w:numPr>
        <w:rPr>
          <w:rFonts w:eastAsiaTheme="majorEastAsia"/>
          <w:sz w:val="24"/>
          <w:szCs w:val="24"/>
        </w:rPr>
      </w:pPr>
      <w:r w:rsidRPr="00BE3759">
        <w:rPr>
          <w:rFonts w:ascii="Times New Roman" w:eastAsiaTheme="majorEastAsia" w:hAnsi="Times New Roman"/>
          <w:sz w:val="24"/>
          <w:szCs w:val="24"/>
        </w:rPr>
        <w:t>On clicking ‘</w:t>
      </w:r>
      <w:r w:rsidRPr="00BE3759">
        <w:rPr>
          <w:rFonts w:ascii="Times New Roman" w:eastAsiaTheme="majorEastAsia" w:hAnsi="Times New Roman"/>
          <w:b/>
          <w:sz w:val="24"/>
          <w:szCs w:val="24"/>
        </w:rPr>
        <w:t>submit’</w:t>
      </w:r>
      <w:r w:rsidRPr="00BE3759">
        <w:rPr>
          <w:rFonts w:ascii="Times New Roman" w:eastAsiaTheme="majorEastAsia" w:hAnsi="Times New Roman"/>
          <w:sz w:val="24"/>
          <w:szCs w:val="24"/>
        </w:rPr>
        <w:t xml:space="preserve"> the system will run a de-dupe check. If it is found to be a duplicate, an error message will be displayed and will </w:t>
      </w:r>
      <w:r>
        <w:rPr>
          <w:rFonts w:ascii="Times New Roman" w:eastAsiaTheme="majorEastAsia" w:hAnsi="Times New Roman"/>
          <w:sz w:val="24"/>
          <w:szCs w:val="24"/>
        </w:rPr>
        <w:t>remain on the</w:t>
      </w:r>
      <w:r w:rsidRPr="00BE3759">
        <w:rPr>
          <w:rFonts w:ascii="Times New Roman" w:eastAsiaTheme="majorEastAsia" w:hAnsi="Times New Roman"/>
          <w:sz w:val="24"/>
          <w:szCs w:val="24"/>
        </w:rPr>
        <w:t xml:space="preserve"> data capture screen.</w:t>
      </w:r>
      <w:r>
        <w:rPr>
          <w:rFonts w:ascii="Times New Roman" w:eastAsiaTheme="majorEastAsia" w:hAnsi="Times New Roman"/>
          <w:sz w:val="24"/>
          <w:szCs w:val="24"/>
        </w:rPr>
        <w:t xml:space="preserve"> </w:t>
      </w:r>
    </w:p>
    <w:p w:rsidR="00C66B59" w:rsidRPr="006F04A1" w:rsidRDefault="00C66B59" w:rsidP="00C66B59">
      <w:pPr>
        <w:pStyle w:val="ListParagraph"/>
        <w:numPr>
          <w:ilvl w:val="0"/>
          <w:numId w:val="40"/>
        </w:numPr>
        <w:rPr>
          <w:rFonts w:ascii="Times New Roman" w:eastAsiaTheme="majorEastAsia" w:hAnsi="Times New Roman"/>
          <w:sz w:val="24"/>
          <w:szCs w:val="24"/>
        </w:rPr>
      </w:pPr>
      <w:r>
        <w:rPr>
          <w:rFonts w:ascii="Times New Roman" w:eastAsiaTheme="majorEastAsia" w:hAnsi="Times New Roman"/>
          <w:sz w:val="24"/>
          <w:szCs w:val="24"/>
        </w:rPr>
        <w:t>If it is not a duplicate, the system will send details for CB check</w:t>
      </w:r>
    </w:p>
    <w:p w:rsidR="00C66B59" w:rsidRDefault="00C66B59" w:rsidP="00C66B59">
      <w:pPr>
        <w:pStyle w:val="ListParagraph"/>
        <w:numPr>
          <w:ilvl w:val="0"/>
          <w:numId w:val="40"/>
        </w:numPr>
        <w:rPr>
          <w:rFonts w:eastAsiaTheme="majorEastAsia"/>
          <w:sz w:val="24"/>
          <w:szCs w:val="24"/>
        </w:rPr>
      </w:pPr>
      <w:r>
        <w:rPr>
          <w:rFonts w:ascii="Times New Roman" w:eastAsiaTheme="majorEastAsia" w:hAnsi="Times New Roman"/>
          <w:sz w:val="24"/>
          <w:szCs w:val="24"/>
        </w:rPr>
        <w:t>After CB check, system will compute Risk Score 1 (Screening Score)</w:t>
      </w:r>
    </w:p>
    <w:p w:rsidR="00C66B59" w:rsidRDefault="00C66B59" w:rsidP="00C66B59">
      <w:pPr>
        <w:pStyle w:val="ListParagraph"/>
        <w:numPr>
          <w:ilvl w:val="0"/>
          <w:numId w:val="40"/>
        </w:numPr>
        <w:rPr>
          <w:rFonts w:eastAsiaTheme="majorEastAsia"/>
          <w:sz w:val="24"/>
          <w:szCs w:val="24"/>
        </w:rPr>
      </w:pPr>
      <w:r>
        <w:rPr>
          <w:rFonts w:ascii="Times New Roman" w:eastAsiaTheme="majorEastAsia" w:hAnsi="Times New Roman"/>
          <w:sz w:val="24"/>
          <w:szCs w:val="24"/>
        </w:rPr>
        <w:t>If CB score and Risk Score 1 fulfil the auto-approval criteria, the profile is directly sent to the application stage, and will be displayed in the pending for application queue.</w:t>
      </w:r>
    </w:p>
    <w:p w:rsidR="00C66B59" w:rsidRDefault="00C66B59" w:rsidP="00C66B59">
      <w:pPr>
        <w:pStyle w:val="ListParagraph"/>
        <w:numPr>
          <w:ilvl w:val="0"/>
          <w:numId w:val="40"/>
        </w:numPr>
        <w:rPr>
          <w:rFonts w:eastAsiaTheme="majorEastAsia"/>
          <w:sz w:val="24"/>
          <w:szCs w:val="24"/>
        </w:rPr>
      </w:pPr>
      <w:r>
        <w:rPr>
          <w:rFonts w:ascii="Times New Roman" w:eastAsiaTheme="majorEastAsia" w:hAnsi="Times New Roman"/>
          <w:sz w:val="24"/>
          <w:szCs w:val="24"/>
        </w:rPr>
        <w:t>If CB score or Risk Score 1 or both do not fulfil the auto-approval criteria, the profile is sent to the screening review stage, and will be displayed in the pending for screening review queue.</w:t>
      </w:r>
    </w:p>
    <w:p w:rsidR="00C66B59" w:rsidRPr="00BE3759" w:rsidDel="000D4DE1" w:rsidRDefault="00C66B59" w:rsidP="00C66B59">
      <w:pPr>
        <w:pStyle w:val="ListParagraph"/>
        <w:ind w:left="1440"/>
        <w:rPr>
          <w:del w:id="3" w:author="Namita Sivasankaran" w:date="2016-11-10T15:28:00Z"/>
          <w:rFonts w:eastAsiaTheme="majorEastAsia"/>
          <w:sz w:val="24"/>
          <w:szCs w:val="24"/>
        </w:rPr>
      </w:pPr>
    </w:p>
    <w:p w:rsidR="00C66B59" w:rsidRPr="001E2911"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4" w:name="_Toc466554987"/>
      <w:r w:rsidRPr="001E2911">
        <w:rPr>
          <w:rFonts w:cs="Times New Roman"/>
          <w:b w:val="0"/>
          <w:bCs w:val="0"/>
          <w:smallCaps/>
          <w:spacing w:val="5"/>
          <w:kern w:val="0"/>
          <w:sz w:val="36"/>
          <w:szCs w:val="36"/>
        </w:rPr>
        <w:t>Stage definition</w:t>
      </w:r>
      <w:bookmarkEnd w:id="4"/>
    </w:p>
    <w:p w:rsidR="00C66B59" w:rsidRPr="001E2911" w:rsidRDefault="00C66B59" w:rsidP="00C66B59"/>
    <w:tbl>
      <w:tblPr>
        <w:tblStyle w:val="TableGrid"/>
        <w:tblW w:w="10100" w:type="dxa"/>
        <w:tblLook w:val="04A0" w:firstRow="1" w:lastRow="0" w:firstColumn="1" w:lastColumn="0" w:noHBand="0" w:noVBand="1"/>
      </w:tblPr>
      <w:tblGrid>
        <w:gridCol w:w="2376"/>
        <w:gridCol w:w="7724"/>
      </w:tblGrid>
      <w:tr w:rsidR="00C66B59" w:rsidRPr="001E2911" w:rsidTr="00B03612">
        <w:trPr>
          <w:trHeight w:val="300"/>
        </w:trPr>
        <w:tc>
          <w:tcPr>
            <w:tcW w:w="2376" w:type="dxa"/>
            <w:noWrap/>
            <w:hideMark/>
          </w:tcPr>
          <w:p w:rsidR="00C66B59" w:rsidRPr="00DD58EA" w:rsidRDefault="00C66B59" w:rsidP="00B03612">
            <w:pPr>
              <w:rPr>
                <w:b/>
                <w:color w:val="000000"/>
                <w:sz w:val="24"/>
                <w:szCs w:val="18"/>
                <w:lang w:val="en-IN" w:eastAsia="en-IN"/>
              </w:rPr>
            </w:pPr>
            <w:r w:rsidRPr="00DD58EA">
              <w:rPr>
                <w:b/>
                <w:color w:val="000000"/>
                <w:sz w:val="24"/>
                <w:szCs w:val="18"/>
                <w:lang w:val="en-IN" w:eastAsia="en-IN"/>
              </w:rPr>
              <w:t>Stage</w:t>
            </w:r>
          </w:p>
        </w:tc>
        <w:tc>
          <w:tcPr>
            <w:tcW w:w="7724" w:type="dxa"/>
            <w:hideMark/>
          </w:tcPr>
          <w:p w:rsidR="00C66B59" w:rsidRPr="00DD58EA" w:rsidRDefault="00C66B59" w:rsidP="00B03612">
            <w:pPr>
              <w:rPr>
                <w:b/>
                <w:color w:val="000000"/>
                <w:sz w:val="24"/>
                <w:szCs w:val="18"/>
                <w:lang w:val="en-IN" w:eastAsia="en-IN"/>
              </w:rPr>
            </w:pPr>
            <w:r w:rsidRPr="00DD58EA">
              <w:rPr>
                <w:b/>
                <w:color w:val="000000"/>
                <w:sz w:val="24"/>
                <w:szCs w:val="18"/>
                <w:lang w:val="en-IN" w:eastAsia="en-IN"/>
              </w:rPr>
              <w:t>Description</w:t>
            </w:r>
          </w:p>
        </w:tc>
      </w:tr>
      <w:tr w:rsidR="00C66B59" w:rsidRPr="001E2911" w:rsidTr="00B03612">
        <w:trPr>
          <w:trHeight w:val="402"/>
        </w:trPr>
        <w:tc>
          <w:tcPr>
            <w:tcW w:w="2376" w:type="dxa"/>
            <w:noWrap/>
            <w:vAlign w:val="center"/>
          </w:tcPr>
          <w:p w:rsidR="00C66B59" w:rsidRPr="00DD58EA" w:rsidRDefault="00C66B59" w:rsidP="00B03612">
            <w:pPr>
              <w:rPr>
                <w:color w:val="000000"/>
                <w:sz w:val="24"/>
                <w:szCs w:val="18"/>
                <w:lang w:val="en-IN" w:eastAsia="en-IN"/>
              </w:rPr>
            </w:pPr>
            <w:r w:rsidRPr="00DD58EA">
              <w:rPr>
                <w:color w:val="000000"/>
                <w:sz w:val="24"/>
                <w:szCs w:val="18"/>
                <w:lang w:val="en-IN" w:eastAsia="en-IN"/>
              </w:rPr>
              <w:t>Screening Queue</w:t>
            </w:r>
          </w:p>
        </w:tc>
        <w:tc>
          <w:tcPr>
            <w:tcW w:w="7724" w:type="dxa"/>
            <w:vAlign w:val="center"/>
          </w:tcPr>
          <w:p w:rsidR="00C66B59" w:rsidRPr="00DD58EA" w:rsidRDefault="00C66B59" w:rsidP="00B03612">
            <w:pPr>
              <w:rPr>
                <w:color w:val="000000"/>
                <w:sz w:val="24"/>
                <w:szCs w:val="18"/>
                <w:lang w:val="en-IN" w:eastAsia="en-IN"/>
              </w:rPr>
            </w:pPr>
            <w:r w:rsidRPr="00DD58EA">
              <w:rPr>
                <w:color w:val="000000"/>
                <w:sz w:val="24"/>
                <w:szCs w:val="18"/>
                <w:lang w:val="en-IN" w:eastAsia="en-IN"/>
              </w:rPr>
              <w:t>The Loan Officer Selects a profile from the Screening Queue</w:t>
            </w:r>
          </w:p>
        </w:tc>
      </w:tr>
      <w:tr w:rsidR="00C66B59" w:rsidRPr="001E2911" w:rsidTr="00B03612">
        <w:trPr>
          <w:trHeight w:val="266"/>
        </w:trPr>
        <w:tc>
          <w:tcPr>
            <w:tcW w:w="2376" w:type="dxa"/>
            <w:noWrap/>
            <w:vAlign w:val="center"/>
          </w:tcPr>
          <w:p w:rsidR="00C66B59" w:rsidRPr="00DD58EA" w:rsidRDefault="00C66B59" w:rsidP="00B03612">
            <w:pPr>
              <w:rPr>
                <w:color w:val="000000"/>
                <w:sz w:val="24"/>
                <w:szCs w:val="18"/>
                <w:lang w:val="en-IN" w:eastAsia="en-IN"/>
              </w:rPr>
            </w:pPr>
            <w:r>
              <w:rPr>
                <w:color w:val="000000"/>
                <w:sz w:val="24"/>
                <w:szCs w:val="18"/>
                <w:lang w:val="en-IN" w:eastAsia="en-IN"/>
              </w:rPr>
              <w:t>Capture</w:t>
            </w:r>
            <w:r w:rsidRPr="00DD58EA">
              <w:rPr>
                <w:color w:val="000000"/>
                <w:sz w:val="24"/>
                <w:szCs w:val="18"/>
                <w:lang w:val="en-IN" w:eastAsia="en-IN"/>
              </w:rPr>
              <w:t xml:space="preserve"> Details</w:t>
            </w:r>
          </w:p>
        </w:tc>
        <w:tc>
          <w:tcPr>
            <w:tcW w:w="7724" w:type="dxa"/>
            <w:vAlign w:val="center"/>
          </w:tcPr>
          <w:p w:rsidR="00C66B59" w:rsidRPr="00DD58EA" w:rsidRDefault="00C66B59" w:rsidP="00B03612">
            <w:pPr>
              <w:rPr>
                <w:color w:val="000000"/>
                <w:sz w:val="24"/>
                <w:szCs w:val="18"/>
                <w:lang w:val="en-IN" w:eastAsia="en-IN"/>
              </w:rPr>
            </w:pPr>
            <w:r>
              <w:rPr>
                <w:color w:val="000000"/>
                <w:sz w:val="24"/>
                <w:szCs w:val="18"/>
                <w:lang w:val="en-IN" w:eastAsia="en-IN"/>
              </w:rPr>
              <w:t>The L</w:t>
            </w:r>
            <w:r w:rsidRPr="00DD58EA">
              <w:rPr>
                <w:color w:val="000000"/>
                <w:sz w:val="24"/>
                <w:szCs w:val="18"/>
                <w:lang w:val="en-IN" w:eastAsia="en-IN"/>
              </w:rPr>
              <w:t>oan Officer captures data and sends the same for auto approval.</w:t>
            </w:r>
          </w:p>
        </w:tc>
      </w:tr>
      <w:tr w:rsidR="00C66B59" w:rsidRPr="001E2911" w:rsidTr="00B03612">
        <w:trPr>
          <w:trHeight w:val="409"/>
        </w:trPr>
        <w:tc>
          <w:tcPr>
            <w:tcW w:w="2376" w:type="dxa"/>
            <w:noWrap/>
            <w:vAlign w:val="center"/>
          </w:tcPr>
          <w:p w:rsidR="00C66B59" w:rsidRDefault="00C66B59" w:rsidP="00B03612">
            <w:pPr>
              <w:rPr>
                <w:color w:val="000000"/>
                <w:sz w:val="24"/>
                <w:szCs w:val="18"/>
                <w:lang w:val="en-IN" w:eastAsia="en-IN"/>
              </w:rPr>
            </w:pPr>
            <w:r>
              <w:rPr>
                <w:color w:val="000000"/>
                <w:sz w:val="24"/>
                <w:szCs w:val="18"/>
                <w:lang w:val="en-IN" w:eastAsia="en-IN"/>
              </w:rPr>
              <w:t>Risk Score 1</w:t>
            </w:r>
          </w:p>
        </w:tc>
        <w:tc>
          <w:tcPr>
            <w:tcW w:w="7724" w:type="dxa"/>
            <w:vAlign w:val="center"/>
          </w:tcPr>
          <w:p w:rsidR="00C66B59" w:rsidRPr="00DD58EA" w:rsidRDefault="00C66B59" w:rsidP="00B03612">
            <w:pPr>
              <w:rPr>
                <w:color w:val="000000"/>
                <w:sz w:val="24"/>
                <w:szCs w:val="18"/>
                <w:lang w:val="en-IN" w:eastAsia="en-IN"/>
              </w:rPr>
            </w:pPr>
            <w:r>
              <w:rPr>
                <w:color w:val="000000"/>
                <w:sz w:val="24"/>
                <w:szCs w:val="18"/>
                <w:lang w:val="en-IN" w:eastAsia="en-IN"/>
              </w:rPr>
              <w:t>System will tabulate risk score 1 based on data collect at screening</w:t>
            </w:r>
          </w:p>
        </w:tc>
      </w:tr>
    </w:tbl>
    <w:p w:rsidR="00C66B59" w:rsidRPr="001E2911"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5" w:name="_Toc466554988"/>
      <w:r w:rsidRPr="001E2911">
        <w:rPr>
          <w:rFonts w:cs="Times New Roman"/>
          <w:b w:val="0"/>
          <w:bCs w:val="0"/>
          <w:smallCaps/>
          <w:spacing w:val="5"/>
          <w:kern w:val="0"/>
          <w:sz w:val="36"/>
          <w:szCs w:val="36"/>
        </w:rPr>
        <w:t>Stage-role access</w:t>
      </w:r>
      <w:bookmarkEnd w:id="5"/>
    </w:p>
    <w:p w:rsidR="00C66B59" w:rsidRPr="001E2911" w:rsidRDefault="00C66B59" w:rsidP="00C66B59"/>
    <w:tbl>
      <w:tblPr>
        <w:tblW w:w="6961" w:type="dxa"/>
        <w:tblInd w:w="93" w:type="dxa"/>
        <w:tblLook w:val="04A0" w:firstRow="1" w:lastRow="0" w:firstColumn="1" w:lastColumn="0" w:noHBand="0" w:noVBand="1"/>
      </w:tblPr>
      <w:tblGrid>
        <w:gridCol w:w="3417"/>
        <w:gridCol w:w="3544"/>
      </w:tblGrid>
      <w:tr w:rsidR="00C66B59" w:rsidRPr="001E2911" w:rsidTr="00B03612">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6B59" w:rsidRPr="00DD58EA" w:rsidRDefault="00C66B59" w:rsidP="00B03612">
            <w:pPr>
              <w:rPr>
                <w:b/>
                <w:bCs/>
                <w:color w:val="000000"/>
                <w:sz w:val="24"/>
                <w:szCs w:val="18"/>
                <w:lang w:val="en-IN" w:eastAsia="en-IN"/>
              </w:rPr>
            </w:pPr>
            <w:r w:rsidRPr="00DD58EA">
              <w:rPr>
                <w:b/>
                <w:bCs/>
                <w:color w:val="000000"/>
                <w:sz w:val="24"/>
                <w:szCs w:val="18"/>
                <w:lang w:val="en-IN" w:eastAsia="en-IN"/>
              </w:rPr>
              <w:t>Stage</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rsidR="00C66B59" w:rsidRPr="00DD58EA" w:rsidRDefault="00C66B59" w:rsidP="00B03612">
            <w:pPr>
              <w:rPr>
                <w:b/>
                <w:bCs/>
                <w:color w:val="000000"/>
                <w:sz w:val="24"/>
                <w:szCs w:val="18"/>
                <w:lang w:val="en-IN" w:eastAsia="en-IN"/>
              </w:rPr>
            </w:pPr>
            <w:r w:rsidRPr="00DD58EA">
              <w:rPr>
                <w:b/>
                <w:bCs/>
                <w:color w:val="000000"/>
                <w:sz w:val="24"/>
                <w:szCs w:val="18"/>
                <w:lang w:val="en-IN" w:eastAsia="en-IN"/>
              </w:rPr>
              <w:t>Applicable Role</w:t>
            </w:r>
          </w:p>
        </w:tc>
      </w:tr>
      <w:tr w:rsidR="00C66B59" w:rsidRPr="001E2911" w:rsidTr="00B03612">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tcPr>
          <w:p w:rsidR="00C66B59" w:rsidRPr="00DD58EA" w:rsidRDefault="00C66B59" w:rsidP="00B03612">
            <w:pPr>
              <w:rPr>
                <w:color w:val="000000"/>
                <w:sz w:val="24"/>
                <w:szCs w:val="18"/>
                <w:lang w:val="en-IN" w:eastAsia="en-IN"/>
              </w:rPr>
            </w:pPr>
            <w:r w:rsidRPr="00DD58EA">
              <w:rPr>
                <w:color w:val="000000"/>
                <w:sz w:val="24"/>
                <w:szCs w:val="18"/>
                <w:lang w:val="en-IN" w:eastAsia="en-IN"/>
              </w:rPr>
              <w:t>Screening Queue</w:t>
            </w:r>
          </w:p>
        </w:tc>
        <w:tc>
          <w:tcPr>
            <w:tcW w:w="3544" w:type="dxa"/>
            <w:tcBorders>
              <w:top w:val="nil"/>
              <w:left w:val="nil"/>
              <w:bottom w:val="single" w:sz="4" w:space="0" w:color="auto"/>
              <w:right w:val="single" w:sz="4" w:space="0" w:color="auto"/>
            </w:tcBorders>
            <w:shd w:val="clear" w:color="auto" w:fill="auto"/>
            <w:vAlign w:val="bottom"/>
          </w:tcPr>
          <w:p w:rsidR="00C66B59" w:rsidRPr="00DD58EA" w:rsidRDefault="00C66B59" w:rsidP="00B03612">
            <w:pPr>
              <w:rPr>
                <w:color w:val="000000"/>
                <w:sz w:val="24"/>
                <w:szCs w:val="18"/>
                <w:lang w:val="en-IN" w:eastAsia="en-IN"/>
              </w:rPr>
            </w:pPr>
            <w:r w:rsidRPr="00DD58EA">
              <w:rPr>
                <w:color w:val="000000"/>
                <w:sz w:val="24"/>
                <w:szCs w:val="18"/>
                <w:lang w:val="en-IN" w:eastAsia="en-IN"/>
              </w:rPr>
              <w:t>Loan Officer</w:t>
            </w:r>
          </w:p>
        </w:tc>
      </w:tr>
      <w:tr w:rsidR="00C66B59" w:rsidRPr="001E2911" w:rsidTr="00B03612">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C66B59" w:rsidRPr="00DD58EA" w:rsidRDefault="00C66B59" w:rsidP="00B03612">
            <w:pPr>
              <w:rPr>
                <w:color w:val="000000"/>
                <w:sz w:val="24"/>
                <w:szCs w:val="18"/>
                <w:lang w:val="en-IN" w:eastAsia="en-IN"/>
              </w:rPr>
            </w:pPr>
            <w:r w:rsidRPr="00DD58EA">
              <w:rPr>
                <w:color w:val="000000"/>
                <w:sz w:val="24"/>
                <w:szCs w:val="18"/>
                <w:lang w:val="en-IN" w:eastAsia="en-IN"/>
              </w:rPr>
              <w:t>Capture Screening Details</w:t>
            </w:r>
          </w:p>
        </w:tc>
        <w:tc>
          <w:tcPr>
            <w:tcW w:w="3544" w:type="dxa"/>
            <w:tcBorders>
              <w:top w:val="single" w:sz="4" w:space="0" w:color="auto"/>
              <w:left w:val="nil"/>
              <w:bottom w:val="single" w:sz="4" w:space="0" w:color="auto"/>
              <w:right w:val="single" w:sz="4" w:space="0" w:color="auto"/>
            </w:tcBorders>
            <w:shd w:val="clear" w:color="auto" w:fill="auto"/>
            <w:vAlign w:val="bottom"/>
          </w:tcPr>
          <w:p w:rsidR="00C66B59" w:rsidRPr="00DD58EA" w:rsidRDefault="00C66B59" w:rsidP="00B03612">
            <w:pPr>
              <w:rPr>
                <w:color w:val="000000"/>
                <w:sz w:val="24"/>
                <w:szCs w:val="18"/>
                <w:lang w:val="en-IN" w:eastAsia="en-IN"/>
              </w:rPr>
            </w:pPr>
            <w:r w:rsidRPr="00DD58EA">
              <w:rPr>
                <w:color w:val="000000"/>
                <w:sz w:val="24"/>
                <w:szCs w:val="18"/>
                <w:lang w:val="en-IN" w:eastAsia="en-IN"/>
              </w:rPr>
              <w:t>Loan officer</w:t>
            </w:r>
          </w:p>
        </w:tc>
      </w:tr>
      <w:tr w:rsidR="00C66B59" w:rsidRPr="001E2911" w:rsidTr="00B03612">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C66B59" w:rsidRPr="00DD58EA" w:rsidRDefault="00C66B59" w:rsidP="00B03612">
            <w:pPr>
              <w:rPr>
                <w:color w:val="000000"/>
                <w:sz w:val="24"/>
                <w:szCs w:val="18"/>
                <w:lang w:val="en-IN" w:eastAsia="en-IN"/>
              </w:rPr>
            </w:pPr>
            <w:r>
              <w:rPr>
                <w:color w:val="000000"/>
                <w:sz w:val="24"/>
                <w:szCs w:val="18"/>
                <w:lang w:val="en-IN" w:eastAsia="en-IN"/>
              </w:rPr>
              <w:t>Risk Score 1</w:t>
            </w:r>
          </w:p>
        </w:tc>
        <w:tc>
          <w:tcPr>
            <w:tcW w:w="3544" w:type="dxa"/>
            <w:tcBorders>
              <w:top w:val="single" w:sz="4" w:space="0" w:color="auto"/>
              <w:left w:val="nil"/>
              <w:bottom w:val="single" w:sz="4" w:space="0" w:color="auto"/>
              <w:right w:val="single" w:sz="4" w:space="0" w:color="auto"/>
            </w:tcBorders>
            <w:shd w:val="clear" w:color="auto" w:fill="auto"/>
            <w:vAlign w:val="bottom"/>
          </w:tcPr>
          <w:p w:rsidR="00C66B59" w:rsidRPr="00DD58EA" w:rsidRDefault="00C66B59" w:rsidP="00B03612">
            <w:pPr>
              <w:rPr>
                <w:color w:val="000000"/>
                <w:sz w:val="24"/>
                <w:szCs w:val="18"/>
                <w:lang w:val="en-IN" w:eastAsia="en-IN"/>
              </w:rPr>
            </w:pPr>
            <w:r>
              <w:rPr>
                <w:color w:val="000000"/>
                <w:sz w:val="24"/>
                <w:szCs w:val="18"/>
                <w:lang w:val="en-IN" w:eastAsia="en-IN"/>
              </w:rPr>
              <w:t>-NA-</w:t>
            </w:r>
          </w:p>
        </w:tc>
      </w:tr>
    </w:tbl>
    <w:p w:rsidR="00C66B59"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sectPr w:rsidR="00C66B59" w:rsidSect="00B03612">
          <w:pgSz w:w="11899" w:h="16838"/>
          <w:pgMar w:top="720" w:right="720" w:bottom="720" w:left="1134" w:header="1560" w:footer="567" w:gutter="0"/>
          <w:cols w:space="720"/>
          <w:docGrid w:linePitch="360"/>
        </w:sectPr>
      </w:pPr>
    </w:p>
    <w:p w:rsidR="00C66B59" w:rsidRPr="001E2911"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6" w:name="_Toc466554989"/>
      <w:r w:rsidRPr="001E2911">
        <w:rPr>
          <w:rFonts w:cs="Times New Roman"/>
          <w:b w:val="0"/>
          <w:bCs w:val="0"/>
          <w:smallCaps/>
          <w:spacing w:val="5"/>
          <w:kern w:val="0"/>
          <w:sz w:val="36"/>
          <w:szCs w:val="36"/>
        </w:rPr>
        <w:lastRenderedPageBreak/>
        <w:t>Screening Queue</w:t>
      </w:r>
      <w:bookmarkEnd w:id="6"/>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 w:name="_Toc466554990"/>
      <w:r w:rsidRPr="001E2911">
        <w:rPr>
          <w:rFonts w:ascii="Times New Roman" w:hAnsi="Times New Roman" w:cs="Times New Roman"/>
          <w:b w:val="0"/>
          <w:bCs w:val="0"/>
          <w:smallCaps/>
          <w:color w:val="auto"/>
          <w:sz w:val="28"/>
          <w:szCs w:val="28"/>
        </w:rPr>
        <w:t>UI specification</w:t>
      </w:r>
      <w:bookmarkEnd w:id="7"/>
    </w:p>
    <w:p w:rsidR="00C66B59" w:rsidRPr="001E2911" w:rsidRDefault="00C66B59" w:rsidP="00C66B59"/>
    <w:tbl>
      <w:tblPr>
        <w:tblStyle w:val="TableGrid"/>
        <w:tblW w:w="10633" w:type="dxa"/>
        <w:tblInd w:w="-176" w:type="dxa"/>
        <w:tblLayout w:type="fixed"/>
        <w:tblLook w:val="04A0" w:firstRow="1" w:lastRow="0" w:firstColumn="1" w:lastColumn="0" w:noHBand="0" w:noVBand="1"/>
      </w:tblPr>
      <w:tblGrid>
        <w:gridCol w:w="2127"/>
        <w:gridCol w:w="1985"/>
        <w:gridCol w:w="1701"/>
        <w:gridCol w:w="1418"/>
        <w:gridCol w:w="3402"/>
      </w:tblGrid>
      <w:tr w:rsidR="00C66B59" w:rsidRPr="001E2911" w:rsidTr="00B03612">
        <w:tc>
          <w:tcPr>
            <w:tcW w:w="2127" w:type="dxa"/>
          </w:tcPr>
          <w:p w:rsidR="00C66B59" w:rsidRPr="00DD58EA" w:rsidRDefault="00C66B59" w:rsidP="00B03612">
            <w:pPr>
              <w:spacing w:after="200" w:line="276" w:lineRule="auto"/>
              <w:rPr>
                <w:rFonts w:eastAsiaTheme="majorEastAsia"/>
                <w:b/>
                <w:sz w:val="24"/>
                <w:szCs w:val="18"/>
              </w:rPr>
            </w:pPr>
            <w:r w:rsidRPr="00DD58EA">
              <w:rPr>
                <w:rFonts w:eastAsiaTheme="majorEastAsia"/>
                <w:b/>
                <w:sz w:val="24"/>
                <w:szCs w:val="18"/>
              </w:rPr>
              <w:t>Field name</w:t>
            </w:r>
          </w:p>
        </w:tc>
        <w:tc>
          <w:tcPr>
            <w:tcW w:w="1985" w:type="dxa"/>
          </w:tcPr>
          <w:p w:rsidR="00C66B59" w:rsidRPr="00DD58EA" w:rsidRDefault="00C66B59" w:rsidP="00B03612">
            <w:pPr>
              <w:spacing w:after="200" w:line="276" w:lineRule="auto"/>
              <w:rPr>
                <w:rFonts w:eastAsiaTheme="majorEastAsia"/>
                <w:b/>
                <w:sz w:val="24"/>
                <w:szCs w:val="18"/>
              </w:rPr>
            </w:pPr>
            <w:r w:rsidRPr="00DD58EA">
              <w:rPr>
                <w:rFonts w:eastAsiaTheme="majorEastAsia"/>
                <w:b/>
                <w:sz w:val="24"/>
                <w:szCs w:val="18"/>
              </w:rPr>
              <w:t>Section</w:t>
            </w:r>
          </w:p>
        </w:tc>
        <w:tc>
          <w:tcPr>
            <w:tcW w:w="1701" w:type="dxa"/>
          </w:tcPr>
          <w:p w:rsidR="00C66B59" w:rsidRPr="00DD58EA" w:rsidRDefault="00C66B59" w:rsidP="00B03612">
            <w:pPr>
              <w:spacing w:after="200" w:line="276" w:lineRule="auto"/>
              <w:rPr>
                <w:rFonts w:eastAsiaTheme="majorEastAsia"/>
                <w:b/>
                <w:sz w:val="24"/>
                <w:szCs w:val="18"/>
              </w:rPr>
            </w:pPr>
            <w:r w:rsidRPr="00DD58EA">
              <w:rPr>
                <w:rFonts w:eastAsiaTheme="majorEastAsia"/>
                <w:b/>
                <w:sz w:val="24"/>
                <w:szCs w:val="18"/>
              </w:rPr>
              <w:t xml:space="preserve">Data Type </w:t>
            </w:r>
          </w:p>
        </w:tc>
        <w:tc>
          <w:tcPr>
            <w:tcW w:w="1418" w:type="dxa"/>
          </w:tcPr>
          <w:p w:rsidR="00C66B59" w:rsidRPr="00DD58EA" w:rsidRDefault="00C66B59" w:rsidP="00B03612">
            <w:pPr>
              <w:spacing w:after="200" w:line="276" w:lineRule="auto"/>
              <w:rPr>
                <w:rFonts w:eastAsiaTheme="majorEastAsia"/>
                <w:b/>
                <w:sz w:val="24"/>
                <w:szCs w:val="18"/>
              </w:rPr>
            </w:pPr>
            <w:r w:rsidRPr="00DD58EA">
              <w:rPr>
                <w:rFonts w:eastAsiaTheme="majorEastAsia"/>
                <w:b/>
                <w:sz w:val="24"/>
                <w:szCs w:val="18"/>
              </w:rPr>
              <w:t>Attribute</w:t>
            </w:r>
          </w:p>
        </w:tc>
        <w:tc>
          <w:tcPr>
            <w:tcW w:w="3402" w:type="dxa"/>
          </w:tcPr>
          <w:p w:rsidR="00C66B59" w:rsidRPr="00DD58EA" w:rsidRDefault="00C66B59" w:rsidP="00B03612">
            <w:pPr>
              <w:spacing w:after="200" w:line="276" w:lineRule="auto"/>
              <w:rPr>
                <w:rFonts w:eastAsiaTheme="majorEastAsia"/>
                <w:b/>
                <w:sz w:val="24"/>
                <w:szCs w:val="18"/>
              </w:rPr>
            </w:pPr>
            <w:r w:rsidRPr="00DD58EA">
              <w:rPr>
                <w:rFonts w:eastAsiaTheme="majorEastAsia"/>
                <w:b/>
                <w:sz w:val="24"/>
                <w:szCs w:val="18"/>
              </w:rPr>
              <w:t>Population logic</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Screening Date</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date</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From Lead Generation Stage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Applicant Name</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From ‘Lead name’ of lead generation stage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Business Name</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From Lead Generation Stage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Pr>
                <w:rFonts w:eastAsiaTheme="majorEastAsia"/>
                <w:sz w:val="24"/>
                <w:szCs w:val="18"/>
              </w:rPr>
              <w:t>Customer ID</w:t>
            </w:r>
            <w:r w:rsidRPr="00DD58EA">
              <w:rPr>
                <w:rFonts w:eastAsiaTheme="majorEastAsia"/>
                <w:sz w:val="24"/>
                <w:szCs w:val="18"/>
              </w:rPr>
              <w:t xml:space="preserve"> </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From System database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Area</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rPr>
                <w:sz w:val="24"/>
              </w:rPr>
            </w:pPr>
            <w:r w:rsidRPr="00DD58EA">
              <w:rPr>
                <w:rFonts w:eastAsiaTheme="majorEastAsia"/>
                <w:sz w:val="24"/>
                <w:szCs w:val="18"/>
              </w:rPr>
              <w:t>From Lead Generation Stage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City/Village/Town</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C66B59" w:rsidRPr="00DD58EA" w:rsidRDefault="00C66B59" w:rsidP="00B03612">
            <w:pPr>
              <w:rPr>
                <w:sz w:val="24"/>
              </w:rPr>
            </w:pPr>
            <w:r w:rsidRPr="00DD58EA">
              <w:rPr>
                <w:rFonts w:eastAsiaTheme="majorEastAsia"/>
                <w:sz w:val="24"/>
                <w:szCs w:val="18"/>
              </w:rPr>
              <w:t>From Lead Generation Stage</w:t>
            </w:r>
          </w:p>
        </w:tc>
      </w:tr>
      <w:tr w:rsidR="00C66B59" w:rsidRPr="001E2911" w:rsidTr="00B03612">
        <w:tc>
          <w:tcPr>
            <w:tcW w:w="2127"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Pincode</w:t>
            </w:r>
          </w:p>
        </w:tc>
        <w:tc>
          <w:tcPr>
            <w:tcW w:w="1985" w:type="dxa"/>
          </w:tcPr>
          <w:p w:rsidR="00C66B59" w:rsidRPr="00DD58EA" w:rsidRDefault="00C66B59" w:rsidP="00B03612">
            <w:pPr>
              <w:rPr>
                <w:sz w:val="24"/>
              </w:rPr>
            </w:pPr>
            <w:r w:rsidRPr="00DD58EA">
              <w:rPr>
                <w:rFonts w:eastAsiaTheme="majorEastAsia"/>
                <w:sz w:val="24"/>
                <w:szCs w:val="18"/>
              </w:rPr>
              <w:t>Screening Queue</w:t>
            </w:r>
          </w:p>
        </w:tc>
        <w:tc>
          <w:tcPr>
            <w:tcW w:w="1701" w:type="dxa"/>
          </w:tcPr>
          <w:p w:rsidR="00C66B59" w:rsidRPr="00DD58EA" w:rsidRDefault="00C66B59" w:rsidP="00B03612">
            <w:pPr>
              <w:spacing w:after="200" w:line="276" w:lineRule="auto"/>
              <w:rPr>
                <w:rFonts w:eastAsiaTheme="majorEastAsia"/>
                <w:sz w:val="24"/>
                <w:szCs w:val="18"/>
              </w:rPr>
            </w:pPr>
            <w:r w:rsidRPr="00DD58EA">
              <w:rPr>
                <w:rFonts w:eastAsiaTheme="majorEastAsia"/>
                <w:sz w:val="24"/>
                <w:szCs w:val="18"/>
              </w:rPr>
              <w:t>Numeric</w:t>
            </w:r>
          </w:p>
        </w:tc>
        <w:tc>
          <w:tcPr>
            <w:tcW w:w="1418" w:type="dxa"/>
          </w:tcPr>
          <w:p w:rsidR="00C66B59" w:rsidRPr="00DD58EA" w:rsidRDefault="00C66B59" w:rsidP="00B03612">
            <w:pPr>
              <w:spacing w:after="200" w:line="276" w:lineRule="auto"/>
              <w:rPr>
                <w:rFonts w:eastAsiaTheme="majorEastAsia"/>
                <w:sz w:val="24"/>
                <w:szCs w:val="18"/>
              </w:rPr>
            </w:pPr>
          </w:p>
        </w:tc>
        <w:tc>
          <w:tcPr>
            <w:tcW w:w="3402" w:type="dxa"/>
          </w:tcPr>
          <w:p w:rsidR="00C66B59" w:rsidRPr="00DD58EA" w:rsidRDefault="00C66B59" w:rsidP="00B03612">
            <w:pPr>
              <w:rPr>
                <w:sz w:val="24"/>
              </w:rPr>
            </w:pPr>
            <w:r w:rsidRPr="00DD58EA">
              <w:rPr>
                <w:rFonts w:eastAsiaTheme="majorEastAsia"/>
                <w:sz w:val="24"/>
                <w:szCs w:val="18"/>
              </w:rPr>
              <w:t>From Lead Generation Stage</w:t>
            </w:r>
          </w:p>
        </w:tc>
      </w:tr>
    </w:tbl>
    <w:p w:rsidR="00C66B59" w:rsidRPr="001E2911" w:rsidRDefault="00C66B59" w:rsidP="00C66B59"/>
    <w:p w:rsidR="00C66B59" w:rsidRPr="001E2911" w:rsidRDefault="00C66B59" w:rsidP="00922FFE">
      <w:pPr>
        <w:pStyle w:val="Heading2"/>
        <w:keepNext w:val="0"/>
        <w:keepLines w:val="0"/>
        <w:numPr>
          <w:ilvl w:val="1"/>
          <w:numId w:val="10"/>
        </w:numPr>
        <w:spacing w:line="271" w:lineRule="auto"/>
        <w:ind w:left="1418"/>
        <w:rPr>
          <w:rFonts w:ascii="Times New Roman" w:hAnsi="Times New Roman" w:cs="Times New Roman"/>
          <w:b w:val="0"/>
          <w:bCs w:val="0"/>
          <w:smallCaps/>
          <w:color w:val="auto"/>
          <w:sz w:val="28"/>
          <w:szCs w:val="28"/>
        </w:rPr>
      </w:pPr>
      <w:bookmarkStart w:id="8" w:name="_Toc466554991"/>
      <w:r w:rsidRPr="001E2911">
        <w:rPr>
          <w:rFonts w:ascii="Times New Roman" w:hAnsi="Times New Roman" w:cs="Times New Roman"/>
          <w:b w:val="0"/>
          <w:bCs w:val="0"/>
          <w:smallCaps/>
          <w:color w:val="auto"/>
          <w:sz w:val="28"/>
          <w:szCs w:val="28"/>
        </w:rPr>
        <w:t>Screenshot</w:t>
      </w:r>
      <w:bookmarkEnd w:id="8"/>
    </w:p>
    <w:p w:rsidR="00C66B59" w:rsidRPr="001E2911" w:rsidRDefault="00C66B59" w:rsidP="00C66B59"/>
    <w:p w:rsidR="00C66B59" w:rsidRPr="00A0221D" w:rsidRDefault="00C66B59" w:rsidP="00C66B59">
      <w:pPr>
        <w:pStyle w:val="ListParagraph"/>
        <w:numPr>
          <w:ilvl w:val="0"/>
          <w:numId w:val="37"/>
        </w:numPr>
        <w:ind w:left="1701"/>
        <w:rPr>
          <w:rFonts w:ascii="Times New Roman" w:hAnsi="Times New Roman"/>
          <w:sz w:val="24"/>
          <w:szCs w:val="28"/>
        </w:rPr>
      </w:pPr>
      <w:r w:rsidRPr="00A0221D">
        <w:rPr>
          <w:rFonts w:ascii="Times New Roman" w:hAnsi="Times New Roman"/>
          <w:sz w:val="24"/>
          <w:szCs w:val="28"/>
        </w:rPr>
        <w:t>Search Page</w:t>
      </w:r>
    </w:p>
    <w:p w:rsidR="00C66B59" w:rsidRPr="001E2911" w:rsidRDefault="00C66B59" w:rsidP="00C66B59">
      <w:pPr>
        <w:ind w:left="1080"/>
      </w:pPr>
      <w:r>
        <w:rPr>
          <w:noProof/>
          <w:lang w:val="en-IN" w:eastAsia="en-IN"/>
        </w:rPr>
        <w:drawing>
          <wp:inline distT="0" distB="0" distL="0" distR="0" wp14:anchorId="770D7E6A" wp14:editId="5BB7AD21">
            <wp:extent cx="2176780" cy="3448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6780" cy="3448685"/>
                    </a:xfrm>
                    <a:prstGeom prst="rect">
                      <a:avLst/>
                    </a:prstGeom>
                    <a:noFill/>
                    <a:ln>
                      <a:noFill/>
                    </a:ln>
                  </pic:spPr>
                </pic:pic>
              </a:graphicData>
            </a:graphic>
          </wp:inline>
        </w:drawing>
      </w:r>
    </w:p>
    <w:p w:rsidR="00C66B59" w:rsidRPr="001E2911" w:rsidRDefault="00C66B59" w:rsidP="00C66B59">
      <w:pPr>
        <w:ind w:left="1080"/>
      </w:pPr>
    </w:p>
    <w:p w:rsidR="00C66B59" w:rsidRDefault="00C66B59" w:rsidP="00C66B59">
      <w:pPr>
        <w:pStyle w:val="ListParagraph"/>
        <w:numPr>
          <w:ilvl w:val="0"/>
          <w:numId w:val="37"/>
        </w:numPr>
        <w:ind w:left="1701"/>
        <w:rPr>
          <w:rFonts w:ascii="Times New Roman" w:hAnsi="Times New Roman"/>
          <w:sz w:val="24"/>
          <w:szCs w:val="28"/>
        </w:rPr>
        <w:sectPr w:rsidR="00C66B59" w:rsidSect="00B03612">
          <w:pgSz w:w="11899" w:h="16838"/>
          <w:pgMar w:top="720" w:right="720" w:bottom="720" w:left="1134" w:header="1560" w:footer="567" w:gutter="0"/>
          <w:cols w:space="720"/>
          <w:docGrid w:linePitch="360"/>
        </w:sectPr>
      </w:pPr>
    </w:p>
    <w:p w:rsidR="00C66B59" w:rsidRPr="00A0221D" w:rsidRDefault="00C66B59" w:rsidP="00C66B59">
      <w:pPr>
        <w:pStyle w:val="ListParagraph"/>
        <w:numPr>
          <w:ilvl w:val="0"/>
          <w:numId w:val="37"/>
        </w:numPr>
        <w:ind w:left="1701"/>
        <w:rPr>
          <w:rFonts w:ascii="Times New Roman" w:hAnsi="Times New Roman"/>
          <w:sz w:val="24"/>
          <w:szCs w:val="28"/>
        </w:rPr>
      </w:pPr>
      <w:r w:rsidRPr="00A0221D">
        <w:rPr>
          <w:rFonts w:ascii="Times New Roman" w:hAnsi="Times New Roman"/>
          <w:sz w:val="24"/>
          <w:szCs w:val="28"/>
        </w:rPr>
        <w:lastRenderedPageBreak/>
        <w:t>Screening Queue</w:t>
      </w:r>
    </w:p>
    <w:p w:rsidR="00C66B59" w:rsidRPr="001E2911" w:rsidRDefault="00C66B59" w:rsidP="00C66B59">
      <w:pPr>
        <w:ind w:left="1080"/>
        <w:rPr>
          <w:rFonts w:eastAsia="Calibri"/>
          <w:sz w:val="24"/>
          <w:szCs w:val="28"/>
          <w:lang w:val="en-IN"/>
        </w:rPr>
      </w:pPr>
      <w:r>
        <w:rPr>
          <w:rFonts w:eastAsia="Calibri"/>
          <w:noProof/>
          <w:sz w:val="24"/>
          <w:szCs w:val="28"/>
          <w:lang w:val="en-IN" w:eastAsia="en-IN"/>
        </w:rPr>
        <w:drawing>
          <wp:inline distT="0" distB="0" distL="0" distR="0" wp14:anchorId="15470410" wp14:editId="607393BB">
            <wp:extent cx="215265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3486150"/>
                    </a:xfrm>
                    <a:prstGeom prst="rect">
                      <a:avLst/>
                    </a:prstGeom>
                    <a:noFill/>
                    <a:ln>
                      <a:noFill/>
                    </a:ln>
                  </pic:spPr>
                </pic:pic>
              </a:graphicData>
            </a:graphic>
          </wp:inline>
        </w:drawing>
      </w:r>
    </w:p>
    <w:p w:rsidR="00C66B59" w:rsidRPr="00710A41" w:rsidRDefault="00C66B59" w:rsidP="00C66B59">
      <w:pPr>
        <w:pStyle w:val="Heading1"/>
        <w:keepNext w:val="0"/>
        <w:numPr>
          <w:ilvl w:val="0"/>
          <w:numId w:val="10"/>
        </w:numPr>
        <w:spacing w:before="480" w:after="0" w:line="276" w:lineRule="auto"/>
        <w:ind w:left="0" w:firstLine="0"/>
        <w:contextualSpacing/>
        <w:rPr>
          <w:rFonts w:cs="Times New Roman"/>
          <w:b w:val="0"/>
          <w:bCs w:val="0"/>
          <w:smallCaps/>
          <w:spacing w:val="5"/>
          <w:sz w:val="36"/>
          <w:szCs w:val="36"/>
        </w:rPr>
      </w:pPr>
      <w:bookmarkStart w:id="9" w:name="_Toc466554992"/>
      <w:r w:rsidRPr="00710A41">
        <w:rPr>
          <w:rFonts w:cs="Times New Roman"/>
          <w:b w:val="0"/>
          <w:bCs w:val="0"/>
          <w:smallCaps/>
          <w:spacing w:val="5"/>
          <w:kern w:val="0"/>
          <w:sz w:val="36"/>
          <w:szCs w:val="36"/>
        </w:rPr>
        <w:t>Functional requirements</w:t>
      </w:r>
      <w:bookmarkEnd w:id="9"/>
    </w:p>
    <w:p w:rsidR="00C66B59" w:rsidRPr="001E2911" w:rsidRDefault="00C66B59" w:rsidP="00C66B59"/>
    <w:p w:rsidR="00C66B59" w:rsidRDefault="00C66B59" w:rsidP="00C66B59">
      <w:pPr>
        <w:pStyle w:val="ListParagraph"/>
        <w:ind w:left="1364"/>
        <w:rPr>
          <w:rFonts w:ascii="Times New Roman" w:hAnsi="Times New Roman"/>
          <w:sz w:val="24"/>
          <w:szCs w:val="28"/>
        </w:rPr>
      </w:pPr>
      <w:r w:rsidRPr="00A0221D">
        <w:rPr>
          <w:rFonts w:ascii="Times New Roman" w:hAnsi="Times New Roman"/>
          <w:b/>
          <w:sz w:val="24"/>
          <w:szCs w:val="28"/>
        </w:rPr>
        <w:t>Loan Officer</w:t>
      </w:r>
      <w:r w:rsidRPr="00A0221D">
        <w:rPr>
          <w:rFonts w:ascii="Times New Roman" w:hAnsi="Times New Roman"/>
          <w:sz w:val="24"/>
          <w:szCs w:val="28"/>
        </w:rPr>
        <w:t xml:space="preserve"> logs in</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The loan officer opens the process dash board, and enters the Screening queue.</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 If the loan officer performs a search without selecting any parameter, then all cases with status ‘Pending for Screening’ to be displayed </w:t>
      </w:r>
      <w:r>
        <w:rPr>
          <w:rFonts w:ascii="Times New Roman" w:hAnsi="Times New Roman"/>
          <w:sz w:val="24"/>
          <w:szCs w:val="28"/>
        </w:rPr>
        <w:t>in a tabular format</w:t>
      </w:r>
      <w:r w:rsidRPr="00A0221D">
        <w:rPr>
          <w:rFonts w:ascii="Times New Roman" w:hAnsi="Times New Roman"/>
          <w:sz w:val="24"/>
          <w:szCs w:val="28"/>
        </w:rPr>
        <w:t xml:space="preserve"> </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Also display all the cases which have been assigned to loan officer from existing customer.</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If the loan officer searches with ‘Applicant name’, ‘Business name’ or ‘URN no’, then all matching records (including existing customers) to be displayed </w:t>
      </w:r>
      <w:r>
        <w:rPr>
          <w:rFonts w:ascii="Times New Roman" w:hAnsi="Times New Roman"/>
          <w:sz w:val="24"/>
          <w:szCs w:val="28"/>
        </w:rPr>
        <w:t>in a tabular format</w:t>
      </w:r>
      <w:r w:rsidRPr="00A0221D">
        <w:rPr>
          <w:rFonts w:ascii="Times New Roman" w:hAnsi="Times New Roman"/>
          <w:sz w:val="24"/>
          <w:szCs w:val="28"/>
        </w:rPr>
        <w:t xml:space="preserve"> </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can </w:t>
      </w:r>
      <w:r w:rsidRPr="00A0221D">
        <w:rPr>
          <w:rFonts w:ascii="Times New Roman" w:hAnsi="Times New Roman"/>
          <w:b/>
          <w:sz w:val="24"/>
          <w:szCs w:val="28"/>
        </w:rPr>
        <w:t>search and sort</w:t>
      </w:r>
      <w:r w:rsidRPr="00A0221D">
        <w:rPr>
          <w:rFonts w:ascii="Times New Roman" w:hAnsi="Times New Roman"/>
          <w:sz w:val="24"/>
          <w:szCs w:val="28"/>
        </w:rPr>
        <w:t xml:space="preserve"> the profiles based on the following parameters: Screening date, </w:t>
      </w:r>
      <w:r>
        <w:rPr>
          <w:rFonts w:ascii="Times New Roman" w:hAnsi="Times New Roman"/>
          <w:sz w:val="24"/>
          <w:szCs w:val="28"/>
        </w:rPr>
        <w:t>Customer ID</w:t>
      </w:r>
      <w:r w:rsidRPr="00A0221D">
        <w:rPr>
          <w:rFonts w:ascii="Times New Roman" w:hAnsi="Times New Roman"/>
          <w:sz w:val="24"/>
          <w:szCs w:val="28"/>
        </w:rPr>
        <w:t xml:space="preserve">, Applicant Name, Business Name, Area, </w:t>
      </w:r>
      <w:proofErr w:type="gramStart"/>
      <w:r w:rsidRPr="00A0221D">
        <w:rPr>
          <w:rFonts w:ascii="Times New Roman" w:hAnsi="Times New Roman"/>
          <w:sz w:val="24"/>
          <w:szCs w:val="28"/>
        </w:rPr>
        <w:t>City</w:t>
      </w:r>
      <w:proofErr w:type="gramEnd"/>
      <w:r w:rsidRPr="00A0221D">
        <w:rPr>
          <w:rFonts w:ascii="Times New Roman" w:hAnsi="Times New Roman"/>
          <w:sz w:val="24"/>
          <w:szCs w:val="28"/>
        </w:rPr>
        <w:t xml:space="preserve">/Village/Town. </w:t>
      </w:r>
    </w:p>
    <w:p w:rsidR="00C66B59"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then selects a profile from the Screening queue. The queue table should have applicant name, business name, </w:t>
      </w:r>
      <w:r>
        <w:rPr>
          <w:rFonts w:ascii="Times New Roman" w:hAnsi="Times New Roman"/>
          <w:sz w:val="24"/>
          <w:szCs w:val="28"/>
        </w:rPr>
        <w:t>Customer ID</w:t>
      </w:r>
      <w:r w:rsidRPr="00A0221D">
        <w:rPr>
          <w:rFonts w:ascii="Times New Roman" w:hAnsi="Times New Roman"/>
          <w:sz w:val="24"/>
          <w:szCs w:val="28"/>
        </w:rPr>
        <w:t xml:space="preserve">, Area, City/Town/Village and Screening Date as column names. </w:t>
      </w:r>
    </w:p>
    <w:p w:rsidR="00C66B59" w:rsidRPr="00A0221D" w:rsidRDefault="00C66B59" w:rsidP="00C66B59">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All the columns will have </w:t>
      </w:r>
      <w:r w:rsidRPr="00A0221D">
        <w:rPr>
          <w:rFonts w:ascii="Times New Roman" w:hAnsi="Times New Roman"/>
          <w:b/>
          <w:sz w:val="24"/>
          <w:szCs w:val="28"/>
        </w:rPr>
        <w:t>sorting</w:t>
      </w:r>
      <w:r w:rsidRPr="00A0221D">
        <w:rPr>
          <w:rFonts w:ascii="Times New Roman" w:hAnsi="Times New Roman"/>
          <w:sz w:val="24"/>
          <w:szCs w:val="28"/>
        </w:rPr>
        <w:t xml:space="preserve"> facility</w:t>
      </w:r>
      <w:r w:rsidRPr="00A0221D">
        <w:rPr>
          <w:rFonts w:ascii="Times New Roman" w:hAnsi="Times New Roman"/>
          <w:sz w:val="28"/>
          <w:szCs w:val="28"/>
        </w:rPr>
        <w:t>.</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 w:name="_Toc466554993"/>
      <w:r w:rsidRPr="001E2911">
        <w:rPr>
          <w:rFonts w:ascii="Times New Roman" w:hAnsi="Times New Roman" w:cs="Times New Roman"/>
          <w:b w:val="0"/>
          <w:bCs w:val="0"/>
          <w:smallCaps/>
          <w:color w:val="auto"/>
          <w:sz w:val="28"/>
          <w:szCs w:val="28"/>
        </w:rPr>
        <w:t>Upload</w:t>
      </w:r>
      <w:bookmarkEnd w:id="10"/>
    </w:p>
    <w:p w:rsidR="00C66B59" w:rsidRPr="00B71B6E" w:rsidRDefault="00C66B59" w:rsidP="00C66B59">
      <w:pPr>
        <w:ind w:left="1080"/>
      </w:pPr>
      <w:r>
        <w:t>-NA-</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1" w:name="_Toc466554994"/>
      <w:r w:rsidRPr="001E2911">
        <w:rPr>
          <w:rFonts w:ascii="Times New Roman" w:hAnsi="Times New Roman" w:cs="Times New Roman"/>
          <w:b w:val="0"/>
          <w:bCs w:val="0"/>
          <w:smallCaps/>
          <w:color w:val="auto"/>
          <w:sz w:val="28"/>
          <w:szCs w:val="28"/>
        </w:rPr>
        <w:t>Download</w:t>
      </w:r>
      <w:bookmarkEnd w:id="11"/>
    </w:p>
    <w:p w:rsidR="00C66B59" w:rsidRPr="00B71B6E" w:rsidRDefault="00C66B59" w:rsidP="00C66B59">
      <w:pPr>
        <w:ind w:left="1080"/>
      </w:pPr>
      <w:r>
        <w:t>-NA-</w:t>
      </w:r>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2" w:name="_Toc466554995"/>
      <w:r w:rsidRPr="001E2911">
        <w:rPr>
          <w:rFonts w:ascii="Times New Roman" w:hAnsi="Times New Roman" w:cs="Times New Roman"/>
          <w:b w:val="0"/>
          <w:bCs w:val="0"/>
          <w:smallCaps/>
          <w:color w:val="auto"/>
          <w:sz w:val="28"/>
          <w:szCs w:val="28"/>
        </w:rPr>
        <w:t>Reports</w:t>
      </w:r>
      <w:bookmarkEnd w:id="12"/>
    </w:p>
    <w:p w:rsidR="00922FFE" w:rsidRDefault="00922FFE" w:rsidP="00922FFE">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sectPr w:rsidR="00922FFE" w:rsidSect="00B03612">
          <w:pgSz w:w="11899" w:h="16838"/>
          <w:pgMar w:top="720" w:right="720" w:bottom="1134" w:left="720" w:header="1560" w:footer="567" w:gutter="0"/>
          <w:cols w:space="720"/>
          <w:docGrid w:linePitch="360"/>
        </w:sectPr>
      </w:pPr>
    </w:p>
    <w:p w:rsidR="00C66B59" w:rsidRPr="001E2911" w:rsidRDefault="00C66B59" w:rsidP="00922FFE">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13" w:name="_Toc466554996"/>
      <w:r w:rsidRPr="001E2911">
        <w:rPr>
          <w:rFonts w:cs="Times New Roman"/>
          <w:b w:val="0"/>
          <w:bCs w:val="0"/>
          <w:smallCaps/>
          <w:spacing w:val="5"/>
          <w:kern w:val="0"/>
          <w:sz w:val="36"/>
          <w:szCs w:val="36"/>
        </w:rPr>
        <w:lastRenderedPageBreak/>
        <w:t>Capturing Screening data</w:t>
      </w:r>
      <w:bookmarkEnd w:id="13"/>
      <w:ins w:id="14" w:author="Namita Sivasankaran" w:date="2016-11-10T15:36:00Z">
        <w:r w:rsidR="000D4DE1">
          <w:rPr>
            <w:rFonts w:cs="Times New Roman"/>
            <w:b w:val="0"/>
            <w:bCs w:val="0"/>
            <w:smallCaps/>
            <w:spacing w:val="5"/>
            <w:kern w:val="0"/>
            <w:sz w:val="36"/>
            <w:szCs w:val="36"/>
          </w:rPr>
          <w:t xml:space="preserve"> </w:t>
        </w:r>
      </w:ins>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5" w:name="_Toc466554997"/>
      <w:r w:rsidRPr="001E2911">
        <w:rPr>
          <w:rFonts w:ascii="Times New Roman" w:hAnsi="Times New Roman" w:cs="Times New Roman"/>
          <w:b w:val="0"/>
          <w:bCs w:val="0"/>
          <w:smallCaps/>
          <w:color w:val="auto"/>
          <w:sz w:val="28"/>
          <w:szCs w:val="28"/>
        </w:rPr>
        <w:t>UI requirements</w:t>
      </w:r>
      <w:bookmarkEnd w:id="15"/>
      <w:r w:rsidRPr="001E2911">
        <w:rPr>
          <w:rFonts w:ascii="Times New Roman" w:hAnsi="Times New Roman" w:cs="Times New Roman"/>
          <w:b w:val="0"/>
          <w:bCs w:val="0"/>
          <w:smallCaps/>
          <w:color w:val="auto"/>
          <w:sz w:val="28"/>
          <w:szCs w:val="28"/>
        </w:rPr>
        <w:t xml:space="preserve"> </w:t>
      </w:r>
    </w:p>
    <w:p w:rsidR="00C66B59" w:rsidRPr="001E2911" w:rsidRDefault="00C66B59" w:rsidP="00C66B59">
      <w:pPr>
        <w:ind w:left="1080"/>
      </w:pPr>
    </w:p>
    <w:tbl>
      <w:tblPr>
        <w:tblStyle w:val="TableGrid"/>
        <w:tblW w:w="14278" w:type="dxa"/>
        <w:jc w:val="center"/>
        <w:tblInd w:w="-2598" w:type="dxa"/>
        <w:tblLayout w:type="fixed"/>
        <w:tblLook w:val="04A0" w:firstRow="1" w:lastRow="0" w:firstColumn="1" w:lastColumn="0" w:noHBand="0" w:noVBand="1"/>
      </w:tblPr>
      <w:tblGrid>
        <w:gridCol w:w="955"/>
        <w:gridCol w:w="999"/>
        <w:gridCol w:w="2142"/>
        <w:gridCol w:w="2493"/>
        <w:gridCol w:w="1933"/>
        <w:gridCol w:w="857"/>
        <w:gridCol w:w="1302"/>
        <w:gridCol w:w="3597"/>
        <w:tblGridChange w:id="16">
          <w:tblGrid>
            <w:gridCol w:w="955"/>
            <w:gridCol w:w="999"/>
            <w:gridCol w:w="2142"/>
            <w:gridCol w:w="2493"/>
            <w:gridCol w:w="1933"/>
            <w:gridCol w:w="857"/>
            <w:gridCol w:w="1302"/>
            <w:gridCol w:w="3597"/>
          </w:tblGrid>
        </w:tblGridChange>
      </w:tblGrid>
      <w:tr w:rsidR="00295D20" w:rsidRPr="00295D20" w:rsidTr="000C7770">
        <w:trPr>
          <w:cantSplit/>
          <w:trHeight w:val="1254"/>
          <w:jc w:val="center"/>
        </w:trPr>
        <w:tc>
          <w:tcPr>
            <w:tcW w:w="955" w:type="dxa"/>
            <w:vAlign w:val="center"/>
          </w:tcPr>
          <w:p w:rsidR="00C66B59" w:rsidRPr="00295D20" w:rsidRDefault="00C66B59" w:rsidP="00B03612">
            <w:pPr>
              <w:jc w:val="center"/>
              <w:rPr>
                <w:b/>
                <w:sz w:val="24"/>
                <w:szCs w:val="28"/>
              </w:rPr>
            </w:pPr>
            <w:r w:rsidRPr="00295D20">
              <w:rPr>
                <w:b/>
                <w:sz w:val="24"/>
                <w:szCs w:val="28"/>
              </w:rPr>
              <w:t>Entity</w:t>
            </w:r>
          </w:p>
        </w:tc>
        <w:tc>
          <w:tcPr>
            <w:tcW w:w="999" w:type="dxa"/>
            <w:vAlign w:val="center"/>
          </w:tcPr>
          <w:p w:rsidR="00C66B59" w:rsidRPr="00295D20" w:rsidRDefault="00C66B59" w:rsidP="00B03612">
            <w:pPr>
              <w:jc w:val="center"/>
              <w:rPr>
                <w:b/>
                <w:sz w:val="22"/>
                <w:szCs w:val="22"/>
              </w:rPr>
            </w:pPr>
            <w:r w:rsidRPr="00295D20">
              <w:rPr>
                <w:b/>
                <w:sz w:val="22"/>
                <w:szCs w:val="22"/>
              </w:rPr>
              <w:t>Tab</w:t>
            </w:r>
          </w:p>
        </w:tc>
        <w:tc>
          <w:tcPr>
            <w:tcW w:w="2142" w:type="dxa"/>
            <w:vAlign w:val="center"/>
          </w:tcPr>
          <w:p w:rsidR="00C66B59" w:rsidRPr="00295D20" w:rsidRDefault="00C66B59" w:rsidP="00B03612">
            <w:pPr>
              <w:jc w:val="center"/>
              <w:rPr>
                <w:b/>
                <w:sz w:val="22"/>
                <w:szCs w:val="22"/>
              </w:rPr>
            </w:pPr>
            <w:r w:rsidRPr="00295D20">
              <w:rPr>
                <w:b/>
                <w:sz w:val="22"/>
                <w:szCs w:val="22"/>
              </w:rPr>
              <w:t>Sub tab</w:t>
            </w:r>
          </w:p>
        </w:tc>
        <w:tc>
          <w:tcPr>
            <w:tcW w:w="2493" w:type="dxa"/>
            <w:vAlign w:val="center"/>
          </w:tcPr>
          <w:p w:rsidR="00C66B59" w:rsidRPr="00295D20" w:rsidRDefault="00C66B59" w:rsidP="00B03612">
            <w:pPr>
              <w:jc w:val="center"/>
              <w:rPr>
                <w:b/>
                <w:sz w:val="22"/>
                <w:szCs w:val="22"/>
              </w:rPr>
            </w:pPr>
            <w:r w:rsidRPr="00295D20">
              <w:rPr>
                <w:b/>
                <w:sz w:val="22"/>
                <w:szCs w:val="22"/>
              </w:rPr>
              <w:t>Fields</w:t>
            </w:r>
          </w:p>
        </w:tc>
        <w:tc>
          <w:tcPr>
            <w:tcW w:w="1933" w:type="dxa"/>
            <w:vAlign w:val="center"/>
          </w:tcPr>
          <w:p w:rsidR="00C66B59" w:rsidRPr="00295D20" w:rsidRDefault="00C66B59" w:rsidP="00B03612">
            <w:pPr>
              <w:jc w:val="center"/>
              <w:rPr>
                <w:b/>
                <w:sz w:val="22"/>
                <w:szCs w:val="22"/>
              </w:rPr>
            </w:pPr>
          </w:p>
          <w:p w:rsidR="00C66B59" w:rsidRPr="00295D20" w:rsidRDefault="00C66B59" w:rsidP="00B03612">
            <w:pPr>
              <w:jc w:val="center"/>
              <w:rPr>
                <w:b/>
                <w:sz w:val="22"/>
                <w:szCs w:val="22"/>
              </w:rPr>
            </w:pPr>
            <w:r w:rsidRPr="00295D20">
              <w:rPr>
                <w:b/>
                <w:sz w:val="22"/>
                <w:szCs w:val="22"/>
              </w:rPr>
              <w:t>Field Value</w:t>
            </w:r>
          </w:p>
        </w:tc>
        <w:tc>
          <w:tcPr>
            <w:tcW w:w="857" w:type="dxa"/>
            <w:vAlign w:val="center"/>
          </w:tcPr>
          <w:p w:rsidR="00C66B59" w:rsidRPr="00295D20" w:rsidRDefault="00C66B59" w:rsidP="00B03612">
            <w:pPr>
              <w:jc w:val="center"/>
              <w:rPr>
                <w:b/>
                <w:sz w:val="22"/>
                <w:szCs w:val="22"/>
              </w:rPr>
            </w:pPr>
            <w:r w:rsidRPr="00295D20">
              <w:rPr>
                <w:b/>
                <w:sz w:val="22"/>
                <w:szCs w:val="22"/>
              </w:rPr>
              <w:t>Mandatory</w:t>
            </w:r>
          </w:p>
        </w:tc>
        <w:tc>
          <w:tcPr>
            <w:tcW w:w="1302" w:type="dxa"/>
            <w:vAlign w:val="center"/>
          </w:tcPr>
          <w:p w:rsidR="00C66B59" w:rsidRPr="00295D20" w:rsidRDefault="00C66B59" w:rsidP="00B03612">
            <w:pPr>
              <w:jc w:val="center"/>
              <w:rPr>
                <w:b/>
                <w:sz w:val="22"/>
                <w:szCs w:val="22"/>
              </w:rPr>
            </w:pPr>
            <w:r w:rsidRPr="00295D20">
              <w:rPr>
                <w:b/>
                <w:sz w:val="22"/>
                <w:szCs w:val="22"/>
              </w:rPr>
              <w:t>Conditional Mandatory</w:t>
            </w:r>
          </w:p>
        </w:tc>
        <w:tc>
          <w:tcPr>
            <w:tcW w:w="3597" w:type="dxa"/>
            <w:vAlign w:val="center"/>
          </w:tcPr>
          <w:p w:rsidR="00C66B59" w:rsidRPr="00295D20" w:rsidRDefault="00C66B59" w:rsidP="00B03612">
            <w:pPr>
              <w:jc w:val="center"/>
              <w:rPr>
                <w:b/>
                <w:sz w:val="22"/>
                <w:szCs w:val="22"/>
              </w:rPr>
            </w:pPr>
            <w:r w:rsidRPr="00295D20">
              <w:rPr>
                <w:b/>
                <w:sz w:val="22"/>
                <w:szCs w:val="22"/>
              </w:rPr>
              <w:t>Remarks</w:t>
            </w:r>
          </w:p>
        </w:tc>
      </w:tr>
      <w:tr w:rsidR="00295D20" w:rsidRPr="00295D20" w:rsidTr="000C7770">
        <w:trPr>
          <w:trHeight w:val="159"/>
          <w:jc w:val="center"/>
        </w:trPr>
        <w:tc>
          <w:tcPr>
            <w:tcW w:w="955" w:type="dxa"/>
            <w:vMerge w:val="restart"/>
            <w:textDirection w:val="btLr"/>
            <w:vAlign w:val="center"/>
          </w:tcPr>
          <w:p w:rsidR="00C66B59" w:rsidRPr="00295D20" w:rsidRDefault="00C66B59" w:rsidP="00B03612">
            <w:pPr>
              <w:ind w:left="113" w:right="113"/>
              <w:jc w:val="center"/>
              <w:rPr>
                <w:sz w:val="28"/>
                <w:szCs w:val="28"/>
              </w:rPr>
            </w:pPr>
            <w:r w:rsidRPr="00295D20">
              <w:rPr>
                <w:sz w:val="28"/>
                <w:szCs w:val="28"/>
              </w:rPr>
              <w:t>APPLICANT</w:t>
            </w:r>
          </w:p>
        </w:tc>
        <w:tc>
          <w:tcPr>
            <w:tcW w:w="999" w:type="dxa"/>
            <w:vMerge w:val="restart"/>
            <w:textDirection w:val="btLr"/>
            <w:vAlign w:val="center"/>
          </w:tcPr>
          <w:p w:rsidR="00C66B59" w:rsidRPr="00295D20" w:rsidRDefault="00C66B59" w:rsidP="00B03612">
            <w:pPr>
              <w:ind w:left="113" w:right="113"/>
              <w:jc w:val="center"/>
              <w:rPr>
                <w:sz w:val="22"/>
                <w:szCs w:val="22"/>
              </w:rPr>
            </w:pPr>
            <w:r w:rsidRPr="00295D20">
              <w:rPr>
                <w:sz w:val="22"/>
                <w:szCs w:val="22"/>
              </w:rPr>
              <w:t>Applicant Profile</w:t>
            </w:r>
          </w:p>
        </w:tc>
        <w:tc>
          <w:tcPr>
            <w:tcW w:w="2142" w:type="dxa"/>
            <w:vMerge w:val="restart"/>
            <w:vAlign w:val="center"/>
          </w:tcPr>
          <w:p w:rsidR="00C66B59" w:rsidRPr="00295D20" w:rsidRDefault="00C66B59" w:rsidP="00B03612">
            <w:pPr>
              <w:jc w:val="center"/>
              <w:rPr>
                <w:sz w:val="22"/>
                <w:szCs w:val="22"/>
              </w:rPr>
            </w:pPr>
            <w:r w:rsidRPr="00295D20">
              <w:rPr>
                <w:sz w:val="22"/>
                <w:szCs w:val="22"/>
              </w:rPr>
              <w:t>KYC Details</w:t>
            </w: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Aadhar No</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Numeric</w:t>
            </w:r>
          </w:p>
        </w:tc>
        <w:tc>
          <w:tcPr>
            <w:tcW w:w="857"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Aadhar -QR Code Scan (Auto fill Profile &amp; Address data)</w:t>
            </w:r>
          </w:p>
        </w:tc>
      </w:tr>
      <w:tr w:rsidR="00295D20" w:rsidRPr="00295D20" w:rsidTr="000C7770">
        <w:trPr>
          <w:trHeight w:val="770"/>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Document Capture</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Upload</w:t>
            </w:r>
          </w:p>
        </w:tc>
        <w:tc>
          <w:tcPr>
            <w:tcW w:w="857"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p>
        </w:tc>
      </w:tr>
      <w:tr w:rsidR="00295D20" w:rsidRPr="00295D20" w:rsidTr="000C7770">
        <w:trPr>
          <w:trHeight w:val="821"/>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Pan Number</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Alpha numeric</w:t>
            </w:r>
          </w:p>
        </w:tc>
        <w:tc>
          <w:tcPr>
            <w:tcW w:w="857"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p>
        </w:tc>
      </w:tr>
      <w:tr w:rsidR="00295D20" w:rsidRPr="00295D20" w:rsidTr="000C7770">
        <w:trPr>
          <w:trHeight w:val="72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Document Capture</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Upload</w:t>
            </w:r>
          </w:p>
        </w:tc>
        <w:tc>
          <w:tcPr>
            <w:tcW w:w="857"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ID Type</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360" w:lineRule="auto"/>
              <w:jc w:val="center"/>
              <w:rPr>
                <w:sz w:val="22"/>
                <w:szCs w:val="22"/>
              </w:rPr>
            </w:pP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Ration Card, Voter Card, Passport, Pan Card, Aadhar card, Driving License</w:t>
            </w:r>
          </w:p>
        </w:tc>
      </w:tr>
      <w:tr w:rsidR="00295D20" w:rsidRPr="00295D20" w:rsidTr="000C7770">
        <w:trPr>
          <w:trHeight w:val="57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ID No</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Alpha numeric</w:t>
            </w:r>
          </w:p>
        </w:tc>
        <w:tc>
          <w:tcPr>
            <w:tcW w:w="857" w:type="dxa"/>
            <w:vAlign w:val="center"/>
          </w:tcPr>
          <w:p w:rsidR="00C66B59" w:rsidRPr="00295D20" w:rsidRDefault="00C66B59" w:rsidP="00B03612">
            <w:pPr>
              <w:spacing w:line="360" w:lineRule="auto"/>
              <w:jc w:val="center"/>
              <w:rPr>
                <w:sz w:val="22"/>
                <w:szCs w:val="22"/>
              </w:rPr>
            </w:pPr>
          </w:p>
        </w:tc>
        <w:tc>
          <w:tcPr>
            <w:tcW w:w="1302"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If ID type selected</w:t>
            </w:r>
          </w:p>
        </w:tc>
      </w:tr>
      <w:tr w:rsidR="00295D20" w:rsidRPr="00295D20" w:rsidTr="000C7770">
        <w:trPr>
          <w:trHeight w:val="585"/>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Valid up to</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Date</w:t>
            </w:r>
          </w:p>
        </w:tc>
        <w:tc>
          <w:tcPr>
            <w:tcW w:w="857" w:type="dxa"/>
            <w:vAlign w:val="center"/>
          </w:tcPr>
          <w:p w:rsidR="00C66B59" w:rsidRPr="00295D20" w:rsidRDefault="00C66B59" w:rsidP="00B03612">
            <w:pPr>
              <w:spacing w:line="360" w:lineRule="auto"/>
              <w:jc w:val="center"/>
              <w:rPr>
                <w:sz w:val="22"/>
                <w:szCs w:val="22"/>
              </w:rPr>
            </w:pPr>
          </w:p>
        </w:tc>
        <w:tc>
          <w:tcPr>
            <w:tcW w:w="1302"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If ID type selected</w:t>
            </w:r>
          </w:p>
        </w:tc>
      </w:tr>
      <w:tr w:rsidR="00295D20" w:rsidRPr="00295D20" w:rsidTr="000C7770">
        <w:trPr>
          <w:trHeight w:val="60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360" w:lineRule="auto"/>
              <w:jc w:val="center"/>
              <w:rPr>
                <w:sz w:val="22"/>
                <w:szCs w:val="22"/>
              </w:rPr>
            </w:pPr>
            <w:r w:rsidRPr="00295D20">
              <w:rPr>
                <w:sz w:val="22"/>
                <w:szCs w:val="22"/>
              </w:rPr>
              <w:t>Document Capture</w:t>
            </w:r>
          </w:p>
        </w:tc>
        <w:tc>
          <w:tcPr>
            <w:tcW w:w="1933" w:type="dxa"/>
            <w:vAlign w:val="center"/>
          </w:tcPr>
          <w:p w:rsidR="00C66B59" w:rsidRPr="00295D20" w:rsidRDefault="00C66B59" w:rsidP="00B03612">
            <w:pPr>
              <w:spacing w:line="360" w:lineRule="auto"/>
              <w:jc w:val="center"/>
              <w:rPr>
                <w:sz w:val="22"/>
                <w:szCs w:val="22"/>
              </w:rPr>
            </w:pPr>
            <w:r w:rsidRPr="00295D20">
              <w:rPr>
                <w:sz w:val="22"/>
                <w:szCs w:val="22"/>
              </w:rPr>
              <w:t>Upload</w:t>
            </w:r>
          </w:p>
        </w:tc>
        <w:tc>
          <w:tcPr>
            <w:tcW w:w="857" w:type="dxa"/>
            <w:vAlign w:val="center"/>
          </w:tcPr>
          <w:p w:rsidR="00C66B59" w:rsidRPr="00295D20" w:rsidRDefault="00C66B59" w:rsidP="00B03612">
            <w:pPr>
              <w:spacing w:line="360" w:lineRule="auto"/>
              <w:jc w:val="center"/>
              <w:rPr>
                <w:sz w:val="22"/>
                <w:szCs w:val="22"/>
              </w:rPr>
            </w:pPr>
          </w:p>
        </w:tc>
        <w:tc>
          <w:tcPr>
            <w:tcW w:w="1302" w:type="dxa"/>
            <w:vAlign w:val="center"/>
          </w:tcPr>
          <w:p w:rsidR="00C66B59" w:rsidRPr="00295D20" w:rsidRDefault="00C66B59" w:rsidP="00B03612">
            <w:pPr>
              <w:spacing w:line="360" w:lineRule="auto"/>
              <w:jc w:val="center"/>
              <w:rPr>
                <w:sz w:val="22"/>
                <w:szCs w:val="22"/>
              </w:rPr>
            </w:pPr>
            <w:r w:rsidRPr="00295D20">
              <w:rPr>
                <w:sz w:val="22"/>
                <w:szCs w:val="22"/>
              </w:rPr>
              <w:t>Yes</w:t>
            </w: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If ID type selected</w:t>
            </w: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shd w:val="clear" w:color="auto" w:fill="B8CCE4" w:themeFill="accent1" w:themeFillTint="66"/>
            <w:vAlign w:val="center"/>
          </w:tcPr>
          <w:p w:rsidR="00C66B59" w:rsidRPr="00295D20" w:rsidRDefault="00C66B59" w:rsidP="00B03612">
            <w:pPr>
              <w:spacing w:line="360" w:lineRule="auto"/>
              <w:jc w:val="center"/>
              <w:rPr>
                <w:b/>
                <w:sz w:val="22"/>
                <w:szCs w:val="22"/>
              </w:rPr>
            </w:pPr>
            <w:r w:rsidRPr="00295D20">
              <w:rPr>
                <w:b/>
                <w:sz w:val="22"/>
                <w:szCs w:val="22"/>
              </w:rPr>
              <w:t>Add Button</w:t>
            </w:r>
          </w:p>
        </w:tc>
        <w:tc>
          <w:tcPr>
            <w:tcW w:w="1933" w:type="dxa"/>
            <w:vAlign w:val="center"/>
          </w:tcPr>
          <w:p w:rsidR="00C66B59" w:rsidRPr="00295D20" w:rsidRDefault="00C66B59" w:rsidP="00B03612">
            <w:pPr>
              <w:spacing w:line="360" w:lineRule="auto"/>
              <w:jc w:val="center"/>
              <w:rPr>
                <w:sz w:val="22"/>
                <w:szCs w:val="22"/>
              </w:rPr>
            </w:pPr>
          </w:p>
        </w:tc>
        <w:tc>
          <w:tcPr>
            <w:tcW w:w="857" w:type="dxa"/>
            <w:vAlign w:val="center"/>
          </w:tcPr>
          <w:p w:rsidR="00C66B59" w:rsidRPr="00295D20" w:rsidRDefault="00C66B59" w:rsidP="00B03612">
            <w:pPr>
              <w:spacing w:line="360" w:lineRule="auto"/>
              <w:jc w:val="center"/>
              <w:rPr>
                <w:sz w:val="22"/>
                <w:szCs w:val="22"/>
              </w:rPr>
            </w:pPr>
          </w:p>
        </w:tc>
        <w:tc>
          <w:tcPr>
            <w:tcW w:w="1302" w:type="dxa"/>
            <w:vAlign w:val="center"/>
          </w:tcPr>
          <w:p w:rsidR="00C66B59" w:rsidRPr="00295D20" w:rsidRDefault="00C66B59" w:rsidP="00B03612">
            <w:pPr>
              <w:spacing w:line="360" w:lineRule="auto"/>
              <w:jc w:val="center"/>
              <w:rPr>
                <w:sz w:val="22"/>
                <w:szCs w:val="22"/>
              </w:rPr>
            </w:pPr>
          </w:p>
        </w:tc>
        <w:tc>
          <w:tcPr>
            <w:tcW w:w="3597" w:type="dxa"/>
            <w:vAlign w:val="center"/>
          </w:tcPr>
          <w:p w:rsidR="00C66B59" w:rsidRPr="00295D20" w:rsidRDefault="00C66B59" w:rsidP="00B03612">
            <w:pPr>
              <w:spacing w:line="360" w:lineRule="auto"/>
              <w:jc w:val="center"/>
              <w:rPr>
                <w:sz w:val="22"/>
                <w:szCs w:val="22"/>
              </w:rPr>
            </w:pPr>
            <w:r w:rsidRPr="00295D20">
              <w:rPr>
                <w:sz w:val="22"/>
                <w:szCs w:val="22"/>
              </w:rPr>
              <w:t>ID type, ID No, Valid Up to, Document Capture populate again</w:t>
            </w: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restart"/>
            <w:vAlign w:val="center"/>
          </w:tcPr>
          <w:p w:rsidR="00C66B59" w:rsidRPr="00295D20" w:rsidRDefault="00C66B59" w:rsidP="00B03612">
            <w:pPr>
              <w:jc w:val="center"/>
              <w:rPr>
                <w:sz w:val="22"/>
                <w:szCs w:val="22"/>
              </w:rPr>
            </w:pPr>
            <w:r w:rsidRPr="00295D20">
              <w:rPr>
                <w:sz w:val="22"/>
                <w:szCs w:val="22"/>
              </w:rPr>
              <w:t>Applicant Details</w:t>
            </w: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Title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w:t>
            </w:r>
          </w:p>
          <w:p w:rsidR="00C66B59" w:rsidRPr="00295D20" w:rsidRDefault="00C66B59" w:rsidP="00B03612">
            <w:pPr>
              <w:spacing w:line="276" w:lineRule="auto"/>
              <w:jc w:val="center"/>
              <w:rPr>
                <w:sz w:val="22"/>
                <w:szCs w:val="22"/>
              </w:rPr>
            </w:pPr>
            <w:r w:rsidRPr="00295D20">
              <w:rPr>
                <w:sz w:val="22"/>
                <w:szCs w:val="22"/>
              </w:rPr>
              <w:t>Text</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Aadhar QR Code scanning</w:t>
            </w: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Name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 Text</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Aadhar QR Code scanning</w:t>
            </w: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Gender</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 Text</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Aadhar QR Code scanning</w:t>
            </w: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Date Of birth</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 Date</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Aadhar QR Code scanning</w:t>
            </w:r>
          </w:p>
        </w:tc>
      </w:tr>
      <w:tr w:rsidR="00295D20" w:rsidRPr="00295D20" w:rsidTr="000C7770">
        <w:trPr>
          <w:trHeight w:val="625"/>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Age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901"/>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Father's Name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Auto populated/Text</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Aadhar QR Code scanning</w:t>
            </w:r>
          </w:p>
        </w:tc>
      </w:tr>
      <w:tr w:rsidR="00295D20" w:rsidRPr="00295D20" w:rsidTr="000C7770">
        <w:trPr>
          <w:trHeight w:val="1072"/>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Educational Level</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Below SSLC, SSLC, HSC, Graduate/Diploma/ITI, Professional Degree, Others</w:t>
            </w:r>
          </w:p>
        </w:tc>
      </w:tr>
      <w:tr w:rsidR="00295D20" w:rsidRPr="00295D20" w:rsidTr="000C7770">
        <w:trPr>
          <w:trHeight w:val="900"/>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Religion</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Hindu, Muslim, Christian, Jain, Buddhist, Others</w:t>
            </w:r>
          </w:p>
        </w:tc>
      </w:tr>
      <w:tr w:rsidR="00295D20" w:rsidRPr="00295D20" w:rsidTr="000C7770">
        <w:trPr>
          <w:trHeight w:val="728"/>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Mobile No</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Numeric</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from lead</w:t>
            </w:r>
          </w:p>
        </w:tc>
      </w:tr>
      <w:tr w:rsidR="00295D20" w:rsidRPr="00295D20" w:rsidTr="000C7770">
        <w:trPr>
          <w:trHeight w:val="754"/>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Alternative Mobile No.</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Numeric</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1173"/>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WhatsApp Mobile No.</w:t>
            </w:r>
          </w:p>
        </w:tc>
        <w:tc>
          <w:tcPr>
            <w:tcW w:w="1933" w:type="dxa"/>
            <w:vAlign w:val="center"/>
          </w:tcPr>
          <w:p w:rsidR="00C66B59" w:rsidRPr="00295D20" w:rsidRDefault="00922FFE" w:rsidP="00B03612">
            <w:pPr>
              <w:spacing w:line="276" w:lineRule="auto"/>
              <w:jc w:val="center"/>
              <w:rPr>
                <w:sz w:val="22"/>
                <w:szCs w:val="22"/>
              </w:rPr>
            </w:pPr>
            <w:ins w:id="17" w:author="Namita Sivasankaran" w:date="2016-11-10T14:18:00Z">
              <w:r w:rsidRPr="00295D20">
                <w:rPr>
                  <w:sz w:val="22"/>
                  <w:szCs w:val="22"/>
                </w:rPr>
                <w:t>Radio Buttons and free text</w:t>
              </w:r>
            </w:ins>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922FFE" w:rsidP="00B03612">
            <w:pPr>
              <w:spacing w:line="276" w:lineRule="auto"/>
              <w:jc w:val="center"/>
              <w:rPr>
                <w:sz w:val="22"/>
                <w:szCs w:val="22"/>
              </w:rPr>
            </w:pPr>
            <w:ins w:id="18" w:author="Namita Sivasankaran" w:date="2016-11-10T14:18:00Z">
              <w:r w:rsidRPr="00295D20">
                <w:rPr>
                  <w:sz w:val="22"/>
                  <w:szCs w:val="22"/>
                </w:rPr>
                <w:t>Same as mobile no, same as alternative mobile no., other (enter as free text)</w:t>
              </w:r>
            </w:ins>
          </w:p>
        </w:tc>
      </w:tr>
      <w:tr w:rsidR="00295D20" w:rsidRPr="00295D20" w:rsidTr="000C7770">
        <w:trPr>
          <w:trHeight w:val="915"/>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Email ID</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Alphanumeric, special characters</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Preferred language of communication</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Hindi, English, Kannada, Malayalam, Gujarati, Marathi, Tamil, Bengali, Odia, Punjabi, Marwari</w:t>
            </w:r>
          </w:p>
        </w:tc>
      </w:tr>
      <w:tr w:rsidR="00295D20" w:rsidRPr="00295D20" w:rsidTr="000C7770">
        <w:trPr>
          <w:trHeight w:val="931"/>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Mother’s Name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Text</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912"/>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Marital Status</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Text</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rPr>
                <w:sz w:val="22"/>
                <w:szCs w:val="22"/>
              </w:rPr>
            </w:pPr>
            <w:r w:rsidRPr="00295D20">
              <w:rPr>
                <w:sz w:val="22"/>
                <w:szCs w:val="22"/>
              </w:rPr>
              <w:t>Married, Unmarried, Separated, Divorced, Widow(</w:t>
            </w:r>
            <w:proofErr w:type="spellStart"/>
            <w:r w:rsidRPr="00295D20">
              <w:rPr>
                <w:sz w:val="22"/>
                <w:szCs w:val="22"/>
              </w:rPr>
              <w:t>er</w:t>
            </w:r>
            <w:proofErr w:type="spellEnd"/>
            <w:r w:rsidRPr="00295D20">
              <w:rPr>
                <w:sz w:val="22"/>
                <w:szCs w:val="22"/>
              </w:rPr>
              <w:t>)</w:t>
            </w:r>
          </w:p>
        </w:tc>
      </w:tr>
      <w:tr w:rsidR="00295D20" w:rsidRPr="00295D20" w:rsidTr="000C7770">
        <w:trPr>
          <w:trHeight w:val="73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Spouse Name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Text</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921"/>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Relationship with Business</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 xml:space="preserve">Proprietor, Partner, Director, Others </w:t>
            </w:r>
          </w:p>
        </w:tc>
      </w:tr>
      <w:tr w:rsidR="00295D20" w:rsidRPr="00295D20" w:rsidTr="000C7770">
        <w:trPr>
          <w:trHeight w:val="746"/>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Business Involvement</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Dropdown</w:t>
            </w:r>
          </w:p>
        </w:tc>
        <w:tc>
          <w:tcPr>
            <w:tcW w:w="857" w:type="dxa"/>
            <w:vAlign w:val="center"/>
          </w:tcPr>
          <w:p w:rsidR="00C66B59" w:rsidRPr="00295D20" w:rsidRDefault="00C66B59" w:rsidP="00B03612">
            <w:pPr>
              <w:spacing w:line="276" w:lineRule="auto"/>
              <w:jc w:val="center"/>
              <w:rPr>
                <w:sz w:val="22"/>
                <w:szCs w:val="22"/>
              </w:rPr>
            </w:pPr>
            <w:r w:rsidRPr="00295D20">
              <w:rPr>
                <w:sz w:val="22"/>
                <w:szCs w:val="22"/>
              </w:rPr>
              <w:t>Yes</w:t>
            </w: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Full Time, Part Time, None</w:t>
            </w:r>
          </w:p>
        </w:tc>
      </w:tr>
      <w:tr w:rsidR="00295D20" w:rsidRPr="00295D20" w:rsidTr="000C7770">
        <w:trPr>
          <w:trHeight w:val="1370"/>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Have you ever been a proprietor or partner of any other company</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Yes, No</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1076"/>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If yes, did the business close?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Yes, No</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p>
        </w:tc>
      </w:tr>
      <w:tr w:rsidR="00295D20" w:rsidRPr="00295D20" w:rsidTr="000C7770">
        <w:trPr>
          <w:trHeight w:val="1218"/>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spacing w:line="276" w:lineRule="auto"/>
              <w:jc w:val="center"/>
              <w:rPr>
                <w:sz w:val="22"/>
                <w:szCs w:val="22"/>
              </w:rPr>
            </w:pPr>
            <w:r w:rsidRPr="00295D20">
              <w:rPr>
                <w:sz w:val="22"/>
                <w:szCs w:val="22"/>
              </w:rPr>
              <w:t>Month/Year (of business closure)</w:t>
            </w:r>
          </w:p>
        </w:tc>
        <w:tc>
          <w:tcPr>
            <w:tcW w:w="1933" w:type="dxa"/>
            <w:vAlign w:val="center"/>
          </w:tcPr>
          <w:p w:rsidR="00C66B59" w:rsidRPr="00295D20" w:rsidRDefault="00C66B59" w:rsidP="00B03612">
            <w:pPr>
              <w:spacing w:line="276" w:lineRule="auto"/>
              <w:jc w:val="center"/>
              <w:rPr>
                <w:sz w:val="22"/>
                <w:szCs w:val="22"/>
              </w:rPr>
            </w:pPr>
            <w:r w:rsidRPr="00295D20">
              <w:rPr>
                <w:sz w:val="22"/>
                <w:szCs w:val="22"/>
              </w:rPr>
              <w:t>Date</w:t>
            </w:r>
          </w:p>
        </w:tc>
        <w:tc>
          <w:tcPr>
            <w:tcW w:w="857" w:type="dxa"/>
            <w:vAlign w:val="center"/>
          </w:tcPr>
          <w:p w:rsidR="00C66B59" w:rsidRPr="00295D20" w:rsidRDefault="00C66B59" w:rsidP="00B03612">
            <w:pPr>
              <w:spacing w:line="276" w:lineRule="auto"/>
              <w:jc w:val="center"/>
              <w:rPr>
                <w:sz w:val="22"/>
                <w:szCs w:val="22"/>
              </w:rPr>
            </w:pPr>
          </w:p>
        </w:tc>
        <w:tc>
          <w:tcPr>
            <w:tcW w:w="1302" w:type="dxa"/>
            <w:vAlign w:val="center"/>
          </w:tcPr>
          <w:p w:rsidR="00C66B59" w:rsidRPr="00295D20" w:rsidRDefault="00C66B59" w:rsidP="00B03612">
            <w:pPr>
              <w:spacing w:line="276" w:lineRule="auto"/>
              <w:jc w:val="center"/>
              <w:rPr>
                <w:sz w:val="22"/>
                <w:szCs w:val="22"/>
              </w:rPr>
            </w:pPr>
          </w:p>
        </w:tc>
        <w:tc>
          <w:tcPr>
            <w:tcW w:w="3597" w:type="dxa"/>
            <w:vAlign w:val="center"/>
          </w:tcPr>
          <w:p w:rsidR="00C66B59" w:rsidRPr="00295D20" w:rsidRDefault="00C66B59" w:rsidP="00B03612">
            <w:pPr>
              <w:spacing w:line="276" w:lineRule="auto"/>
              <w:jc w:val="center"/>
              <w:rPr>
                <w:sz w:val="22"/>
                <w:szCs w:val="22"/>
              </w:rPr>
            </w:pPr>
            <w:r w:rsidRPr="00295D20">
              <w:rPr>
                <w:sz w:val="22"/>
                <w:szCs w:val="22"/>
              </w:rPr>
              <w:t>MM/YYYY</w:t>
            </w:r>
          </w:p>
        </w:tc>
      </w:tr>
      <w:tr w:rsidR="00295D20" w:rsidRPr="00295D20" w:rsidTr="000C7770">
        <w:trPr>
          <w:trHeight w:val="906"/>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restart"/>
            <w:vAlign w:val="center"/>
          </w:tcPr>
          <w:p w:rsidR="00C66B59" w:rsidRPr="00295D20" w:rsidRDefault="00C66B59" w:rsidP="00B03612">
            <w:pPr>
              <w:jc w:val="center"/>
              <w:rPr>
                <w:sz w:val="22"/>
                <w:szCs w:val="22"/>
              </w:rPr>
            </w:pPr>
            <w:r w:rsidRPr="00295D20">
              <w:rPr>
                <w:sz w:val="22"/>
                <w:szCs w:val="22"/>
              </w:rPr>
              <w:t>Address Details</w:t>
            </w:r>
          </w:p>
        </w:tc>
        <w:tc>
          <w:tcPr>
            <w:tcW w:w="2493" w:type="dxa"/>
            <w:vAlign w:val="center"/>
          </w:tcPr>
          <w:p w:rsidR="00C66B59" w:rsidRPr="00295D20" w:rsidRDefault="00C66B59" w:rsidP="00B03612">
            <w:pPr>
              <w:jc w:val="center"/>
              <w:rPr>
                <w:sz w:val="22"/>
                <w:szCs w:val="22"/>
              </w:rPr>
            </w:pPr>
            <w:r w:rsidRPr="00295D20">
              <w:rPr>
                <w:sz w:val="22"/>
                <w:szCs w:val="22"/>
              </w:rPr>
              <w:t>Type Of Address</w:t>
            </w:r>
          </w:p>
        </w:tc>
        <w:tc>
          <w:tcPr>
            <w:tcW w:w="1933" w:type="dxa"/>
            <w:vAlign w:val="center"/>
          </w:tcPr>
          <w:p w:rsidR="00C66B59" w:rsidRPr="00295D20" w:rsidRDefault="00C66B59" w:rsidP="00B03612">
            <w:pPr>
              <w:jc w:val="center"/>
              <w:rPr>
                <w:sz w:val="22"/>
                <w:szCs w:val="22"/>
              </w:rPr>
            </w:pPr>
            <w:r w:rsidRPr="00295D20">
              <w:rPr>
                <w:sz w:val="22"/>
                <w:szCs w:val="22"/>
              </w:rPr>
              <w:t>Dropdown</w:t>
            </w:r>
          </w:p>
        </w:tc>
        <w:tc>
          <w:tcPr>
            <w:tcW w:w="857" w:type="dxa"/>
            <w:vAlign w:val="center"/>
          </w:tcPr>
          <w:p w:rsidR="00C66B59" w:rsidRPr="00295D20" w:rsidRDefault="00C66B59" w:rsidP="00B03612">
            <w:pPr>
              <w:jc w:val="center"/>
              <w:rPr>
                <w:sz w:val="22"/>
                <w:szCs w:val="22"/>
              </w:rPr>
            </w:pPr>
            <w:r w:rsidRPr="00295D20">
              <w:rPr>
                <w:sz w:val="22"/>
                <w:szCs w:val="22"/>
              </w:rPr>
              <w:t>Yes</w:t>
            </w: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r w:rsidRPr="00295D20">
              <w:rPr>
                <w:sz w:val="22"/>
                <w:szCs w:val="22"/>
              </w:rPr>
              <w:t>Permanent, Communication, As per Aadhar card</w:t>
            </w:r>
          </w:p>
        </w:tc>
      </w:tr>
      <w:tr w:rsidR="00295D20" w:rsidRPr="00295D20" w:rsidTr="000C7770">
        <w:trPr>
          <w:trHeight w:val="506"/>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jc w:val="center"/>
              <w:rPr>
                <w:sz w:val="22"/>
                <w:szCs w:val="22"/>
              </w:rPr>
            </w:pPr>
            <w:r w:rsidRPr="00295D20">
              <w:rPr>
                <w:sz w:val="22"/>
                <w:szCs w:val="22"/>
              </w:rPr>
              <w:t>Care of</w:t>
            </w:r>
          </w:p>
        </w:tc>
        <w:tc>
          <w:tcPr>
            <w:tcW w:w="1933" w:type="dxa"/>
            <w:vAlign w:val="center"/>
          </w:tcPr>
          <w:p w:rsidR="00C66B59" w:rsidRPr="00295D20" w:rsidRDefault="00C66B59" w:rsidP="00B03612">
            <w:pPr>
              <w:jc w:val="center"/>
              <w:rPr>
                <w:sz w:val="22"/>
                <w:szCs w:val="22"/>
              </w:rPr>
            </w:pPr>
            <w:r w:rsidRPr="00295D20">
              <w:rPr>
                <w:sz w:val="22"/>
                <w:szCs w:val="22"/>
              </w:rPr>
              <w:t>text</w:t>
            </w:r>
          </w:p>
        </w:tc>
        <w:tc>
          <w:tcPr>
            <w:tcW w:w="857" w:type="dxa"/>
            <w:vAlign w:val="center"/>
          </w:tcPr>
          <w:p w:rsidR="00C66B59" w:rsidRPr="00295D20" w:rsidRDefault="00C66B59" w:rsidP="00B03612">
            <w:pPr>
              <w:jc w:val="center"/>
              <w:rPr>
                <w:sz w:val="22"/>
                <w:szCs w:val="22"/>
              </w:rPr>
            </w:pP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p>
        </w:tc>
      </w:tr>
      <w:tr w:rsidR="00295D20" w:rsidRPr="00295D20" w:rsidTr="000C7770">
        <w:trPr>
          <w:trHeight w:val="764"/>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jc w:val="center"/>
              <w:rPr>
                <w:sz w:val="22"/>
                <w:szCs w:val="22"/>
              </w:rPr>
            </w:pPr>
            <w:r w:rsidRPr="00295D20">
              <w:rPr>
                <w:sz w:val="22"/>
                <w:szCs w:val="22"/>
              </w:rPr>
              <w:t>Building</w:t>
            </w:r>
          </w:p>
        </w:tc>
        <w:tc>
          <w:tcPr>
            <w:tcW w:w="1933" w:type="dxa"/>
            <w:vAlign w:val="center"/>
          </w:tcPr>
          <w:p w:rsidR="00C66B59" w:rsidRPr="00295D20" w:rsidRDefault="00C66B59" w:rsidP="00B03612">
            <w:pPr>
              <w:jc w:val="center"/>
              <w:rPr>
                <w:sz w:val="22"/>
                <w:szCs w:val="22"/>
              </w:rPr>
            </w:pPr>
            <w:r w:rsidRPr="00295D20">
              <w:rPr>
                <w:sz w:val="22"/>
                <w:szCs w:val="22"/>
              </w:rPr>
              <w:t>Alphanumeric, special characters</w:t>
            </w:r>
          </w:p>
        </w:tc>
        <w:tc>
          <w:tcPr>
            <w:tcW w:w="857" w:type="dxa"/>
            <w:vAlign w:val="center"/>
          </w:tcPr>
          <w:p w:rsidR="00C66B59" w:rsidRPr="00295D20" w:rsidRDefault="00C66B59" w:rsidP="00B03612">
            <w:pPr>
              <w:jc w:val="center"/>
              <w:rPr>
                <w:sz w:val="22"/>
                <w:szCs w:val="22"/>
              </w:rPr>
            </w:pPr>
            <w:r w:rsidRPr="00295D20">
              <w:rPr>
                <w:sz w:val="22"/>
                <w:szCs w:val="22"/>
              </w:rPr>
              <w:t>yes</w:t>
            </w: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jc w:val="center"/>
              <w:rPr>
                <w:sz w:val="22"/>
                <w:szCs w:val="22"/>
              </w:rPr>
            </w:pPr>
            <w:r w:rsidRPr="00295D20">
              <w:rPr>
                <w:sz w:val="22"/>
                <w:szCs w:val="22"/>
              </w:rPr>
              <w:t>Street</w:t>
            </w:r>
          </w:p>
        </w:tc>
        <w:tc>
          <w:tcPr>
            <w:tcW w:w="1933" w:type="dxa"/>
          </w:tcPr>
          <w:p w:rsidR="00C66B59" w:rsidRPr="00295D20" w:rsidRDefault="00C66B59" w:rsidP="00B03612">
            <w:pPr>
              <w:jc w:val="center"/>
            </w:pPr>
            <w:r w:rsidRPr="00295D20">
              <w:rPr>
                <w:sz w:val="22"/>
                <w:szCs w:val="22"/>
              </w:rPr>
              <w:t>Alphanumeric, special characters</w:t>
            </w:r>
          </w:p>
        </w:tc>
        <w:tc>
          <w:tcPr>
            <w:tcW w:w="857" w:type="dxa"/>
            <w:vAlign w:val="center"/>
          </w:tcPr>
          <w:p w:rsidR="00C66B59" w:rsidRPr="00295D20" w:rsidRDefault="00C66B59" w:rsidP="00B03612">
            <w:pPr>
              <w:jc w:val="center"/>
              <w:rPr>
                <w:sz w:val="22"/>
                <w:szCs w:val="22"/>
              </w:rPr>
            </w:pP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jc w:val="center"/>
              <w:rPr>
                <w:sz w:val="22"/>
                <w:szCs w:val="22"/>
              </w:rPr>
            </w:pPr>
            <w:r w:rsidRPr="00295D20">
              <w:rPr>
                <w:sz w:val="22"/>
                <w:szCs w:val="22"/>
              </w:rPr>
              <w:t>Landmark</w:t>
            </w:r>
          </w:p>
        </w:tc>
        <w:tc>
          <w:tcPr>
            <w:tcW w:w="1933" w:type="dxa"/>
          </w:tcPr>
          <w:p w:rsidR="00C66B59" w:rsidRPr="00295D20" w:rsidRDefault="00C66B59" w:rsidP="00B03612">
            <w:pPr>
              <w:jc w:val="center"/>
            </w:pPr>
            <w:r w:rsidRPr="00295D20">
              <w:rPr>
                <w:sz w:val="22"/>
                <w:szCs w:val="22"/>
              </w:rPr>
              <w:t>Alphanumeric, special characters</w:t>
            </w:r>
          </w:p>
        </w:tc>
        <w:tc>
          <w:tcPr>
            <w:tcW w:w="857" w:type="dxa"/>
            <w:vAlign w:val="center"/>
          </w:tcPr>
          <w:p w:rsidR="00C66B59" w:rsidRPr="00295D20" w:rsidRDefault="00C66B59" w:rsidP="00B03612">
            <w:pPr>
              <w:jc w:val="center"/>
              <w:rPr>
                <w:sz w:val="22"/>
                <w:szCs w:val="22"/>
              </w:rPr>
            </w:pP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C66B59" w:rsidP="00B03612">
            <w:pPr>
              <w:jc w:val="center"/>
              <w:rPr>
                <w:sz w:val="22"/>
                <w:szCs w:val="22"/>
              </w:rPr>
            </w:pPr>
            <w:r w:rsidRPr="00295D20">
              <w:rPr>
                <w:sz w:val="22"/>
                <w:szCs w:val="22"/>
              </w:rPr>
              <w:t>Locality</w:t>
            </w:r>
          </w:p>
        </w:tc>
        <w:tc>
          <w:tcPr>
            <w:tcW w:w="1933" w:type="dxa"/>
          </w:tcPr>
          <w:p w:rsidR="00C66B59" w:rsidRPr="00295D20" w:rsidRDefault="00C66B59" w:rsidP="00B03612">
            <w:pPr>
              <w:jc w:val="center"/>
            </w:pPr>
            <w:r w:rsidRPr="00295D20">
              <w:rPr>
                <w:sz w:val="22"/>
                <w:szCs w:val="22"/>
              </w:rPr>
              <w:t>Alphanumeric, special characters</w:t>
            </w:r>
          </w:p>
        </w:tc>
        <w:tc>
          <w:tcPr>
            <w:tcW w:w="857" w:type="dxa"/>
            <w:vAlign w:val="center"/>
          </w:tcPr>
          <w:p w:rsidR="00C66B59" w:rsidRPr="00295D20" w:rsidRDefault="00C66B59" w:rsidP="00B03612">
            <w:pPr>
              <w:jc w:val="center"/>
              <w:rPr>
                <w:sz w:val="22"/>
                <w:szCs w:val="22"/>
              </w:rPr>
            </w:pP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C66B59" w:rsidP="00B03612">
            <w:pPr>
              <w:jc w:val="center"/>
              <w:rPr>
                <w:sz w:val="22"/>
                <w:szCs w:val="22"/>
              </w:rPr>
            </w:pPr>
          </w:p>
        </w:tc>
      </w:tr>
      <w:tr w:rsidR="00295D20" w:rsidRPr="00295D20" w:rsidTr="000C7770">
        <w:trPr>
          <w:trHeight w:val="520"/>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922FFE" w:rsidP="00922FFE">
            <w:pPr>
              <w:jc w:val="center"/>
              <w:rPr>
                <w:sz w:val="22"/>
                <w:szCs w:val="22"/>
              </w:rPr>
            </w:pPr>
            <w:r w:rsidRPr="00295D20">
              <w:rPr>
                <w:sz w:val="22"/>
                <w:szCs w:val="22"/>
              </w:rPr>
              <w:t xml:space="preserve">Pincode </w:t>
            </w:r>
          </w:p>
        </w:tc>
        <w:tc>
          <w:tcPr>
            <w:tcW w:w="1933" w:type="dxa"/>
            <w:vAlign w:val="center"/>
          </w:tcPr>
          <w:p w:rsidR="00C66B59" w:rsidRPr="00295D20" w:rsidRDefault="00922FFE" w:rsidP="00B03612">
            <w:pPr>
              <w:jc w:val="center"/>
              <w:rPr>
                <w:sz w:val="22"/>
                <w:szCs w:val="22"/>
              </w:rPr>
            </w:pPr>
            <w:r w:rsidRPr="00295D20">
              <w:rPr>
                <w:sz w:val="22"/>
                <w:szCs w:val="22"/>
              </w:rPr>
              <w:t>Numeric</w:t>
            </w:r>
          </w:p>
        </w:tc>
        <w:tc>
          <w:tcPr>
            <w:tcW w:w="857" w:type="dxa"/>
            <w:vAlign w:val="center"/>
          </w:tcPr>
          <w:p w:rsidR="00C66B59" w:rsidRPr="00295D20" w:rsidRDefault="00C66B59" w:rsidP="00B03612">
            <w:pPr>
              <w:jc w:val="center"/>
              <w:rPr>
                <w:sz w:val="22"/>
                <w:szCs w:val="22"/>
              </w:rPr>
            </w:pPr>
            <w:r w:rsidRPr="00295D20">
              <w:rPr>
                <w:sz w:val="22"/>
                <w:szCs w:val="22"/>
              </w:rPr>
              <w:t>yes</w:t>
            </w: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922FFE" w:rsidP="00B03612">
            <w:pPr>
              <w:jc w:val="center"/>
              <w:rPr>
                <w:sz w:val="22"/>
                <w:szCs w:val="22"/>
              </w:rPr>
            </w:pPr>
            <w:ins w:id="19" w:author="Namita Sivasankaran" w:date="2016-11-10T14:21:00Z">
              <w:r w:rsidRPr="00295D20">
                <w:rPr>
                  <w:sz w:val="22"/>
                  <w:szCs w:val="22"/>
                </w:rPr>
                <w:t xml:space="preserve">Provide Pincode search master and populate – city/town, </w:t>
              </w:r>
              <w:proofErr w:type="spellStart"/>
              <w:r w:rsidRPr="00295D20">
                <w:rPr>
                  <w:sz w:val="22"/>
                  <w:szCs w:val="22"/>
                </w:rPr>
                <w:t>district,state</w:t>
              </w:r>
              <w:proofErr w:type="spellEnd"/>
              <w:r w:rsidRPr="00295D20">
                <w:rPr>
                  <w:sz w:val="22"/>
                  <w:szCs w:val="22"/>
                </w:rPr>
                <w:t xml:space="preserve"> and country</w:t>
              </w:r>
            </w:ins>
          </w:p>
        </w:tc>
      </w:tr>
      <w:tr w:rsidR="00295D20" w:rsidRPr="00295D20" w:rsidTr="000C7770">
        <w:trPr>
          <w:trHeight w:val="453"/>
          <w:jc w:val="center"/>
        </w:trPr>
        <w:tc>
          <w:tcPr>
            <w:tcW w:w="955" w:type="dxa"/>
            <w:vMerge/>
            <w:textDirection w:val="btLr"/>
            <w:vAlign w:val="center"/>
          </w:tcPr>
          <w:p w:rsidR="00C66B59" w:rsidRPr="00295D20" w:rsidRDefault="00C66B59" w:rsidP="00B03612">
            <w:pPr>
              <w:ind w:left="113" w:right="113"/>
              <w:jc w:val="center"/>
              <w:rPr>
                <w:sz w:val="28"/>
                <w:szCs w:val="28"/>
              </w:rPr>
            </w:pPr>
          </w:p>
        </w:tc>
        <w:tc>
          <w:tcPr>
            <w:tcW w:w="999" w:type="dxa"/>
            <w:vMerge/>
            <w:textDirection w:val="btLr"/>
            <w:vAlign w:val="center"/>
          </w:tcPr>
          <w:p w:rsidR="00C66B59" w:rsidRPr="00295D20" w:rsidRDefault="00C66B59" w:rsidP="00B03612">
            <w:pPr>
              <w:ind w:left="113" w:right="113"/>
              <w:jc w:val="center"/>
              <w:rPr>
                <w:sz w:val="22"/>
                <w:szCs w:val="22"/>
              </w:rPr>
            </w:pPr>
          </w:p>
        </w:tc>
        <w:tc>
          <w:tcPr>
            <w:tcW w:w="2142" w:type="dxa"/>
            <w:vMerge/>
            <w:vAlign w:val="center"/>
          </w:tcPr>
          <w:p w:rsidR="00C66B59" w:rsidRPr="00295D20" w:rsidRDefault="00C66B59" w:rsidP="00B03612">
            <w:pPr>
              <w:jc w:val="center"/>
              <w:rPr>
                <w:sz w:val="22"/>
                <w:szCs w:val="22"/>
              </w:rPr>
            </w:pPr>
          </w:p>
        </w:tc>
        <w:tc>
          <w:tcPr>
            <w:tcW w:w="2493" w:type="dxa"/>
            <w:vAlign w:val="center"/>
          </w:tcPr>
          <w:p w:rsidR="00C66B59" w:rsidRPr="00295D20" w:rsidRDefault="00922FFE" w:rsidP="00B03612">
            <w:pPr>
              <w:jc w:val="center"/>
              <w:rPr>
                <w:sz w:val="22"/>
                <w:szCs w:val="22"/>
              </w:rPr>
            </w:pPr>
            <w:r w:rsidRPr="00295D20">
              <w:rPr>
                <w:sz w:val="22"/>
                <w:szCs w:val="22"/>
              </w:rPr>
              <w:t>Village/Town/City</w:t>
            </w:r>
          </w:p>
        </w:tc>
        <w:tc>
          <w:tcPr>
            <w:tcW w:w="1933" w:type="dxa"/>
            <w:vAlign w:val="center"/>
          </w:tcPr>
          <w:p w:rsidR="00C66B59" w:rsidRPr="00295D20" w:rsidRDefault="00C66B59" w:rsidP="00B03612">
            <w:pPr>
              <w:jc w:val="center"/>
              <w:rPr>
                <w:sz w:val="22"/>
                <w:szCs w:val="22"/>
              </w:rPr>
            </w:pPr>
            <w:r w:rsidRPr="00295D20">
              <w:rPr>
                <w:sz w:val="22"/>
                <w:szCs w:val="22"/>
              </w:rPr>
              <w:t>Text</w:t>
            </w:r>
          </w:p>
        </w:tc>
        <w:tc>
          <w:tcPr>
            <w:tcW w:w="857" w:type="dxa"/>
            <w:vAlign w:val="center"/>
          </w:tcPr>
          <w:p w:rsidR="00C66B59" w:rsidRPr="00295D20" w:rsidRDefault="00C66B59" w:rsidP="00B03612">
            <w:pPr>
              <w:jc w:val="center"/>
              <w:rPr>
                <w:sz w:val="22"/>
                <w:szCs w:val="22"/>
              </w:rPr>
            </w:pPr>
            <w:r w:rsidRPr="00295D20">
              <w:rPr>
                <w:sz w:val="22"/>
                <w:szCs w:val="22"/>
              </w:rPr>
              <w:t>yes</w:t>
            </w:r>
          </w:p>
        </w:tc>
        <w:tc>
          <w:tcPr>
            <w:tcW w:w="1302" w:type="dxa"/>
            <w:vAlign w:val="center"/>
          </w:tcPr>
          <w:p w:rsidR="00C66B59" w:rsidRPr="00295D20" w:rsidRDefault="00C66B59" w:rsidP="00B03612">
            <w:pPr>
              <w:jc w:val="center"/>
              <w:rPr>
                <w:sz w:val="22"/>
                <w:szCs w:val="22"/>
              </w:rPr>
            </w:pPr>
          </w:p>
        </w:tc>
        <w:tc>
          <w:tcPr>
            <w:tcW w:w="3597" w:type="dxa"/>
            <w:vAlign w:val="center"/>
          </w:tcPr>
          <w:p w:rsidR="00C66B59" w:rsidRPr="00295D20" w:rsidRDefault="00922FFE" w:rsidP="00B03612">
            <w:pPr>
              <w:jc w:val="center"/>
              <w:rPr>
                <w:sz w:val="22"/>
                <w:szCs w:val="22"/>
              </w:rPr>
            </w:pPr>
            <w:ins w:id="20" w:author="Namita Sivasankaran" w:date="2016-11-10T14:22:00Z">
              <w:r w:rsidRPr="00295D20">
                <w:rPr>
                  <w:sz w:val="22"/>
                  <w:szCs w:val="22"/>
                </w:rPr>
                <w:t>Auto-populated from Pincode master</w:t>
              </w:r>
            </w:ins>
          </w:p>
        </w:tc>
      </w:tr>
      <w:tr w:rsidR="00295D20" w:rsidRPr="00295D20" w:rsidTr="000C7770">
        <w:trPr>
          <w:trHeight w:val="414"/>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0D4DE1">
            <w:pPr>
              <w:jc w:val="center"/>
              <w:rPr>
                <w:sz w:val="22"/>
                <w:szCs w:val="22"/>
              </w:rPr>
            </w:pPr>
            <w:r w:rsidRPr="00295D20">
              <w:rPr>
                <w:sz w:val="22"/>
                <w:szCs w:val="22"/>
              </w:rPr>
              <w:t>District</w:t>
            </w:r>
          </w:p>
        </w:tc>
        <w:tc>
          <w:tcPr>
            <w:tcW w:w="1933" w:type="dxa"/>
            <w:vAlign w:val="center"/>
          </w:tcPr>
          <w:p w:rsidR="00922FFE" w:rsidRPr="00295D20" w:rsidRDefault="00922FFE" w:rsidP="00B03612">
            <w:pPr>
              <w:jc w:val="center"/>
              <w:rPr>
                <w:sz w:val="22"/>
                <w:szCs w:val="22"/>
              </w:rPr>
            </w:pPr>
            <w:r w:rsidRPr="00295D20">
              <w:rPr>
                <w:sz w:val="22"/>
                <w:szCs w:val="22"/>
              </w:rPr>
              <w:t>Text</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pPr>
              <w:jc w:val="center"/>
              <w:rPr>
                <w:sz w:val="22"/>
                <w:szCs w:val="22"/>
              </w:rPr>
            </w:pPr>
            <w:ins w:id="21" w:author="Namita Sivasankaran" w:date="2016-11-10T14:22:00Z">
              <w:r w:rsidRPr="00295D20">
                <w:rPr>
                  <w:sz w:val="22"/>
                  <w:szCs w:val="22"/>
                </w:rPr>
                <w:t>Auto-populated from Pincode master</w:t>
              </w:r>
            </w:ins>
          </w:p>
        </w:tc>
      </w:tr>
      <w:tr w:rsidR="00295D20" w:rsidRPr="00295D20" w:rsidTr="000C7770">
        <w:trPr>
          <w:trHeight w:val="435"/>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0D4DE1">
            <w:pPr>
              <w:jc w:val="center"/>
              <w:rPr>
                <w:sz w:val="22"/>
                <w:szCs w:val="22"/>
              </w:rPr>
            </w:pPr>
            <w:r w:rsidRPr="00295D20">
              <w:rPr>
                <w:sz w:val="22"/>
                <w:szCs w:val="22"/>
              </w:rPr>
              <w:t>State</w:t>
            </w:r>
          </w:p>
        </w:tc>
        <w:tc>
          <w:tcPr>
            <w:tcW w:w="1933" w:type="dxa"/>
            <w:vAlign w:val="center"/>
          </w:tcPr>
          <w:p w:rsidR="00922FFE" w:rsidRPr="00295D20" w:rsidRDefault="00922FFE" w:rsidP="00B03612">
            <w:pPr>
              <w:jc w:val="center"/>
              <w:rPr>
                <w:sz w:val="22"/>
                <w:szCs w:val="22"/>
              </w:rPr>
            </w:pPr>
            <w:r w:rsidRPr="00295D20">
              <w:rPr>
                <w:sz w:val="22"/>
                <w:szCs w:val="22"/>
              </w:rPr>
              <w:t>Text</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pPr>
              <w:jc w:val="center"/>
              <w:rPr>
                <w:sz w:val="22"/>
                <w:szCs w:val="22"/>
              </w:rPr>
            </w:pPr>
            <w:ins w:id="22" w:author="Namita Sivasankaran" w:date="2016-11-10T14:22:00Z">
              <w:r w:rsidRPr="00295D20">
                <w:rPr>
                  <w:sz w:val="22"/>
                  <w:szCs w:val="22"/>
                </w:rPr>
                <w:t>Auto-populated from Pincode master</w:t>
              </w:r>
            </w:ins>
          </w:p>
        </w:tc>
      </w:tr>
      <w:tr w:rsidR="00295D20" w:rsidRPr="00295D20" w:rsidTr="000C7770">
        <w:trPr>
          <w:trHeight w:val="442"/>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Country</w:t>
            </w:r>
          </w:p>
        </w:tc>
        <w:tc>
          <w:tcPr>
            <w:tcW w:w="1933" w:type="dxa"/>
            <w:vAlign w:val="center"/>
          </w:tcPr>
          <w:p w:rsidR="00922FFE" w:rsidRPr="00295D20" w:rsidRDefault="00922FFE" w:rsidP="00B03612">
            <w:pPr>
              <w:jc w:val="center"/>
              <w:rPr>
                <w:sz w:val="22"/>
                <w:szCs w:val="22"/>
              </w:rPr>
            </w:pPr>
            <w:r w:rsidRPr="00295D20">
              <w:rPr>
                <w:sz w:val="22"/>
                <w:szCs w:val="22"/>
              </w:rPr>
              <w:t>Text</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pPr>
              <w:jc w:val="center"/>
              <w:rPr>
                <w:sz w:val="22"/>
                <w:szCs w:val="22"/>
              </w:rPr>
            </w:pPr>
            <w:ins w:id="23" w:author="Namita Sivasankaran" w:date="2016-11-10T14:22:00Z">
              <w:r w:rsidRPr="00295D20">
                <w:rPr>
                  <w:sz w:val="22"/>
                  <w:szCs w:val="22"/>
                </w:rPr>
                <w:t>Auto-populated from Pincode master</w:t>
              </w:r>
            </w:ins>
          </w:p>
        </w:tc>
      </w:tr>
      <w:tr w:rsidR="00295D20" w:rsidRPr="00295D20" w:rsidTr="000C7770">
        <w:trPr>
          <w:trHeight w:val="459"/>
          <w:jc w:val="center"/>
        </w:trPr>
        <w:tc>
          <w:tcPr>
            <w:tcW w:w="955" w:type="dxa"/>
            <w:vMerge w:val="restart"/>
            <w:textDirection w:val="btLr"/>
            <w:vAlign w:val="center"/>
          </w:tcPr>
          <w:p w:rsidR="00922FFE" w:rsidRPr="00295D20" w:rsidRDefault="00922FFE" w:rsidP="00B03612">
            <w:pPr>
              <w:ind w:left="113" w:right="113"/>
              <w:rPr>
                <w:sz w:val="28"/>
                <w:szCs w:val="28"/>
              </w:rPr>
            </w:pPr>
            <w:r w:rsidRPr="00295D20">
              <w:rPr>
                <w:sz w:val="28"/>
                <w:szCs w:val="28"/>
              </w:rPr>
              <w:lastRenderedPageBreak/>
              <w:t>APPLICANT</w:t>
            </w: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Location</w:t>
            </w:r>
          </w:p>
        </w:tc>
        <w:tc>
          <w:tcPr>
            <w:tcW w:w="1933" w:type="dxa"/>
            <w:vAlign w:val="center"/>
          </w:tcPr>
          <w:p w:rsidR="00922FFE" w:rsidRPr="00295D20" w:rsidRDefault="00922FFE" w:rsidP="00B03612">
            <w:pPr>
              <w:jc w:val="center"/>
              <w:rPr>
                <w:sz w:val="22"/>
                <w:szCs w:val="22"/>
              </w:rPr>
            </w:pPr>
            <w:r w:rsidRPr="00295D20">
              <w:rPr>
                <w:sz w:val="22"/>
                <w:szCs w:val="22"/>
              </w:rPr>
              <w:t>GPS Co-ordinates</w:t>
            </w:r>
          </w:p>
        </w:tc>
        <w:tc>
          <w:tcPr>
            <w:tcW w:w="857" w:type="dxa"/>
            <w:vAlign w:val="center"/>
          </w:tcPr>
          <w:p w:rsidR="00922FFE" w:rsidRPr="00295D20" w:rsidRDefault="00922FFE" w:rsidP="00B03612">
            <w:pPr>
              <w:jc w:val="center"/>
              <w:rPr>
                <w:sz w:val="22"/>
                <w:szCs w:val="22"/>
              </w:rPr>
            </w:pPr>
          </w:p>
        </w:tc>
        <w:tc>
          <w:tcPr>
            <w:tcW w:w="1302" w:type="dxa"/>
            <w:vAlign w:val="center"/>
          </w:tcPr>
          <w:p w:rsidR="00922FFE" w:rsidRPr="00295D20" w:rsidRDefault="00922FFE" w:rsidP="00B03612">
            <w:pPr>
              <w:jc w:val="center"/>
              <w:rPr>
                <w:sz w:val="22"/>
                <w:szCs w:val="22"/>
              </w:rPr>
            </w:pPr>
            <w:del w:id="24" w:author="Namita Sivasankaran" w:date="2016-11-10T14:20:00Z">
              <w:r w:rsidRPr="00295D20" w:rsidDel="00922FFE">
                <w:rPr>
                  <w:sz w:val="22"/>
                  <w:szCs w:val="22"/>
                </w:rPr>
                <w:delText>Yes</w:delText>
              </w:r>
            </w:del>
          </w:p>
        </w:tc>
        <w:tc>
          <w:tcPr>
            <w:tcW w:w="3597" w:type="dxa"/>
            <w:vAlign w:val="center"/>
          </w:tcPr>
          <w:p w:rsidR="00922FFE" w:rsidRPr="00295D20" w:rsidRDefault="00922FFE" w:rsidP="00B03612">
            <w:pPr>
              <w:jc w:val="center"/>
              <w:rPr>
                <w:sz w:val="22"/>
                <w:szCs w:val="22"/>
              </w:rPr>
            </w:pPr>
          </w:p>
        </w:tc>
      </w:tr>
      <w:tr w:rsidR="00295D20" w:rsidRPr="00295D20" w:rsidTr="000C7770">
        <w:trPr>
          <w:trHeight w:val="1341"/>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Is the Communication Address same as the Aadhar Card address?</w:t>
            </w:r>
          </w:p>
        </w:tc>
        <w:tc>
          <w:tcPr>
            <w:tcW w:w="1933" w:type="dxa"/>
            <w:vAlign w:val="center"/>
          </w:tcPr>
          <w:p w:rsidR="00922FFE" w:rsidRPr="00295D20" w:rsidRDefault="00922FFE" w:rsidP="00B03612">
            <w:pPr>
              <w:jc w:val="center"/>
              <w:rPr>
                <w:sz w:val="22"/>
                <w:szCs w:val="22"/>
              </w:rPr>
            </w:pPr>
            <w:r w:rsidRPr="00295D20">
              <w:rPr>
                <w:sz w:val="22"/>
                <w:szCs w:val="22"/>
              </w:rPr>
              <w:t>Yes, No</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p>
        </w:tc>
      </w:tr>
      <w:tr w:rsidR="00295D20" w:rsidRPr="00295D20" w:rsidTr="000C7770">
        <w:trPr>
          <w:trHeight w:val="1087"/>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Line 1</w:t>
            </w:r>
          </w:p>
        </w:tc>
        <w:tc>
          <w:tcPr>
            <w:tcW w:w="1933" w:type="dxa"/>
            <w:vAlign w:val="center"/>
          </w:tcPr>
          <w:p w:rsidR="00922FFE" w:rsidRPr="00295D20" w:rsidRDefault="00922FFE" w:rsidP="00B03612">
            <w:pPr>
              <w:jc w:val="center"/>
              <w:rPr>
                <w:sz w:val="22"/>
                <w:szCs w:val="22"/>
              </w:rPr>
            </w:pPr>
            <w:r w:rsidRPr="00295D20">
              <w:rPr>
                <w:sz w:val="22"/>
                <w:szCs w:val="22"/>
              </w:rPr>
              <w:t>Alpha numeric</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rPr>
                <w:sz w:val="22"/>
                <w:szCs w:val="22"/>
              </w:rPr>
            </w:pPr>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Line 2</w:t>
            </w:r>
          </w:p>
        </w:tc>
        <w:tc>
          <w:tcPr>
            <w:tcW w:w="1933" w:type="dxa"/>
            <w:vAlign w:val="center"/>
          </w:tcPr>
          <w:p w:rsidR="00922FFE" w:rsidRPr="00295D20" w:rsidRDefault="00922FFE" w:rsidP="00B03612">
            <w:pPr>
              <w:jc w:val="center"/>
              <w:rPr>
                <w:sz w:val="22"/>
                <w:szCs w:val="22"/>
              </w:rPr>
            </w:pPr>
            <w:r w:rsidRPr="00295D20">
              <w:rPr>
                <w:sz w:val="22"/>
                <w:szCs w:val="22"/>
              </w:rPr>
              <w:t>Alpha numeric</w:t>
            </w:r>
          </w:p>
        </w:tc>
        <w:tc>
          <w:tcPr>
            <w:tcW w:w="857" w:type="dxa"/>
            <w:vAlign w:val="center"/>
          </w:tcPr>
          <w:p w:rsidR="00922FFE" w:rsidRPr="00295D20" w:rsidRDefault="00922FFE" w:rsidP="00B03612">
            <w:pPr>
              <w:jc w:val="center"/>
              <w:rPr>
                <w:sz w:val="22"/>
                <w:szCs w:val="22"/>
              </w:rPr>
            </w:pP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Area</w:t>
            </w:r>
          </w:p>
        </w:tc>
        <w:tc>
          <w:tcPr>
            <w:tcW w:w="1933" w:type="dxa"/>
            <w:vAlign w:val="center"/>
          </w:tcPr>
          <w:p w:rsidR="00922FFE" w:rsidRPr="00295D20" w:rsidRDefault="00922FFE" w:rsidP="00B03612">
            <w:pPr>
              <w:jc w:val="center"/>
              <w:rPr>
                <w:sz w:val="22"/>
                <w:szCs w:val="22"/>
              </w:rPr>
            </w:pPr>
            <w:r w:rsidRPr="00295D20">
              <w:rPr>
                <w:sz w:val="22"/>
                <w:szCs w:val="22"/>
              </w:rPr>
              <w:t>Alpha numeric</w:t>
            </w:r>
          </w:p>
        </w:tc>
        <w:tc>
          <w:tcPr>
            <w:tcW w:w="857" w:type="dxa"/>
            <w:vAlign w:val="center"/>
          </w:tcPr>
          <w:p w:rsidR="00922FFE" w:rsidRPr="00295D20" w:rsidRDefault="00922FFE" w:rsidP="00B03612">
            <w:pPr>
              <w:jc w:val="center"/>
              <w:rPr>
                <w:sz w:val="22"/>
                <w:szCs w:val="22"/>
              </w:rPr>
            </w:pP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Land Mark</w:t>
            </w:r>
          </w:p>
        </w:tc>
        <w:tc>
          <w:tcPr>
            <w:tcW w:w="1933" w:type="dxa"/>
            <w:vAlign w:val="center"/>
          </w:tcPr>
          <w:p w:rsidR="00922FFE" w:rsidRPr="00295D20" w:rsidRDefault="00922FFE" w:rsidP="00B03612">
            <w:pPr>
              <w:jc w:val="center"/>
              <w:rPr>
                <w:sz w:val="22"/>
                <w:szCs w:val="22"/>
              </w:rPr>
            </w:pPr>
            <w:r w:rsidRPr="00295D20">
              <w:rPr>
                <w:sz w:val="22"/>
                <w:szCs w:val="22"/>
              </w:rPr>
              <w:t>Alpha numeric</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Pincode</w:t>
            </w:r>
          </w:p>
        </w:tc>
        <w:tc>
          <w:tcPr>
            <w:tcW w:w="1933" w:type="dxa"/>
            <w:vAlign w:val="center"/>
          </w:tcPr>
          <w:p w:rsidR="00922FFE" w:rsidRPr="00295D20" w:rsidRDefault="00922FFE" w:rsidP="00B03612">
            <w:pPr>
              <w:jc w:val="center"/>
              <w:rPr>
                <w:sz w:val="22"/>
                <w:szCs w:val="22"/>
              </w:rPr>
            </w:pPr>
            <w:r w:rsidRPr="00295D20">
              <w:rPr>
                <w:sz w:val="22"/>
                <w:szCs w:val="22"/>
              </w:rPr>
              <w:t>Numeric</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State</w:t>
            </w:r>
          </w:p>
        </w:tc>
        <w:tc>
          <w:tcPr>
            <w:tcW w:w="1933" w:type="dxa"/>
            <w:vAlign w:val="center"/>
          </w:tcPr>
          <w:p w:rsidR="00922FFE" w:rsidRPr="00295D20" w:rsidRDefault="00922FFE" w:rsidP="00B03612">
            <w:pPr>
              <w:jc w:val="center"/>
              <w:rPr>
                <w:sz w:val="22"/>
                <w:szCs w:val="22"/>
              </w:rPr>
            </w:pPr>
            <w:r w:rsidRPr="00295D20">
              <w:rPr>
                <w:sz w:val="22"/>
                <w:szCs w:val="22"/>
              </w:rPr>
              <w:t>Auto populated</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rPr>
                <w:sz w:val="22"/>
                <w:szCs w:val="22"/>
              </w:rPr>
            </w:pPr>
            <w:r w:rsidRPr="00295D20">
              <w:rPr>
                <w:sz w:val="22"/>
                <w:szCs w:val="22"/>
              </w:rPr>
              <w:t>Auto populated based on Pincode; 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District</w:t>
            </w:r>
          </w:p>
        </w:tc>
        <w:tc>
          <w:tcPr>
            <w:tcW w:w="1933" w:type="dxa"/>
            <w:vAlign w:val="center"/>
          </w:tcPr>
          <w:p w:rsidR="00922FFE" w:rsidRPr="00295D20" w:rsidRDefault="00922FFE" w:rsidP="00B03612">
            <w:pPr>
              <w:jc w:val="center"/>
              <w:rPr>
                <w:sz w:val="22"/>
                <w:szCs w:val="22"/>
              </w:rPr>
            </w:pPr>
            <w:r w:rsidRPr="00295D20">
              <w:rPr>
                <w:sz w:val="22"/>
                <w:szCs w:val="22"/>
              </w:rPr>
              <w:t>Auto populated</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Auto populated based on Pincode; Populate if communication address different from Aadhar card</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City/Town/Village</w:t>
            </w:r>
          </w:p>
        </w:tc>
        <w:tc>
          <w:tcPr>
            <w:tcW w:w="1933" w:type="dxa"/>
            <w:vAlign w:val="center"/>
          </w:tcPr>
          <w:p w:rsidR="00922FFE" w:rsidRPr="00295D20" w:rsidRDefault="00922FFE" w:rsidP="00B03612">
            <w:pPr>
              <w:jc w:val="center"/>
              <w:rPr>
                <w:sz w:val="22"/>
                <w:szCs w:val="22"/>
              </w:rPr>
            </w:pPr>
            <w:r w:rsidRPr="00295D20">
              <w:rPr>
                <w:sz w:val="22"/>
                <w:szCs w:val="22"/>
              </w:rPr>
              <w:t>Auto populated</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tcPr>
          <w:p w:rsidR="00922FFE" w:rsidRPr="00295D20" w:rsidRDefault="00922FFE" w:rsidP="00B03612">
            <w:r w:rsidRPr="00295D20">
              <w:rPr>
                <w:sz w:val="22"/>
                <w:szCs w:val="22"/>
              </w:rPr>
              <w:t>Auto populated based on Pincode; Populate if communication address different from Aadhar card</w:t>
            </w:r>
          </w:p>
        </w:tc>
      </w:tr>
      <w:tr w:rsidR="00295D20" w:rsidRPr="00295D20" w:rsidTr="000C7770">
        <w:trPr>
          <w:trHeight w:val="484"/>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Landline Number</w:t>
            </w:r>
          </w:p>
        </w:tc>
        <w:tc>
          <w:tcPr>
            <w:tcW w:w="1933" w:type="dxa"/>
            <w:vAlign w:val="center"/>
          </w:tcPr>
          <w:p w:rsidR="00922FFE" w:rsidRPr="00295D20" w:rsidRDefault="00922FFE" w:rsidP="00B03612">
            <w:pPr>
              <w:jc w:val="center"/>
              <w:rPr>
                <w:sz w:val="22"/>
                <w:szCs w:val="22"/>
              </w:rPr>
            </w:pPr>
            <w:r w:rsidRPr="00295D20">
              <w:rPr>
                <w:sz w:val="22"/>
                <w:szCs w:val="22"/>
              </w:rPr>
              <w:t>Numeric</w:t>
            </w:r>
          </w:p>
        </w:tc>
        <w:tc>
          <w:tcPr>
            <w:tcW w:w="857" w:type="dxa"/>
            <w:vAlign w:val="center"/>
          </w:tcPr>
          <w:p w:rsidR="00922FFE" w:rsidRPr="00295D20" w:rsidRDefault="00922FFE" w:rsidP="00B03612">
            <w:pPr>
              <w:jc w:val="center"/>
              <w:rPr>
                <w:sz w:val="22"/>
                <w:szCs w:val="22"/>
              </w:rPr>
            </w:pP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p>
        </w:tc>
      </w:tr>
      <w:tr w:rsidR="00295D20" w:rsidRPr="00295D20" w:rsidTr="000C7770">
        <w:trPr>
          <w:trHeight w:val="586"/>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Ownership</w:t>
            </w:r>
          </w:p>
        </w:tc>
        <w:tc>
          <w:tcPr>
            <w:tcW w:w="1933" w:type="dxa"/>
            <w:vAlign w:val="center"/>
          </w:tcPr>
          <w:p w:rsidR="00922FFE" w:rsidRPr="00295D20" w:rsidRDefault="00922FFE" w:rsidP="00B03612">
            <w:pPr>
              <w:jc w:val="center"/>
              <w:rPr>
                <w:sz w:val="22"/>
                <w:szCs w:val="22"/>
              </w:rPr>
            </w:pPr>
            <w:r w:rsidRPr="00295D20">
              <w:rPr>
                <w:sz w:val="22"/>
                <w:szCs w:val="22"/>
              </w:rPr>
              <w:t>Dropdown</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r w:rsidRPr="00295D20">
              <w:rPr>
                <w:sz w:val="22"/>
                <w:szCs w:val="22"/>
              </w:rPr>
              <w:t>Own, Rent, Lease</w:t>
            </w:r>
          </w:p>
        </w:tc>
      </w:tr>
      <w:tr w:rsidR="00295D20" w:rsidRPr="00295D20" w:rsidTr="000C7770">
        <w:trPr>
          <w:trHeight w:val="1237"/>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How many years are you living in present Area?</w:t>
            </w:r>
          </w:p>
        </w:tc>
        <w:tc>
          <w:tcPr>
            <w:tcW w:w="1933" w:type="dxa"/>
            <w:vAlign w:val="center"/>
          </w:tcPr>
          <w:p w:rsidR="00922FFE" w:rsidRPr="00295D20" w:rsidRDefault="00922FFE" w:rsidP="00B03612">
            <w:pPr>
              <w:jc w:val="center"/>
              <w:rPr>
                <w:sz w:val="22"/>
                <w:szCs w:val="22"/>
              </w:rPr>
            </w:pPr>
            <w:r w:rsidRPr="00295D20">
              <w:rPr>
                <w:sz w:val="22"/>
                <w:szCs w:val="22"/>
              </w:rPr>
              <w:t>Dropdown</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r w:rsidRPr="00295D20">
              <w:rPr>
                <w:sz w:val="22"/>
                <w:szCs w:val="22"/>
              </w:rPr>
              <w:t>Less than 1 year, 1 to 3 years, 4 to 6 years, 6 to 10 years, greater than 10 years</w:t>
            </w:r>
          </w:p>
        </w:tc>
      </w:tr>
      <w:tr w:rsidR="00295D20" w:rsidRPr="00295D20" w:rsidTr="000C7770">
        <w:trPr>
          <w:trHeight w:val="113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How many years are you living in current Address?</w:t>
            </w:r>
          </w:p>
        </w:tc>
        <w:tc>
          <w:tcPr>
            <w:tcW w:w="1933" w:type="dxa"/>
            <w:vAlign w:val="center"/>
          </w:tcPr>
          <w:p w:rsidR="00922FFE" w:rsidRPr="00295D20" w:rsidRDefault="00922FFE" w:rsidP="00B03612">
            <w:pPr>
              <w:jc w:val="center"/>
              <w:rPr>
                <w:sz w:val="22"/>
                <w:szCs w:val="22"/>
              </w:rPr>
            </w:pPr>
            <w:r w:rsidRPr="00295D20">
              <w:rPr>
                <w:sz w:val="22"/>
                <w:szCs w:val="22"/>
              </w:rPr>
              <w:t>Dropdown</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r w:rsidRPr="00295D20">
              <w:rPr>
                <w:sz w:val="22"/>
                <w:szCs w:val="22"/>
              </w:rPr>
              <w:t>Less than 1 year, 1 to 3 years, 4 to 6 years, 6 to 10 years, greater than 10 years</w:t>
            </w:r>
          </w:p>
        </w:tc>
      </w:tr>
      <w:tr w:rsidR="00295D20" w:rsidRPr="00295D20" w:rsidTr="000C7770">
        <w:trPr>
          <w:trHeight w:val="1215"/>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Merge/>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B03612">
            <w:pPr>
              <w:jc w:val="center"/>
              <w:rPr>
                <w:sz w:val="22"/>
                <w:szCs w:val="22"/>
              </w:rPr>
            </w:pPr>
            <w:r w:rsidRPr="00295D20">
              <w:rPr>
                <w:sz w:val="22"/>
                <w:szCs w:val="22"/>
              </w:rPr>
              <w:t xml:space="preserve">Is the Communication </w:t>
            </w:r>
            <w:proofErr w:type="gramStart"/>
            <w:r w:rsidRPr="00295D20">
              <w:rPr>
                <w:sz w:val="22"/>
                <w:szCs w:val="22"/>
              </w:rPr>
              <w:t>Address</w:t>
            </w:r>
            <w:proofErr w:type="gramEnd"/>
            <w:r w:rsidRPr="00295D20">
              <w:rPr>
                <w:sz w:val="22"/>
                <w:szCs w:val="22"/>
              </w:rPr>
              <w:t xml:space="preserve"> same as Permanent Address?</w:t>
            </w:r>
          </w:p>
        </w:tc>
        <w:tc>
          <w:tcPr>
            <w:tcW w:w="1933" w:type="dxa"/>
            <w:vAlign w:val="center"/>
          </w:tcPr>
          <w:p w:rsidR="00922FFE" w:rsidRPr="00295D20" w:rsidRDefault="00922FFE" w:rsidP="00B03612">
            <w:pPr>
              <w:jc w:val="center"/>
              <w:rPr>
                <w:sz w:val="22"/>
                <w:szCs w:val="22"/>
              </w:rPr>
            </w:pPr>
            <w:r w:rsidRPr="00295D20">
              <w:rPr>
                <w:sz w:val="22"/>
                <w:szCs w:val="22"/>
              </w:rPr>
              <w:t>Radio Buttons</w:t>
            </w:r>
          </w:p>
        </w:tc>
        <w:tc>
          <w:tcPr>
            <w:tcW w:w="857" w:type="dxa"/>
            <w:vAlign w:val="center"/>
          </w:tcPr>
          <w:p w:rsidR="00922FFE" w:rsidRPr="00295D20" w:rsidRDefault="00922FFE" w:rsidP="00B03612">
            <w:pPr>
              <w:jc w:val="center"/>
              <w:rPr>
                <w:sz w:val="22"/>
                <w:szCs w:val="22"/>
              </w:rPr>
            </w:pPr>
            <w:r w:rsidRPr="00295D20">
              <w:rPr>
                <w:sz w:val="22"/>
                <w:szCs w:val="22"/>
              </w:rPr>
              <w:t>Yes</w:t>
            </w: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 w:val="22"/>
                <w:szCs w:val="22"/>
              </w:rPr>
            </w:pPr>
            <w:r w:rsidRPr="00295D20">
              <w:rPr>
                <w:sz w:val="22"/>
                <w:szCs w:val="22"/>
              </w:rPr>
              <w:t>Yes/No- If no, populate same fields to capture permanent Address</w:t>
            </w:r>
          </w:p>
        </w:tc>
      </w:tr>
      <w:tr w:rsidR="00295D20" w:rsidRPr="00295D20" w:rsidTr="000C7770">
        <w:trPr>
          <w:trHeight w:val="665"/>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val="restart"/>
            <w:textDirection w:val="btLr"/>
            <w:vAlign w:val="center"/>
          </w:tcPr>
          <w:p w:rsidR="00922FFE" w:rsidRPr="00295D20" w:rsidRDefault="00922FFE" w:rsidP="00B03612">
            <w:pPr>
              <w:ind w:left="113" w:right="113"/>
              <w:jc w:val="center"/>
              <w:rPr>
                <w:sz w:val="22"/>
                <w:szCs w:val="22"/>
              </w:rPr>
            </w:pPr>
            <w:r w:rsidRPr="00295D20">
              <w:rPr>
                <w:sz w:val="22"/>
                <w:szCs w:val="22"/>
              </w:rPr>
              <w:t>Liabilities</w:t>
            </w:r>
          </w:p>
        </w:tc>
        <w:tc>
          <w:tcPr>
            <w:tcW w:w="2142" w:type="dxa"/>
            <w:vAlign w:val="center"/>
          </w:tcPr>
          <w:p w:rsidR="00922FFE" w:rsidRPr="00295D20" w:rsidRDefault="00922FFE" w:rsidP="00B03612">
            <w:pPr>
              <w:jc w:val="center"/>
              <w:rPr>
                <w:sz w:val="22"/>
                <w:szCs w:val="22"/>
              </w:rPr>
            </w:pPr>
            <w:r w:rsidRPr="00295D20">
              <w:rPr>
                <w:sz w:val="22"/>
                <w:szCs w:val="22"/>
              </w:rPr>
              <w:t>-</w:t>
            </w:r>
          </w:p>
        </w:tc>
        <w:tc>
          <w:tcPr>
            <w:tcW w:w="2493" w:type="dxa"/>
            <w:vAlign w:val="center"/>
          </w:tcPr>
          <w:p w:rsidR="00922FFE" w:rsidRPr="00295D20" w:rsidRDefault="00922FFE" w:rsidP="00B03612">
            <w:pPr>
              <w:jc w:val="center"/>
              <w:rPr>
                <w:sz w:val="22"/>
                <w:szCs w:val="22"/>
              </w:rPr>
            </w:pPr>
            <w:r w:rsidRPr="00295D20">
              <w:rPr>
                <w:sz w:val="22"/>
                <w:szCs w:val="22"/>
              </w:rPr>
              <w:t>Debt Source</w:t>
            </w:r>
          </w:p>
        </w:tc>
        <w:tc>
          <w:tcPr>
            <w:tcW w:w="1933" w:type="dxa"/>
            <w:vAlign w:val="center"/>
          </w:tcPr>
          <w:p w:rsidR="00922FFE" w:rsidRPr="00295D20" w:rsidRDefault="00922FFE" w:rsidP="00B03612">
            <w:pPr>
              <w:jc w:val="center"/>
              <w:rPr>
                <w:sz w:val="22"/>
                <w:szCs w:val="22"/>
              </w:rPr>
            </w:pPr>
            <w:r w:rsidRPr="00295D20">
              <w:rPr>
                <w:sz w:val="22"/>
                <w:szCs w:val="22"/>
              </w:rPr>
              <w:t>dropdown</w:t>
            </w:r>
          </w:p>
        </w:tc>
        <w:tc>
          <w:tcPr>
            <w:tcW w:w="857" w:type="dxa"/>
            <w:vAlign w:val="center"/>
          </w:tcPr>
          <w:p w:rsidR="00922FFE" w:rsidRPr="00295D20" w:rsidRDefault="00922FFE" w:rsidP="00B03612">
            <w:pPr>
              <w:jc w:val="center"/>
              <w:rPr>
                <w:sz w:val="22"/>
                <w:szCs w:val="22"/>
              </w:rPr>
            </w:pPr>
          </w:p>
        </w:tc>
        <w:tc>
          <w:tcPr>
            <w:tcW w:w="1302" w:type="dxa"/>
            <w:vAlign w:val="center"/>
          </w:tcPr>
          <w:p w:rsidR="00922FFE" w:rsidRPr="00295D20" w:rsidRDefault="00922FFE" w:rsidP="00B03612">
            <w:pPr>
              <w:jc w:val="center"/>
              <w:rPr>
                <w:sz w:val="22"/>
                <w:szCs w:val="22"/>
              </w:rPr>
            </w:pPr>
          </w:p>
        </w:tc>
        <w:tc>
          <w:tcPr>
            <w:tcW w:w="3597" w:type="dxa"/>
            <w:vAlign w:val="center"/>
          </w:tcPr>
          <w:p w:rsidR="00922FFE" w:rsidRPr="00295D20" w:rsidRDefault="00922FFE" w:rsidP="00B03612">
            <w:pPr>
              <w:jc w:val="center"/>
              <w:rPr>
                <w:szCs w:val="22"/>
              </w:rPr>
            </w:pPr>
            <w:r w:rsidRPr="00295D20">
              <w:rPr>
                <w:szCs w:val="22"/>
              </w:rPr>
              <w:t>refer to screening dropdown sheet (required), If it is CC it should be auto populated from Bank statement</w:t>
            </w: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Creditor's Name</w:t>
            </w:r>
          </w:p>
        </w:tc>
        <w:tc>
          <w:tcPr>
            <w:tcW w:w="1933" w:type="dxa"/>
            <w:vAlign w:val="center"/>
          </w:tcPr>
          <w:p w:rsidR="00922FFE" w:rsidRPr="00295D20" w:rsidRDefault="00922FFE" w:rsidP="007D41DC">
            <w:pPr>
              <w:jc w:val="center"/>
              <w:rPr>
                <w:sz w:val="22"/>
                <w:szCs w:val="22"/>
              </w:rPr>
            </w:pPr>
            <w:r w:rsidRPr="00295D20">
              <w:rPr>
                <w:sz w:val="22"/>
                <w:szCs w:val="22"/>
              </w:rPr>
              <w:t>Alphanumeric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Loan Amount</w:t>
            </w:r>
          </w:p>
        </w:tc>
        <w:tc>
          <w:tcPr>
            <w:tcW w:w="1933" w:type="dxa"/>
            <w:vAlign w:val="center"/>
          </w:tcPr>
          <w:p w:rsidR="00922FFE" w:rsidRPr="00295D20" w:rsidRDefault="00922FFE" w:rsidP="007D41DC">
            <w:pPr>
              <w:jc w:val="center"/>
              <w:rPr>
                <w:sz w:val="22"/>
                <w:szCs w:val="22"/>
              </w:rPr>
            </w:pPr>
            <w:r w:rsidRPr="00295D20">
              <w:rPr>
                <w:sz w:val="22"/>
                <w:szCs w:val="22"/>
              </w:rPr>
              <w:t>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Loan Outstanding</w:t>
            </w:r>
          </w:p>
        </w:tc>
        <w:tc>
          <w:tcPr>
            <w:tcW w:w="1933" w:type="dxa"/>
            <w:vAlign w:val="center"/>
          </w:tcPr>
          <w:p w:rsidR="00922FFE" w:rsidRPr="00295D20" w:rsidRDefault="00922FFE" w:rsidP="007D41DC">
            <w:pPr>
              <w:jc w:val="center"/>
              <w:rPr>
                <w:sz w:val="22"/>
                <w:szCs w:val="22"/>
              </w:rPr>
            </w:pPr>
            <w:r w:rsidRPr="00295D20">
              <w:rPr>
                <w:sz w:val="22"/>
                <w:szCs w:val="22"/>
              </w:rPr>
              <w:t>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Loan term</w:t>
            </w:r>
          </w:p>
        </w:tc>
        <w:tc>
          <w:tcPr>
            <w:tcW w:w="1933" w:type="dxa"/>
            <w:vAlign w:val="center"/>
          </w:tcPr>
          <w:p w:rsidR="00922FFE" w:rsidRPr="00295D20" w:rsidRDefault="00922FFE" w:rsidP="007D41DC">
            <w:pPr>
              <w:jc w:val="center"/>
              <w:rPr>
                <w:sz w:val="22"/>
                <w:szCs w:val="22"/>
              </w:rPr>
            </w:pPr>
            <w:r w:rsidRPr="00295D20">
              <w:rPr>
                <w:sz w:val="22"/>
                <w:szCs w:val="22"/>
              </w:rPr>
              <w:t>Alphanumeric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Monthly Installment</w:t>
            </w:r>
          </w:p>
        </w:tc>
        <w:tc>
          <w:tcPr>
            <w:tcW w:w="1933" w:type="dxa"/>
            <w:vAlign w:val="center"/>
          </w:tcPr>
          <w:p w:rsidR="00922FFE" w:rsidRPr="00295D20" w:rsidRDefault="00922FFE" w:rsidP="007D41DC">
            <w:pPr>
              <w:jc w:val="center"/>
              <w:rPr>
                <w:sz w:val="22"/>
                <w:szCs w:val="22"/>
              </w:rPr>
            </w:pPr>
            <w:r w:rsidRPr="00295D20">
              <w:rPr>
                <w:sz w:val="22"/>
                <w:szCs w:val="22"/>
              </w:rPr>
              <w:t>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159"/>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No. Of instalment Paid</w:t>
            </w:r>
          </w:p>
        </w:tc>
        <w:tc>
          <w:tcPr>
            <w:tcW w:w="1933" w:type="dxa"/>
            <w:vAlign w:val="center"/>
          </w:tcPr>
          <w:p w:rsidR="00922FFE" w:rsidRPr="00295D20" w:rsidRDefault="00922FFE" w:rsidP="007D41DC">
            <w:pPr>
              <w:jc w:val="center"/>
              <w:rPr>
                <w:sz w:val="22"/>
                <w:szCs w:val="22"/>
              </w:rPr>
            </w:pPr>
            <w:r w:rsidRPr="00295D20">
              <w:rPr>
                <w:sz w:val="22"/>
                <w:szCs w:val="22"/>
              </w:rPr>
              <w:t>Numeric</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p>
        </w:tc>
      </w:tr>
      <w:tr w:rsidR="00295D20" w:rsidRPr="00295D20" w:rsidTr="000C7770">
        <w:trPr>
          <w:trHeight w:val="640"/>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vAlign w:val="center"/>
          </w:tcPr>
          <w:p w:rsidR="00922FFE" w:rsidRPr="00295D20" w:rsidRDefault="00922FFE" w:rsidP="007D41DC">
            <w:pPr>
              <w:jc w:val="center"/>
              <w:rPr>
                <w:sz w:val="22"/>
                <w:szCs w:val="22"/>
              </w:rPr>
            </w:pPr>
            <w:r w:rsidRPr="00295D20">
              <w:rPr>
                <w:sz w:val="22"/>
                <w:szCs w:val="22"/>
              </w:rPr>
              <w:t>Purpose</w:t>
            </w:r>
          </w:p>
        </w:tc>
        <w:tc>
          <w:tcPr>
            <w:tcW w:w="1933" w:type="dxa"/>
            <w:vAlign w:val="center"/>
          </w:tcPr>
          <w:p w:rsidR="00922FFE" w:rsidRPr="00295D20" w:rsidRDefault="00922FFE" w:rsidP="007D41DC">
            <w:pPr>
              <w:jc w:val="center"/>
              <w:rPr>
                <w:sz w:val="22"/>
                <w:szCs w:val="22"/>
              </w:rPr>
            </w:pPr>
            <w:r w:rsidRPr="00295D20">
              <w:rPr>
                <w:sz w:val="22"/>
                <w:szCs w:val="22"/>
              </w:rPr>
              <w:t>dropdown</w:t>
            </w: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7D41DC">
            <w:pPr>
              <w:jc w:val="center"/>
              <w:rPr>
                <w:szCs w:val="22"/>
              </w:rPr>
            </w:pPr>
            <w:r w:rsidRPr="00295D20">
              <w:rPr>
                <w:szCs w:val="22"/>
              </w:rPr>
              <w:t>Machine Refinance, Asset Purchase, Debt Consolidation, Working Capital, Line Of Credit, Business Development</w:t>
            </w:r>
          </w:p>
        </w:tc>
      </w:tr>
      <w:tr w:rsidR="00295D20" w:rsidRPr="00295D20" w:rsidTr="000C7770">
        <w:trPr>
          <w:trHeight w:val="324"/>
          <w:jc w:val="center"/>
        </w:trPr>
        <w:tc>
          <w:tcPr>
            <w:tcW w:w="955" w:type="dxa"/>
            <w:vMerge/>
            <w:textDirection w:val="btLr"/>
            <w:vAlign w:val="center"/>
          </w:tcPr>
          <w:p w:rsidR="00922FFE" w:rsidRPr="00295D20" w:rsidRDefault="00922FFE" w:rsidP="00B03612">
            <w:pPr>
              <w:ind w:left="113" w:right="113"/>
              <w:jc w:val="center"/>
              <w:rPr>
                <w:sz w:val="28"/>
                <w:szCs w:val="28"/>
              </w:rPr>
            </w:pPr>
          </w:p>
        </w:tc>
        <w:tc>
          <w:tcPr>
            <w:tcW w:w="999" w:type="dxa"/>
            <w:vMerge/>
            <w:textDirection w:val="btLr"/>
            <w:vAlign w:val="center"/>
          </w:tcPr>
          <w:p w:rsidR="00922FFE" w:rsidRPr="00295D20" w:rsidRDefault="00922FFE" w:rsidP="00B03612">
            <w:pPr>
              <w:ind w:left="113" w:right="113"/>
              <w:jc w:val="center"/>
              <w:rPr>
                <w:sz w:val="22"/>
                <w:szCs w:val="22"/>
              </w:rPr>
            </w:pPr>
          </w:p>
        </w:tc>
        <w:tc>
          <w:tcPr>
            <w:tcW w:w="2142" w:type="dxa"/>
            <w:vAlign w:val="center"/>
          </w:tcPr>
          <w:p w:rsidR="00922FFE" w:rsidRPr="00295D20" w:rsidRDefault="00922FFE" w:rsidP="00B03612">
            <w:pPr>
              <w:jc w:val="center"/>
              <w:rPr>
                <w:sz w:val="22"/>
                <w:szCs w:val="22"/>
              </w:rPr>
            </w:pPr>
          </w:p>
        </w:tc>
        <w:tc>
          <w:tcPr>
            <w:tcW w:w="2493" w:type="dxa"/>
            <w:shd w:val="clear" w:color="auto" w:fill="B8CCE4" w:themeFill="accent1" w:themeFillTint="66"/>
            <w:vAlign w:val="center"/>
          </w:tcPr>
          <w:p w:rsidR="00922FFE" w:rsidRPr="00295D20" w:rsidRDefault="00922FFE" w:rsidP="007D41DC">
            <w:pPr>
              <w:jc w:val="center"/>
              <w:rPr>
                <w:b/>
                <w:sz w:val="22"/>
                <w:szCs w:val="22"/>
              </w:rPr>
            </w:pPr>
            <w:r w:rsidRPr="00295D20">
              <w:rPr>
                <w:b/>
                <w:sz w:val="22"/>
                <w:szCs w:val="22"/>
              </w:rPr>
              <w:t>Add Button</w:t>
            </w:r>
            <w:ins w:id="25" w:author="Namita Sivasankaran" w:date="2016-11-10T14:24:00Z">
              <w:r w:rsidR="007D41DC" w:rsidRPr="00295D20">
                <w:rPr>
                  <w:b/>
                  <w:sz w:val="22"/>
                  <w:szCs w:val="22"/>
                </w:rPr>
                <w:t xml:space="preserve"> </w:t>
              </w:r>
            </w:ins>
          </w:p>
        </w:tc>
        <w:tc>
          <w:tcPr>
            <w:tcW w:w="1933" w:type="dxa"/>
            <w:vAlign w:val="center"/>
          </w:tcPr>
          <w:p w:rsidR="00922FFE" w:rsidRPr="00295D20" w:rsidRDefault="00922FFE" w:rsidP="007D41DC">
            <w:pPr>
              <w:jc w:val="center"/>
              <w:rPr>
                <w:sz w:val="22"/>
                <w:szCs w:val="22"/>
              </w:rPr>
            </w:pPr>
          </w:p>
        </w:tc>
        <w:tc>
          <w:tcPr>
            <w:tcW w:w="857" w:type="dxa"/>
            <w:vAlign w:val="center"/>
          </w:tcPr>
          <w:p w:rsidR="00922FFE" w:rsidRPr="00295D20" w:rsidRDefault="00922FFE" w:rsidP="007D41DC">
            <w:pPr>
              <w:jc w:val="center"/>
              <w:rPr>
                <w:sz w:val="22"/>
                <w:szCs w:val="22"/>
              </w:rPr>
            </w:pP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922FFE" w:rsidP="005850F1">
            <w:pPr>
              <w:jc w:val="center"/>
              <w:rPr>
                <w:szCs w:val="22"/>
              </w:rPr>
            </w:pPr>
            <w:r w:rsidRPr="00295D20">
              <w:rPr>
                <w:szCs w:val="22"/>
              </w:rPr>
              <w:t xml:space="preserve">In case there </w:t>
            </w:r>
            <w:r w:rsidR="005850F1" w:rsidRPr="00295D20">
              <w:rPr>
                <w:szCs w:val="22"/>
              </w:rPr>
              <w:t>is</w:t>
            </w:r>
            <w:r w:rsidRPr="00295D20">
              <w:rPr>
                <w:szCs w:val="22"/>
              </w:rPr>
              <w:t xml:space="preserve"> more than one liability</w:t>
            </w:r>
          </w:p>
        </w:tc>
      </w:tr>
      <w:tr w:rsidR="00295D20" w:rsidRPr="00295D20" w:rsidTr="000C7770">
        <w:trPr>
          <w:trHeight w:val="124"/>
          <w:jc w:val="center"/>
        </w:trPr>
        <w:tc>
          <w:tcPr>
            <w:tcW w:w="955" w:type="dxa"/>
            <w:vMerge w:val="restart"/>
            <w:textDirection w:val="btLr"/>
            <w:vAlign w:val="center"/>
          </w:tcPr>
          <w:p w:rsidR="00922FFE" w:rsidRPr="00295D20" w:rsidRDefault="00922FFE" w:rsidP="00B03612">
            <w:pPr>
              <w:ind w:left="113" w:right="113"/>
              <w:jc w:val="center"/>
              <w:rPr>
                <w:sz w:val="28"/>
                <w:szCs w:val="28"/>
              </w:rPr>
            </w:pPr>
          </w:p>
        </w:tc>
        <w:tc>
          <w:tcPr>
            <w:tcW w:w="999" w:type="dxa"/>
            <w:vMerge w:val="restart"/>
            <w:textDirection w:val="btLr"/>
            <w:vAlign w:val="center"/>
          </w:tcPr>
          <w:p w:rsidR="00922FFE" w:rsidRPr="00295D20" w:rsidRDefault="00922FFE" w:rsidP="00B03612">
            <w:pPr>
              <w:ind w:left="113" w:right="113"/>
              <w:jc w:val="center"/>
              <w:rPr>
                <w:sz w:val="22"/>
                <w:szCs w:val="22"/>
              </w:rPr>
            </w:pPr>
            <w:r w:rsidRPr="00295D20">
              <w:rPr>
                <w:sz w:val="22"/>
                <w:szCs w:val="22"/>
              </w:rPr>
              <w:t>Bank Statement Details</w:t>
            </w:r>
          </w:p>
        </w:tc>
        <w:tc>
          <w:tcPr>
            <w:tcW w:w="2142" w:type="dxa"/>
            <w:vMerge w:val="restart"/>
            <w:vAlign w:val="center"/>
          </w:tcPr>
          <w:p w:rsidR="00922FFE" w:rsidRPr="00295D20" w:rsidRDefault="00922FFE" w:rsidP="00B03612">
            <w:pPr>
              <w:jc w:val="center"/>
              <w:rPr>
                <w:sz w:val="22"/>
                <w:szCs w:val="22"/>
              </w:rPr>
            </w:pPr>
            <w:r w:rsidRPr="00295D20">
              <w:rPr>
                <w:sz w:val="22"/>
                <w:szCs w:val="22"/>
              </w:rPr>
              <w:t>-</w:t>
            </w:r>
          </w:p>
        </w:tc>
        <w:tc>
          <w:tcPr>
            <w:tcW w:w="2493" w:type="dxa"/>
            <w:vAlign w:val="center"/>
          </w:tcPr>
          <w:p w:rsidR="00922FFE" w:rsidRPr="00295D20" w:rsidRDefault="007D41DC" w:rsidP="007D41DC">
            <w:pPr>
              <w:jc w:val="center"/>
              <w:rPr>
                <w:sz w:val="22"/>
                <w:szCs w:val="22"/>
              </w:rPr>
            </w:pPr>
            <w:r w:rsidRPr="00295D20">
              <w:rPr>
                <w:sz w:val="22"/>
                <w:szCs w:val="22"/>
              </w:rPr>
              <w:t>IFSC Code</w:t>
            </w:r>
          </w:p>
        </w:tc>
        <w:tc>
          <w:tcPr>
            <w:tcW w:w="1933" w:type="dxa"/>
            <w:vAlign w:val="center"/>
          </w:tcPr>
          <w:p w:rsidR="00922FFE" w:rsidRPr="00295D20" w:rsidRDefault="00922FFE" w:rsidP="007D41DC">
            <w:pPr>
              <w:jc w:val="center"/>
              <w:rPr>
                <w:sz w:val="22"/>
                <w:szCs w:val="22"/>
              </w:rPr>
            </w:pPr>
            <w:r w:rsidRPr="00295D20">
              <w:rPr>
                <w:sz w:val="22"/>
                <w:szCs w:val="22"/>
              </w:rPr>
              <w:t>Alphanumeric</w:t>
            </w:r>
          </w:p>
        </w:tc>
        <w:tc>
          <w:tcPr>
            <w:tcW w:w="857" w:type="dxa"/>
            <w:vAlign w:val="center"/>
          </w:tcPr>
          <w:p w:rsidR="00922FFE" w:rsidRPr="00295D20" w:rsidRDefault="00922FFE" w:rsidP="007D41DC">
            <w:pPr>
              <w:jc w:val="center"/>
              <w:rPr>
                <w:sz w:val="22"/>
                <w:szCs w:val="22"/>
              </w:rPr>
            </w:pPr>
            <w:r w:rsidRPr="00295D20">
              <w:rPr>
                <w:sz w:val="22"/>
                <w:szCs w:val="22"/>
              </w:rPr>
              <w:t>Yes</w:t>
            </w:r>
          </w:p>
        </w:tc>
        <w:tc>
          <w:tcPr>
            <w:tcW w:w="1302" w:type="dxa"/>
            <w:vAlign w:val="center"/>
          </w:tcPr>
          <w:p w:rsidR="00922FFE" w:rsidRPr="00295D20" w:rsidRDefault="00922FFE" w:rsidP="007D41DC">
            <w:pPr>
              <w:jc w:val="center"/>
              <w:rPr>
                <w:sz w:val="22"/>
                <w:szCs w:val="22"/>
              </w:rPr>
            </w:pPr>
          </w:p>
        </w:tc>
        <w:tc>
          <w:tcPr>
            <w:tcW w:w="3597" w:type="dxa"/>
            <w:vAlign w:val="center"/>
          </w:tcPr>
          <w:p w:rsidR="00922FFE" w:rsidRPr="00295D20" w:rsidRDefault="007D41DC" w:rsidP="007D41DC">
            <w:pPr>
              <w:jc w:val="center"/>
              <w:rPr>
                <w:szCs w:val="22"/>
              </w:rPr>
            </w:pPr>
            <w:ins w:id="26" w:author="Namita Sivasankaran" w:date="2016-11-10T14:25:00Z">
              <w:r w:rsidRPr="00295D20">
                <w:rPr>
                  <w:szCs w:val="22"/>
                </w:rPr>
                <w:t>Provide IFSC search master</w:t>
              </w:r>
            </w:ins>
          </w:p>
        </w:tc>
      </w:tr>
      <w:tr w:rsidR="00295D20" w:rsidRPr="00295D20" w:rsidTr="000C7770">
        <w:trPr>
          <w:trHeight w:val="285"/>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7D41DC">
            <w:pPr>
              <w:jc w:val="center"/>
              <w:rPr>
                <w:sz w:val="22"/>
                <w:szCs w:val="22"/>
              </w:rPr>
            </w:pPr>
            <w:r w:rsidRPr="00295D20">
              <w:rPr>
                <w:sz w:val="22"/>
                <w:szCs w:val="22"/>
              </w:rPr>
              <w:t>Bank Name</w:t>
            </w:r>
          </w:p>
        </w:tc>
        <w:tc>
          <w:tcPr>
            <w:tcW w:w="1933" w:type="dxa"/>
            <w:vAlign w:val="center"/>
          </w:tcPr>
          <w:p w:rsidR="007D41DC" w:rsidRPr="00295D20" w:rsidRDefault="007D41DC" w:rsidP="007D41DC">
            <w:pPr>
              <w:jc w:val="center"/>
              <w:rPr>
                <w:sz w:val="22"/>
                <w:szCs w:val="22"/>
              </w:rPr>
            </w:pPr>
            <w:r w:rsidRPr="00295D20">
              <w:rPr>
                <w:sz w:val="22"/>
                <w:szCs w:val="22"/>
              </w:rPr>
              <w:t>Alphanumeric</w:t>
            </w:r>
          </w:p>
        </w:tc>
        <w:tc>
          <w:tcPr>
            <w:tcW w:w="857" w:type="dxa"/>
            <w:vAlign w:val="center"/>
          </w:tcPr>
          <w:p w:rsidR="007D41DC" w:rsidRPr="00295D20" w:rsidRDefault="007D41DC" w:rsidP="007D41DC">
            <w:pPr>
              <w:jc w:val="center"/>
              <w:rPr>
                <w:sz w:val="22"/>
                <w:szCs w:val="22"/>
              </w:rPr>
            </w:pPr>
          </w:p>
        </w:tc>
        <w:tc>
          <w:tcPr>
            <w:tcW w:w="1302" w:type="dxa"/>
            <w:vAlign w:val="center"/>
          </w:tcPr>
          <w:p w:rsidR="007D41DC" w:rsidRPr="00295D20" w:rsidRDefault="007D41DC" w:rsidP="007D41DC">
            <w:pPr>
              <w:jc w:val="center"/>
              <w:rPr>
                <w:sz w:val="22"/>
                <w:szCs w:val="22"/>
              </w:rPr>
            </w:pPr>
          </w:p>
        </w:tc>
        <w:tc>
          <w:tcPr>
            <w:tcW w:w="3597" w:type="dxa"/>
            <w:vAlign w:val="center"/>
          </w:tcPr>
          <w:p w:rsidR="007D41DC" w:rsidRPr="00295D20" w:rsidRDefault="007D41DC" w:rsidP="007D41DC">
            <w:pPr>
              <w:jc w:val="center"/>
              <w:rPr>
                <w:szCs w:val="22"/>
              </w:rPr>
            </w:pPr>
            <w:ins w:id="27" w:author="Namita Sivasankaran" w:date="2016-11-10T14:26:00Z">
              <w:r w:rsidRPr="00295D20">
                <w:rPr>
                  <w:szCs w:val="22"/>
                </w:rPr>
                <w:t>Auto-populate from IFSC search master</w:t>
              </w:r>
            </w:ins>
          </w:p>
        </w:tc>
      </w:tr>
      <w:tr w:rsidR="00295D20" w:rsidRPr="00295D20" w:rsidTr="000C7770">
        <w:trPr>
          <w:trHeight w:val="290"/>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7D41DC">
            <w:pPr>
              <w:jc w:val="center"/>
              <w:rPr>
                <w:sz w:val="22"/>
                <w:szCs w:val="22"/>
              </w:rPr>
            </w:pPr>
            <w:r w:rsidRPr="00295D20">
              <w:rPr>
                <w:sz w:val="22"/>
                <w:szCs w:val="22"/>
              </w:rPr>
              <w:t>Branch Name</w:t>
            </w:r>
          </w:p>
        </w:tc>
        <w:tc>
          <w:tcPr>
            <w:tcW w:w="1933" w:type="dxa"/>
            <w:vAlign w:val="center"/>
          </w:tcPr>
          <w:p w:rsidR="007D41DC" w:rsidRPr="00295D20" w:rsidRDefault="007D41DC" w:rsidP="007D41DC">
            <w:pPr>
              <w:jc w:val="center"/>
              <w:rPr>
                <w:sz w:val="22"/>
                <w:szCs w:val="22"/>
              </w:rPr>
            </w:pPr>
            <w:r w:rsidRPr="00295D20">
              <w:rPr>
                <w:sz w:val="22"/>
                <w:szCs w:val="22"/>
              </w:rPr>
              <w:t>Alphanumeric</w:t>
            </w:r>
          </w:p>
        </w:tc>
        <w:tc>
          <w:tcPr>
            <w:tcW w:w="857" w:type="dxa"/>
            <w:vAlign w:val="center"/>
          </w:tcPr>
          <w:p w:rsidR="007D41DC" w:rsidRPr="00295D20" w:rsidRDefault="007D41DC" w:rsidP="007D41DC">
            <w:pPr>
              <w:jc w:val="center"/>
              <w:rPr>
                <w:sz w:val="22"/>
                <w:szCs w:val="22"/>
              </w:rPr>
            </w:pPr>
          </w:p>
        </w:tc>
        <w:tc>
          <w:tcPr>
            <w:tcW w:w="1302" w:type="dxa"/>
            <w:vAlign w:val="center"/>
          </w:tcPr>
          <w:p w:rsidR="007D41DC" w:rsidRPr="00295D20" w:rsidRDefault="007D41DC" w:rsidP="007D41DC">
            <w:pPr>
              <w:jc w:val="center"/>
              <w:rPr>
                <w:sz w:val="22"/>
                <w:szCs w:val="22"/>
              </w:rPr>
            </w:pPr>
          </w:p>
        </w:tc>
        <w:tc>
          <w:tcPr>
            <w:tcW w:w="3597" w:type="dxa"/>
            <w:vAlign w:val="center"/>
          </w:tcPr>
          <w:p w:rsidR="007D41DC" w:rsidRPr="00295D20" w:rsidRDefault="007D41DC" w:rsidP="007D41DC">
            <w:pPr>
              <w:jc w:val="center"/>
              <w:rPr>
                <w:szCs w:val="22"/>
              </w:rPr>
            </w:pPr>
            <w:ins w:id="28" w:author="Namita Sivasankaran" w:date="2016-11-10T14:26:00Z">
              <w:r w:rsidRPr="00295D20">
                <w:rPr>
                  <w:szCs w:val="22"/>
                </w:rPr>
                <w:t>Auto-populate from IFSC search master</w:t>
              </w:r>
            </w:ins>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A/C name</w:t>
            </w:r>
          </w:p>
        </w:tc>
        <w:tc>
          <w:tcPr>
            <w:tcW w:w="1933" w:type="dxa"/>
            <w:vAlign w:val="center"/>
          </w:tcPr>
          <w:p w:rsidR="007D41DC" w:rsidRPr="00295D20" w:rsidRDefault="007D41DC" w:rsidP="005850F1">
            <w:pPr>
              <w:jc w:val="center"/>
              <w:rPr>
                <w:sz w:val="22"/>
                <w:szCs w:val="22"/>
              </w:rPr>
            </w:pPr>
            <w:r w:rsidRPr="00295D20">
              <w:rPr>
                <w:sz w:val="22"/>
                <w:szCs w:val="22"/>
              </w:rPr>
              <w:t>Alphanumeric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A/C type</w:t>
            </w:r>
          </w:p>
        </w:tc>
        <w:tc>
          <w:tcPr>
            <w:tcW w:w="1933" w:type="dxa"/>
            <w:vAlign w:val="center"/>
          </w:tcPr>
          <w:p w:rsidR="007D41DC" w:rsidRPr="00295D20" w:rsidRDefault="007D41DC" w:rsidP="005850F1">
            <w:pPr>
              <w:jc w:val="center"/>
              <w:rPr>
                <w:sz w:val="22"/>
                <w:szCs w:val="22"/>
              </w:rPr>
            </w:pPr>
            <w:r w:rsidRPr="00295D20">
              <w:rPr>
                <w:sz w:val="22"/>
                <w:szCs w:val="22"/>
              </w:rPr>
              <w:t>Dropdown</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r w:rsidRPr="00295D20">
              <w:rPr>
                <w:sz w:val="22"/>
                <w:szCs w:val="22"/>
              </w:rPr>
              <w:t>Current, Saving, OD, CC</w:t>
            </w: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A/C no</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Banking since</w:t>
            </w:r>
          </w:p>
        </w:tc>
        <w:tc>
          <w:tcPr>
            <w:tcW w:w="1933" w:type="dxa"/>
            <w:vAlign w:val="center"/>
          </w:tcPr>
          <w:p w:rsidR="007D41DC" w:rsidRPr="00295D20" w:rsidRDefault="007D41DC" w:rsidP="005850F1">
            <w:pPr>
              <w:jc w:val="center"/>
              <w:rPr>
                <w:sz w:val="22"/>
                <w:szCs w:val="22"/>
              </w:rPr>
            </w:pPr>
            <w:r w:rsidRPr="00295D20">
              <w:rPr>
                <w:sz w:val="22"/>
                <w:szCs w:val="22"/>
              </w:rPr>
              <w:t>Date</w:t>
            </w:r>
          </w:p>
        </w:tc>
        <w:tc>
          <w:tcPr>
            <w:tcW w:w="857" w:type="dxa"/>
            <w:vAlign w:val="center"/>
          </w:tcPr>
          <w:p w:rsidR="007D41DC" w:rsidRPr="00295D20" w:rsidRDefault="007D41DC" w:rsidP="005850F1">
            <w:pPr>
              <w:jc w:val="center"/>
              <w:rPr>
                <w:sz w:val="22"/>
                <w:szCs w:val="22"/>
              </w:rPr>
            </w:pP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r w:rsidRPr="00295D20">
              <w:rPr>
                <w:sz w:val="22"/>
                <w:szCs w:val="22"/>
              </w:rPr>
              <w:t>MM/YYYY</w:t>
            </w:r>
          </w:p>
        </w:tc>
      </w:tr>
      <w:tr w:rsidR="00295D20" w:rsidRPr="00295D20" w:rsidTr="000C7770">
        <w:trPr>
          <w:trHeight w:val="573"/>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Net banking available</w:t>
            </w:r>
          </w:p>
        </w:tc>
        <w:tc>
          <w:tcPr>
            <w:tcW w:w="1933" w:type="dxa"/>
            <w:vAlign w:val="center"/>
          </w:tcPr>
          <w:p w:rsidR="007D41DC" w:rsidRPr="00295D20" w:rsidRDefault="007D41DC" w:rsidP="005850F1">
            <w:pPr>
              <w:jc w:val="center"/>
              <w:rPr>
                <w:sz w:val="22"/>
                <w:szCs w:val="22"/>
              </w:rPr>
            </w:pPr>
            <w:r w:rsidRPr="00295D20">
              <w:rPr>
                <w:sz w:val="22"/>
                <w:szCs w:val="22"/>
              </w:rPr>
              <w:t>Radio Buttons</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r w:rsidRPr="00295D20">
              <w:rPr>
                <w:sz w:val="22"/>
                <w:szCs w:val="22"/>
              </w:rPr>
              <w:t>Yes/No</w:t>
            </w:r>
          </w:p>
        </w:tc>
      </w:tr>
      <w:tr w:rsidR="00295D20" w:rsidRPr="00295D20" w:rsidTr="000C7770">
        <w:trPr>
          <w:trHeight w:val="436"/>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Sanctioned Amount</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p>
        </w:tc>
        <w:tc>
          <w:tcPr>
            <w:tcW w:w="1302" w:type="dxa"/>
            <w:vAlign w:val="center"/>
          </w:tcPr>
          <w:p w:rsidR="007D41DC" w:rsidRPr="00295D20" w:rsidRDefault="007D41DC" w:rsidP="005850F1">
            <w:pPr>
              <w:jc w:val="center"/>
              <w:rPr>
                <w:sz w:val="22"/>
                <w:szCs w:val="22"/>
              </w:rPr>
            </w:pPr>
            <w:r w:rsidRPr="00295D20">
              <w:rPr>
                <w:sz w:val="22"/>
                <w:szCs w:val="22"/>
              </w:rPr>
              <w:t>Yes</w:t>
            </w:r>
          </w:p>
        </w:tc>
        <w:tc>
          <w:tcPr>
            <w:tcW w:w="3597" w:type="dxa"/>
            <w:vAlign w:val="center"/>
          </w:tcPr>
          <w:p w:rsidR="007D41DC" w:rsidRPr="00295D20" w:rsidRDefault="007D41DC" w:rsidP="005850F1">
            <w:pPr>
              <w:jc w:val="center"/>
              <w:rPr>
                <w:sz w:val="22"/>
                <w:szCs w:val="22"/>
              </w:rPr>
            </w:pPr>
            <w:r w:rsidRPr="00295D20">
              <w:rPr>
                <w:sz w:val="22"/>
                <w:szCs w:val="22"/>
              </w:rPr>
              <w:t>(If A/C type is OD, CC)</w:t>
            </w:r>
          </w:p>
        </w:tc>
      </w:tr>
      <w:tr w:rsidR="00295D20" w:rsidRPr="00295D20" w:rsidTr="000C7770">
        <w:trPr>
          <w:trHeight w:val="456"/>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Start Month</w:t>
            </w:r>
          </w:p>
        </w:tc>
        <w:tc>
          <w:tcPr>
            <w:tcW w:w="1933" w:type="dxa"/>
            <w:vAlign w:val="center"/>
          </w:tcPr>
          <w:p w:rsidR="007D41DC" w:rsidRPr="00295D20" w:rsidRDefault="007D41DC" w:rsidP="005850F1">
            <w:pPr>
              <w:jc w:val="center"/>
              <w:rPr>
                <w:sz w:val="22"/>
                <w:szCs w:val="22"/>
              </w:rPr>
            </w:pPr>
            <w:r w:rsidRPr="00295D20">
              <w:rPr>
                <w:sz w:val="22"/>
                <w:szCs w:val="22"/>
              </w:rPr>
              <w:t>Date</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r w:rsidRPr="00295D20">
              <w:rPr>
                <w:sz w:val="22"/>
                <w:szCs w:val="22"/>
              </w:rPr>
              <w:t>MM/YYYY</w:t>
            </w:r>
          </w:p>
        </w:tc>
      </w:tr>
      <w:tr w:rsidR="00295D20" w:rsidRPr="00295D20" w:rsidTr="000C7770">
        <w:trPr>
          <w:trHeight w:val="491"/>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Total Deposits</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495"/>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Total Withdrawals</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374"/>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Balance as on 15th</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681"/>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shd w:val="clear" w:color="auto" w:fill="B8CCE4" w:themeFill="accent1" w:themeFillTint="66"/>
            <w:vAlign w:val="center"/>
          </w:tcPr>
          <w:p w:rsidR="007D41DC" w:rsidRPr="00295D20" w:rsidRDefault="007D41DC" w:rsidP="005850F1">
            <w:pPr>
              <w:jc w:val="center"/>
              <w:rPr>
                <w:sz w:val="22"/>
                <w:szCs w:val="22"/>
              </w:rPr>
            </w:pPr>
            <w:r w:rsidRPr="00295D20">
              <w:rPr>
                <w:sz w:val="22"/>
                <w:szCs w:val="22"/>
              </w:rPr>
              <w:t>Button to Add Bank details</w:t>
            </w:r>
          </w:p>
        </w:tc>
        <w:tc>
          <w:tcPr>
            <w:tcW w:w="1933" w:type="dxa"/>
            <w:vAlign w:val="center"/>
          </w:tcPr>
          <w:p w:rsidR="007D41DC" w:rsidRPr="00295D20" w:rsidRDefault="007D41DC" w:rsidP="005850F1">
            <w:pPr>
              <w:jc w:val="center"/>
              <w:rPr>
                <w:sz w:val="22"/>
                <w:szCs w:val="22"/>
              </w:rPr>
            </w:pPr>
          </w:p>
        </w:tc>
        <w:tc>
          <w:tcPr>
            <w:tcW w:w="857" w:type="dxa"/>
            <w:vAlign w:val="center"/>
          </w:tcPr>
          <w:p w:rsidR="007D41DC" w:rsidRPr="00295D20" w:rsidRDefault="007D41DC" w:rsidP="005850F1">
            <w:pPr>
              <w:jc w:val="center"/>
              <w:rPr>
                <w:sz w:val="22"/>
                <w:szCs w:val="22"/>
              </w:rPr>
            </w:pP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r w:rsidRPr="00295D20">
              <w:rPr>
                <w:szCs w:val="22"/>
              </w:rPr>
              <w:t>On clicking Add button – display fields for start month, total deposits, total withdrawals and balance as on 15th</w:t>
            </w:r>
          </w:p>
        </w:tc>
      </w:tr>
      <w:tr w:rsidR="00295D20" w:rsidRPr="00295D20" w:rsidTr="000C7770">
        <w:trPr>
          <w:trHeight w:val="562"/>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5850F1">
            <w:pPr>
              <w:jc w:val="center"/>
              <w:rPr>
                <w:sz w:val="22"/>
                <w:szCs w:val="22"/>
              </w:rPr>
            </w:pPr>
            <w:r w:rsidRPr="00295D20">
              <w:rPr>
                <w:sz w:val="22"/>
                <w:szCs w:val="22"/>
              </w:rPr>
              <w:t>No of cheques bounced</w:t>
            </w:r>
          </w:p>
        </w:tc>
        <w:tc>
          <w:tcPr>
            <w:tcW w:w="1933" w:type="dxa"/>
            <w:vAlign w:val="center"/>
          </w:tcPr>
          <w:p w:rsidR="007D41DC" w:rsidRPr="00295D20" w:rsidRDefault="007D41DC" w:rsidP="005850F1">
            <w:pPr>
              <w:jc w:val="center"/>
              <w:rPr>
                <w:sz w:val="22"/>
                <w:szCs w:val="22"/>
              </w:rPr>
            </w:pPr>
            <w:r w:rsidRPr="00295D20">
              <w:rPr>
                <w:sz w:val="22"/>
                <w:szCs w:val="22"/>
              </w:rPr>
              <w:t>Numeric</w:t>
            </w:r>
          </w:p>
        </w:tc>
        <w:tc>
          <w:tcPr>
            <w:tcW w:w="857" w:type="dxa"/>
            <w:vAlign w:val="center"/>
          </w:tcPr>
          <w:p w:rsidR="007D41DC" w:rsidRPr="00295D20" w:rsidRDefault="007D41DC" w:rsidP="005850F1">
            <w:pPr>
              <w:jc w:val="center"/>
              <w:rPr>
                <w:sz w:val="22"/>
                <w:szCs w:val="22"/>
              </w:rPr>
            </w:pPr>
            <w:r w:rsidRPr="00295D20">
              <w:rPr>
                <w:sz w:val="22"/>
                <w:szCs w:val="22"/>
              </w:rPr>
              <w:t>Yes</w:t>
            </w:r>
          </w:p>
        </w:tc>
        <w:tc>
          <w:tcPr>
            <w:tcW w:w="1302" w:type="dxa"/>
            <w:vAlign w:val="center"/>
          </w:tcPr>
          <w:p w:rsidR="007D41DC" w:rsidRPr="00295D20" w:rsidRDefault="007D41DC" w:rsidP="005850F1">
            <w:pPr>
              <w:jc w:val="center"/>
              <w:rPr>
                <w:sz w:val="22"/>
                <w:szCs w:val="22"/>
              </w:rPr>
            </w:pPr>
          </w:p>
        </w:tc>
        <w:tc>
          <w:tcPr>
            <w:tcW w:w="3597" w:type="dxa"/>
            <w:vAlign w:val="center"/>
          </w:tcPr>
          <w:p w:rsidR="007D41DC" w:rsidRPr="00295D20" w:rsidRDefault="007D41DC" w:rsidP="005850F1">
            <w:pPr>
              <w:jc w:val="center"/>
              <w:rPr>
                <w:sz w:val="22"/>
                <w:szCs w:val="22"/>
              </w:rPr>
            </w:pPr>
          </w:p>
        </w:tc>
      </w:tr>
      <w:tr w:rsidR="00295D20" w:rsidRPr="00295D20" w:rsidTr="000C7770">
        <w:trPr>
          <w:trHeight w:val="460"/>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7D41DC">
            <w:pPr>
              <w:jc w:val="center"/>
              <w:rPr>
                <w:sz w:val="22"/>
                <w:szCs w:val="22"/>
              </w:rPr>
            </w:pPr>
            <w:r w:rsidRPr="00295D20">
              <w:rPr>
                <w:sz w:val="22"/>
                <w:szCs w:val="22"/>
              </w:rPr>
              <w:t>Bank Statement Photo</w:t>
            </w:r>
          </w:p>
        </w:tc>
        <w:tc>
          <w:tcPr>
            <w:tcW w:w="1933" w:type="dxa"/>
            <w:vAlign w:val="center"/>
          </w:tcPr>
          <w:p w:rsidR="007D41DC" w:rsidRPr="00295D20" w:rsidRDefault="007D41DC" w:rsidP="007D41DC">
            <w:pPr>
              <w:jc w:val="center"/>
              <w:rPr>
                <w:sz w:val="22"/>
                <w:szCs w:val="22"/>
              </w:rPr>
            </w:pPr>
            <w:r w:rsidRPr="00295D20">
              <w:rPr>
                <w:sz w:val="22"/>
                <w:szCs w:val="22"/>
              </w:rPr>
              <w:t>Photo Capture</w:t>
            </w:r>
          </w:p>
        </w:tc>
        <w:tc>
          <w:tcPr>
            <w:tcW w:w="857" w:type="dxa"/>
            <w:vAlign w:val="center"/>
          </w:tcPr>
          <w:p w:rsidR="007D41DC" w:rsidRPr="00295D20" w:rsidRDefault="007D41DC" w:rsidP="007D41DC">
            <w:pPr>
              <w:jc w:val="center"/>
              <w:rPr>
                <w:sz w:val="22"/>
                <w:szCs w:val="22"/>
              </w:rPr>
            </w:pPr>
          </w:p>
        </w:tc>
        <w:tc>
          <w:tcPr>
            <w:tcW w:w="1302" w:type="dxa"/>
            <w:vAlign w:val="center"/>
          </w:tcPr>
          <w:p w:rsidR="007D41DC" w:rsidRPr="00295D20" w:rsidRDefault="007D41DC" w:rsidP="007D41DC">
            <w:pPr>
              <w:jc w:val="center"/>
              <w:rPr>
                <w:sz w:val="22"/>
                <w:szCs w:val="22"/>
              </w:rPr>
            </w:pPr>
          </w:p>
        </w:tc>
        <w:tc>
          <w:tcPr>
            <w:tcW w:w="3597" w:type="dxa"/>
            <w:vAlign w:val="center"/>
          </w:tcPr>
          <w:p w:rsidR="007D41DC" w:rsidRPr="00295D20" w:rsidRDefault="007D41DC" w:rsidP="007D41DC">
            <w:pPr>
              <w:jc w:val="center"/>
              <w:rPr>
                <w:sz w:val="22"/>
                <w:szCs w:val="22"/>
              </w:rPr>
            </w:pPr>
          </w:p>
        </w:tc>
      </w:tr>
      <w:tr w:rsidR="00295D20" w:rsidRPr="00295D20" w:rsidTr="000C7770">
        <w:trPr>
          <w:trHeight w:val="55"/>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shd w:val="clear" w:color="auto" w:fill="B8CCE4" w:themeFill="accent1" w:themeFillTint="66"/>
            <w:vAlign w:val="center"/>
          </w:tcPr>
          <w:p w:rsidR="007D41DC" w:rsidRPr="00295D20" w:rsidRDefault="007D41DC" w:rsidP="007D41DC">
            <w:pPr>
              <w:jc w:val="center"/>
              <w:rPr>
                <w:b/>
                <w:bCs/>
                <w:sz w:val="22"/>
                <w:szCs w:val="22"/>
              </w:rPr>
            </w:pPr>
            <w:r w:rsidRPr="00295D20">
              <w:rPr>
                <w:b/>
                <w:bCs/>
                <w:sz w:val="22"/>
                <w:szCs w:val="22"/>
              </w:rPr>
              <w:t>Button to add account</w:t>
            </w:r>
          </w:p>
        </w:tc>
        <w:tc>
          <w:tcPr>
            <w:tcW w:w="1933" w:type="dxa"/>
            <w:vAlign w:val="center"/>
          </w:tcPr>
          <w:p w:rsidR="007D41DC" w:rsidRPr="00295D20" w:rsidRDefault="007D41DC" w:rsidP="007D41DC">
            <w:pPr>
              <w:jc w:val="center"/>
              <w:rPr>
                <w:sz w:val="22"/>
                <w:szCs w:val="22"/>
              </w:rPr>
            </w:pPr>
          </w:p>
        </w:tc>
        <w:tc>
          <w:tcPr>
            <w:tcW w:w="857" w:type="dxa"/>
            <w:vAlign w:val="center"/>
          </w:tcPr>
          <w:p w:rsidR="007D41DC" w:rsidRPr="00295D20" w:rsidRDefault="007D41DC" w:rsidP="007D41DC">
            <w:pPr>
              <w:jc w:val="center"/>
              <w:rPr>
                <w:sz w:val="22"/>
                <w:szCs w:val="22"/>
              </w:rPr>
            </w:pPr>
          </w:p>
        </w:tc>
        <w:tc>
          <w:tcPr>
            <w:tcW w:w="1302" w:type="dxa"/>
            <w:vAlign w:val="center"/>
          </w:tcPr>
          <w:p w:rsidR="007D41DC" w:rsidRPr="00295D20" w:rsidRDefault="007D41DC" w:rsidP="007D41DC">
            <w:pPr>
              <w:jc w:val="center"/>
              <w:rPr>
                <w:szCs w:val="22"/>
              </w:rPr>
            </w:pPr>
          </w:p>
        </w:tc>
        <w:tc>
          <w:tcPr>
            <w:tcW w:w="3597" w:type="dxa"/>
            <w:vAlign w:val="center"/>
          </w:tcPr>
          <w:p w:rsidR="007D41DC" w:rsidRPr="00295D20" w:rsidRDefault="007D41DC" w:rsidP="007D41DC">
            <w:pPr>
              <w:jc w:val="center"/>
              <w:rPr>
                <w:szCs w:val="22"/>
              </w:rPr>
            </w:pPr>
            <w:r w:rsidRPr="00295D20">
              <w:rPr>
                <w:szCs w:val="22"/>
              </w:rPr>
              <w:t>In case applicant has more than one bank account</w:t>
            </w:r>
          </w:p>
        </w:tc>
      </w:tr>
      <w:tr w:rsidR="00295D20" w:rsidRPr="00295D20" w:rsidTr="000C7770">
        <w:trPr>
          <w:trHeight w:val="870"/>
          <w:jc w:val="center"/>
        </w:trPr>
        <w:tc>
          <w:tcPr>
            <w:tcW w:w="955" w:type="dxa"/>
            <w:vMerge w:val="restart"/>
            <w:textDirection w:val="btLr"/>
            <w:vAlign w:val="center"/>
          </w:tcPr>
          <w:p w:rsidR="007D41DC" w:rsidRPr="00295D20" w:rsidRDefault="007D41DC" w:rsidP="00B03612">
            <w:pPr>
              <w:ind w:left="113" w:right="113"/>
              <w:jc w:val="center"/>
              <w:rPr>
                <w:sz w:val="28"/>
                <w:szCs w:val="28"/>
              </w:rPr>
            </w:pPr>
            <w:r w:rsidRPr="00295D20">
              <w:rPr>
                <w:sz w:val="28"/>
                <w:szCs w:val="28"/>
              </w:rPr>
              <w:t>CO-APPLICANT</w:t>
            </w:r>
          </w:p>
        </w:tc>
        <w:tc>
          <w:tcPr>
            <w:tcW w:w="999" w:type="dxa"/>
            <w:vMerge w:val="restart"/>
            <w:textDirection w:val="btLr"/>
            <w:vAlign w:val="center"/>
          </w:tcPr>
          <w:p w:rsidR="007D41DC" w:rsidRPr="00295D20" w:rsidRDefault="007D41DC" w:rsidP="00B03612">
            <w:pPr>
              <w:ind w:left="113" w:right="113"/>
              <w:jc w:val="center"/>
              <w:rPr>
                <w:sz w:val="22"/>
                <w:szCs w:val="22"/>
              </w:rPr>
            </w:pPr>
            <w:r w:rsidRPr="00295D20">
              <w:rPr>
                <w:sz w:val="22"/>
                <w:szCs w:val="22"/>
              </w:rPr>
              <w:t>Co-Applicant Profile</w:t>
            </w:r>
          </w:p>
        </w:tc>
        <w:tc>
          <w:tcPr>
            <w:tcW w:w="2142" w:type="dxa"/>
            <w:vMerge w:val="restart"/>
            <w:vAlign w:val="center"/>
          </w:tcPr>
          <w:p w:rsidR="007D41DC" w:rsidRPr="00295D20" w:rsidRDefault="007D41DC" w:rsidP="00B03612">
            <w:pPr>
              <w:jc w:val="center"/>
              <w:rPr>
                <w:sz w:val="22"/>
                <w:szCs w:val="22"/>
              </w:rPr>
            </w:pPr>
            <w:r w:rsidRPr="00295D20">
              <w:rPr>
                <w:sz w:val="22"/>
                <w:szCs w:val="22"/>
              </w:rPr>
              <w:t>KYC Details</w:t>
            </w: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Aadhar No</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Numeric</w:t>
            </w:r>
          </w:p>
        </w:tc>
        <w:tc>
          <w:tcPr>
            <w:tcW w:w="857"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Aadhar -QR Code Scan (Auto fill Profile &amp; Address data)</w:t>
            </w:r>
          </w:p>
        </w:tc>
      </w:tr>
      <w:tr w:rsidR="00295D20" w:rsidRPr="00295D20" w:rsidTr="000C7770">
        <w:trPr>
          <w:trHeight w:val="66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Document Capture</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Upload</w:t>
            </w:r>
          </w:p>
        </w:tc>
        <w:tc>
          <w:tcPr>
            <w:tcW w:w="857"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p>
        </w:tc>
      </w:tr>
      <w:tr w:rsidR="00295D20" w:rsidRPr="00295D20" w:rsidTr="000C7770">
        <w:trPr>
          <w:trHeight w:val="584"/>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Pan Number</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Alpha numeric</w:t>
            </w:r>
          </w:p>
        </w:tc>
        <w:tc>
          <w:tcPr>
            <w:tcW w:w="857"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p>
        </w:tc>
      </w:tr>
      <w:tr w:rsidR="00295D20" w:rsidRPr="00295D20" w:rsidTr="000C7770">
        <w:trPr>
          <w:trHeight w:val="436"/>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Document Capture</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Upload</w:t>
            </w:r>
          </w:p>
        </w:tc>
        <w:tc>
          <w:tcPr>
            <w:tcW w:w="857"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ID Type</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Dropdown</w:t>
            </w:r>
          </w:p>
        </w:tc>
        <w:tc>
          <w:tcPr>
            <w:tcW w:w="857" w:type="dxa"/>
            <w:vAlign w:val="center"/>
          </w:tcPr>
          <w:p w:rsidR="007D41DC" w:rsidRPr="00295D20" w:rsidRDefault="007D41DC" w:rsidP="00B03612">
            <w:pPr>
              <w:spacing w:line="480" w:lineRule="auto"/>
              <w:jc w:val="center"/>
              <w:rPr>
                <w:sz w:val="22"/>
                <w:szCs w:val="22"/>
              </w:rPr>
            </w:pP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 xml:space="preserve">Ration Card, Voter Card, Passport, Pan Card, Aadhar card, Driving </w:t>
            </w:r>
            <w:r w:rsidRPr="00295D20">
              <w:rPr>
                <w:sz w:val="22"/>
                <w:szCs w:val="22"/>
              </w:rPr>
              <w:lastRenderedPageBreak/>
              <w:t>License</w:t>
            </w:r>
          </w:p>
        </w:tc>
      </w:tr>
      <w:tr w:rsidR="00295D20" w:rsidRPr="00295D20" w:rsidTr="000C7770">
        <w:trPr>
          <w:trHeight w:val="91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ID No</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Alpha numeric</w:t>
            </w:r>
          </w:p>
        </w:tc>
        <w:tc>
          <w:tcPr>
            <w:tcW w:w="857" w:type="dxa"/>
            <w:vAlign w:val="center"/>
          </w:tcPr>
          <w:p w:rsidR="007D41DC" w:rsidRPr="00295D20" w:rsidRDefault="007D41DC" w:rsidP="00B03612">
            <w:pPr>
              <w:spacing w:line="480" w:lineRule="auto"/>
              <w:jc w:val="center"/>
              <w:rPr>
                <w:sz w:val="22"/>
                <w:szCs w:val="22"/>
              </w:rPr>
            </w:pPr>
          </w:p>
        </w:tc>
        <w:tc>
          <w:tcPr>
            <w:tcW w:w="1302"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If ID type selected</w:t>
            </w:r>
          </w:p>
        </w:tc>
      </w:tr>
      <w:tr w:rsidR="00295D20" w:rsidRPr="00295D20" w:rsidTr="000C7770">
        <w:trPr>
          <w:trHeight w:val="1202"/>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Valid up to</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Date</w:t>
            </w:r>
          </w:p>
        </w:tc>
        <w:tc>
          <w:tcPr>
            <w:tcW w:w="857" w:type="dxa"/>
            <w:vAlign w:val="center"/>
          </w:tcPr>
          <w:p w:rsidR="007D41DC" w:rsidRPr="00295D20" w:rsidRDefault="007D41DC" w:rsidP="00B03612">
            <w:pPr>
              <w:spacing w:line="480" w:lineRule="auto"/>
              <w:jc w:val="center"/>
              <w:rPr>
                <w:sz w:val="22"/>
                <w:szCs w:val="22"/>
              </w:rPr>
            </w:pPr>
          </w:p>
        </w:tc>
        <w:tc>
          <w:tcPr>
            <w:tcW w:w="1302"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If ID type selected</w:t>
            </w:r>
          </w:p>
        </w:tc>
      </w:tr>
      <w:tr w:rsidR="00295D20" w:rsidRPr="00295D20" w:rsidTr="000C7770">
        <w:trPr>
          <w:trHeight w:val="1396"/>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spacing w:line="480" w:lineRule="auto"/>
              <w:jc w:val="center"/>
              <w:rPr>
                <w:sz w:val="22"/>
                <w:szCs w:val="22"/>
              </w:rPr>
            </w:pPr>
            <w:r w:rsidRPr="00295D20">
              <w:rPr>
                <w:sz w:val="22"/>
                <w:szCs w:val="22"/>
              </w:rPr>
              <w:t>Document Capture</w:t>
            </w:r>
          </w:p>
        </w:tc>
        <w:tc>
          <w:tcPr>
            <w:tcW w:w="1933" w:type="dxa"/>
            <w:vAlign w:val="center"/>
          </w:tcPr>
          <w:p w:rsidR="007D41DC" w:rsidRPr="00295D20" w:rsidRDefault="007D41DC" w:rsidP="00B03612">
            <w:pPr>
              <w:spacing w:line="480" w:lineRule="auto"/>
              <w:jc w:val="center"/>
              <w:rPr>
                <w:sz w:val="22"/>
                <w:szCs w:val="22"/>
              </w:rPr>
            </w:pPr>
            <w:r w:rsidRPr="00295D20">
              <w:rPr>
                <w:sz w:val="22"/>
                <w:szCs w:val="22"/>
              </w:rPr>
              <w:t>Upload</w:t>
            </w:r>
          </w:p>
        </w:tc>
        <w:tc>
          <w:tcPr>
            <w:tcW w:w="857" w:type="dxa"/>
            <w:vAlign w:val="center"/>
          </w:tcPr>
          <w:p w:rsidR="007D41DC" w:rsidRPr="00295D20" w:rsidRDefault="007D41DC" w:rsidP="00B03612">
            <w:pPr>
              <w:spacing w:line="480" w:lineRule="auto"/>
              <w:jc w:val="center"/>
              <w:rPr>
                <w:sz w:val="22"/>
                <w:szCs w:val="22"/>
              </w:rPr>
            </w:pPr>
          </w:p>
        </w:tc>
        <w:tc>
          <w:tcPr>
            <w:tcW w:w="1302" w:type="dxa"/>
            <w:vAlign w:val="center"/>
          </w:tcPr>
          <w:p w:rsidR="007D41DC" w:rsidRPr="00295D20" w:rsidRDefault="007D41DC" w:rsidP="00B03612">
            <w:pPr>
              <w:spacing w:line="480" w:lineRule="auto"/>
              <w:jc w:val="center"/>
              <w:rPr>
                <w:sz w:val="22"/>
                <w:szCs w:val="22"/>
              </w:rPr>
            </w:pPr>
            <w:r w:rsidRPr="00295D20">
              <w:rPr>
                <w:sz w:val="22"/>
                <w:szCs w:val="22"/>
              </w:rPr>
              <w:t>Yes</w:t>
            </w: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If ID type selected</w:t>
            </w:r>
          </w:p>
        </w:tc>
      </w:tr>
      <w:tr w:rsidR="00295D20" w:rsidRPr="00295D20" w:rsidTr="000C7770">
        <w:trPr>
          <w:trHeight w:val="1257"/>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shd w:val="clear" w:color="auto" w:fill="B8CCE4" w:themeFill="accent1" w:themeFillTint="66"/>
            <w:vAlign w:val="center"/>
          </w:tcPr>
          <w:p w:rsidR="007D41DC" w:rsidRPr="00295D20" w:rsidRDefault="007D41DC" w:rsidP="00B03612">
            <w:pPr>
              <w:spacing w:line="480" w:lineRule="auto"/>
              <w:jc w:val="center"/>
              <w:rPr>
                <w:b/>
                <w:sz w:val="22"/>
                <w:szCs w:val="22"/>
              </w:rPr>
            </w:pPr>
            <w:r w:rsidRPr="00295D20">
              <w:rPr>
                <w:b/>
                <w:sz w:val="22"/>
                <w:szCs w:val="22"/>
              </w:rPr>
              <w:t>Add Button</w:t>
            </w:r>
          </w:p>
        </w:tc>
        <w:tc>
          <w:tcPr>
            <w:tcW w:w="1933" w:type="dxa"/>
            <w:vAlign w:val="center"/>
          </w:tcPr>
          <w:p w:rsidR="007D41DC" w:rsidRPr="00295D20" w:rsidRDefault="007D41DC" w:rsidP="00B03612">
            <w:pPr>
              <w:spacing w:line="480" w:lineRule="auto"/>
              <w:jc w:val="center"/>
              <w:rPr>
                <w:sz w:val="22"/>
                <w:szCs w:val="22"/>
              </w:rPr>
            </w:pPr>
          </w:p>
        </w:tc>
        <w:tc>
          <w:tcPr>
            <w:tcW w:w="857" w:type="dxa"/>
            <w:vAlign w:val="center"/>
          </w:tcPr>
          <w:p w:rsidR="007D41DC" w:rsidRPr="00295D20" w:rsidRDefault="007D41DC" w:rsidP="00B03612">
            <w:pPr>
              <w:spacing w:line="480" w:lineRule="auto"/>
              <w:jc w:val="center"/>
              <w:rPr>
                <w:sz w:val="22"/>
                <w:szCs w:val="22"/>
              </w:rPr>
            </w:pPr>
          </w:p>
        </w:tc>
        <w:tc>
          <w:tcPr>
            <w:tcW w:w="1302" w:type="dxa"/>
            <w:vAlign w:val="center"/>
          </w:tcPr>
          <w:p w:rsidR="007D41DC" w:rsidRPr="00295D20" w:rsidRDefault="007D41DC" w:rsidP="00B03612">
            <w:pPr>
              <w:spacing w:line="480" w:lineRule="auto"/>
              <w:jc w:val="center"/>
              <w:rPr>
                <w:sz w:val="22"/>
                <w:szCs w:val="22"/>
              </w:rPr>
            </w:pPr>
          </w:p>
        </w:tc>
        <w:tc>
          <w:tcPr>
            <w:tcW w:w="3597" w:type="dxa"/>
            <w:vAlign w:val="center"/>
          </w:tcPr>
          <w:p w:rsidR="007D41DC" w:rsidRPr="00295D20" w:rsidRDefault="007D41DC" w:rsidP="00B03612">
            <w:pPr>
              <w:spacing w:line="480" w:lineRule="auto"/>
              <w:jc w:val="center"/>
              <w:rPr>
                <w:sz w:val="22"/>
                <w:szCs w:val="22"/>
              </w:rPr>
            </w:pPr>
            <w:r w:rsidRPr="00295D20">
              <w:rPr>
                <w:sz w:val="22"/>
                <w:szCs w:val="22"/>
              </w:rPr>
              <w:t>In case more than one KYC details to be captured</w:t>
            </w:r>
          </w:p>
        </w:tc>
      </w:tr>
      <w:tr w:rsidR="00295D20" w:rsidRPr="00295D20" w:rsidTr="000C7770">
        <w:trPr>
          <w:trHeight w:val="665"/>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restart"/>
            <w:vAlign w:val="center"/>
          </w:tcPr>
          <w:p w:rsidR="007D41DC" w:rsidRPr="00295D20" w:rsidRDefault="007D41DC" w:rsidP="00B03612">
            <w:pPr>
              <w:jc w:val="center"/>
              <w:rPr>
                <w:sz w:val="22"/>
                <w:szCs w:val="22"/>
              </w:rPr>
            </w:pPr>
            <w:r w:rsidRPr="00295D20">
              <w:rPr>
                <w:sz w:val="22"/>
                <w:szCs w:val="22"/>
              </w:rPr>
              <w:t>Co-Applicant Details</w:t>
            </w:r>
          </w:p>
        </w:tc>
        <w:tc>
          <w:tcPr>
            <w:tcW w:w="2493" w:type="dxa"/>
            <w:vAlign w:val="center"/>
          </w:tcPr>
          <w:p w:rsidR="007D41DC" w:rsidRPr="00295D20" w:rsidRDefault="007D41DC" w:rsidP="00B03612">
            <w:pPr>
              <w:jc w:val="center"/>
              <w:rPr>
                <w:sz w:val="22"/>
                <w:szCs w:val="22"/>
              </w:rPr>
            </w:pPr>
            <w:r w:rsidRPr="00295D20">
              <w:rPr>
                <w:sz w:val="22"/>
                <w:szCs w:val="22"/>
              </w:rPr>
              <w:t>Title</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Aadhar QR Code scanning</w:t>
            </w:r>
          </w:p>
        </w:tc>
      </w:tr>
      <w:tr w:rsidR="00295D20" w:rsidRPr="00295D20" w:rsidTr="000C7770">
        <w:trPr>
          <w:trHeight w:val="753"/>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Name</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Aadhar QR Code scanning</w:t>
            </w:r>
          </w:p>
        </w:tc>
      </w:tr>
      <w:tr w:rsidR="00295D20" w:rsidRPr="00295D20" w:rsidTr="000C7770">
        <w:trPr>
          <w:trHeight w:val="74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Gender</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Aadhar QR Code scanning</w:t>
            </w:r>
          </w:p>
        </w:tc>
      </w:tr>
      <w:tr w:rsidR="00295D20" w:rsidRPr="00295D20" w:rsidTr="000C7770">
        <w:trPr>
          <w:trHeight w:val="745"/>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Date Of birth</w:t>
            </w:r>
          </w:p>
        </w:tc>
        <w:tc>
          <w:tcPr>
            <w:tcW w:w="1933" w:type="dxa"/>
            <w:vAlign w:val="center"/>
          </w:tcPr>
          <w:p w:rsidR="007D41DC" w:rsidRPr="00295D20" w:rsidRDefault="007D41DC" w:rsidP="00B03612">
            <w:pPr>
              <w:jc w:val="center"/>
              <w:rPr>
                <w:sz w:val="22"/>
                <w:szCs w:val="22"/>
              </w:rPr>
            </w:pPr>
            <w:r w:rsidRPr="00295D20">
              <w:rPr>
                <w:sz w:val="22"/>
                <w:szCs w:val="22"/>
              </w:rPr>
              <w:t>Date</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Aadhar QR Code scanning</w:t>
            </w:r>
          </w:p>
        </w:tc>
      </w:tr>
      <w:tr w:rsidR="00295D20" w:rsidRPr="00295D20" w:rsidTr="000C7770">
        <w:trPr>
          <w:trHeight w:val="652"/>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Age</w:t>
            </w:r>
          </w:p>
        </w:tc>
        <w:tc>
          <w:tcPr>
            <w:tcW w:w="1933" w:type="dxa"/>
            <w:vAlign w:val="center"/>
          </w:tcPr>
          <w:p w:rsidR="007D41DC" w:rsidRPr="00295D20" w:rsidRDefault="005850F1" w:rsidP="005850F1">
            <w:pPr>
              <w:jc w:val="center"/>
              <w:rPr>
                <w:sz w:val="22"/>
                <w:szCs w:val="22"/>
              </w:rPr>
            </w:pPr>
            <w:ins w:id="29" w:author="Namita Sivasankaran" w:date="2016-11-10T14:42:00Z">
              <w:r w:rsidRPr="00295D20">
                <w:rPr>
                  <w:sz w:val="22"/>
                  <w:szCs w:val="22"/>
                </w:rPr>
                <w:t>Numeric</w:t>
              </w:r>
            </w:ins>
            <w:del w:id="30" w:author="Namita Sivasankaran" w:date="2016-11-10T14:42:00Z">
              <w:r w:rsidR="007D41DC" w:rsidRPr="00295D20" w:rsidDel="005850F1">
                <w:rPr>
                  <w:sz w:val="22"/>
                  <w:szCs w:val="22"/>
                </w:rPr>
                <w:delText>Auto</w:delText>
              </w:r>
            </w:del>
            <w:del w:id="31" w:author="Namita Sivasankaran" w:date="2016-11-10T14:41:00Z">
              <w:r w:rsidR="007D41DC" w:rsidRPr="00295D20" w:rsidDel="005850F1">
                <w:rPr>
                  <w:sz w:val="22"/>
                  <w:szCs w:val="22"/>
                </w:rPr>
                <w:delText xml:space="preserve"> populated</w:delText>
              </w:r>
            </w:del>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5850F1" w:rsidP="005850F1">
            <w:pPr>
              <w:jc w:val="center"/>
              <w:rPr>
                <w:sz w:val="22"/>
                <w:szCs w:val="22"/>
              </w:rPr>
            </w:pPr>
            <w:ins w:id="32" w:author="Namita Sivasankaran" w:date="2016-11-10T14:41:00Z">
              <w:r w:rsidRPr="00295D20">
                <w:rPr>
                  <w:sz w:val="22"/>
                  <w:szCs w:val="22"/>
                </w:rPr>
                <w:t>Auto-calculate from date of birth</w:t>
              </w:r>
            </w:ins>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Father's Name</w:t>
            </w:r>
          </w:p>
        </w:tc>
        <w:tc>
          <w:tcPr>
            <w:tcW w:w="1933" w:type="dxa"/>
            <w:vAlign w:val="center"/>
          </w:tcPr>
          <w:p w:rsidR="007D41DC" w:rsidRPr="00295D20" w:rsidRDefault="007D41DC" w:rsidP="00B03612">
            <w:pPr>
              <w:jc w:val="center"/>
              <w:rPr>
                <w:sz w:val="22"/>
                <w:szCs w:val="22"/>
              </w:rPr>
            </w:pPr>
            <w:r w:rsidRPr="00295D20">
              <w:rPr>
                <w:sz w:val="22"/>
                <w:szCs w:val="22"/>
              </w:rPr>
              <w:t>Auto populated/ 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Aadhar QR Code scanning</w:t>
            </w: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Educational Level</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Below SSLC, SSLC, HSC, Graduate/Diploma/ITI, Professional Degree, Others</w:t>
            </w:r>
          </w:p>
        </w:tc>
      </w:tr>
      <w:tr w:rsidR="00295D20" w:rsidRPr="00295D20" w:rsidTr="000C7770">
        <w:trPr>
          <w:trHeight w:val="62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Religion</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Hindu, Muslim, Jain, Christian, Buddhism, Others</w:t>
            </w:r>
          </w:p>
        </w:tc>
      </w:tr>
      <w:tr w:rsidR="00295D20" w:rsidRPr="00295D20" w:rsidTr="000C7770">
        <w:trPr>
          <w:trHeight w:val="764"/>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Mobile No</w:t>
            </w:r>
          </w:p>
        </w:tc>
        <w:tc>
          <w:tcPr>
            <w:tcW w:w="1933" w:type="dxa"/>
            <w:vAlign w:val="center"/>
          </w:tcPr>
          <w:p w:rsidR="007D41DC" w:rsidRPr="00295D20" w:rsidRDefault="007D41DC" w:rsidP="00B03612">
            <w:pPr>
              <w:jc w:val="center"/>
              <w:rPr>
                <w:sz w:val="22"/>
                <w:szCs w:val="22"/>
              </w:rPr>
            </w:pPr>
            <w:r w:rsidRPr="00295D20">
              <w:rPr>
                <w:sz w:val="22"/>
                <w:szCs w:val="22"/>
              </w:rPr>
              <w:t>Numeric</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from lead</w:t>
            </w:r>
          </w:p>
        </w:tc>
      </w:tr>
      <w:tr w:rsidR="00295D20" w:rsidRPr="00295D20" w:rsidTr="000C7770">
        <w:trPr>
          <w:trHeight w:val="59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Alternative Mobile No.</w:t>
            </w:r>
          </w:p>
        </w:tc>
        <w:tc>
          <w:tcPr>
            <w:tcW w:w="1933" w:type="dxa"/>
            <w:vAlign w:val="center"/>
          </w:tcPr>
          <w:p w:rsidR="007D41DC" w:rsidRPr="00295D20" w:rsidRDefault="007D41DC" w:rsidP="00B03612">
            <w:pPr>
              <w:jc w:val="center"/>
              <w:rPr>
                <w:sz w:val="22"/>
                <w:szCs w:val="22"/>
              </w:rPr>
            </w:pPr>
            <w:r w:rsidRPr="00295D20">
              <w:rPr>
                <w:sz w:val="22"/>
                <w:szCs w:val="22"/>
              </w:rPr>
              <w:t>Numeric</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74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WhatsApp Mobile No.</w:t>
            </w:r>
          </w:p>
        </w:tc>
        <w:tc>
          <w:tcPr>
            <w:tcW w:w="1933" w:type="dxa"/>
            <w:vAlign w:val="center"/>
          </w:tcPr>
          <w:p w:rsidR="007D41DC" w:rsidRPr="00295D20" w:rsidRDefault="007D41DC" w:rsidP="00B03612">
            <w:pPr>
              <w:jc w:val="center"/>
              <w:rPr>
                <w:sz w:val="22"/>
                <w:szCs w:val="22"/>
              </w:rPr>
            </w:pPr>
            <w:del w:id="33" w:author="Namita Sivasankaran" w:date="2016-11-10T14:42:00Z">
              <w:r w:rsidRPr="00295D20" w:rsidDel="005850F1">
                <w:rPr>
                  <w:sz w:val="22"/>
                  <w:szCs w:val="22"/>
                </w:rPr>
                <w:delText>Numeric</w:delText>
              </w:r>
            </w:del>
            <w:ins w:id="34" w:author="Namita Sivasankaran" w:date="2016-11-10T14:42:00Z">
              <w:r w:rsidR="005850F1" w:rsidRPr="00295D20">
                <w:rPr>
                  <w:sz w:val="22"/>
                  <w:szCs w:val="22"/>
                </w:rPr>
                <w:t>Radio buttons and free text</w:t>
              </w:r>
            </w:ins>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5850F1" w:rsidP="00B03612">
            <w:pPr>
              <w:jc w:val="center"/>
              <w:rPr>
                <w:sz w:val="22"/>
                <w:szCs w:val="22"/>
              </w:rPr>
            </w:pPr>
            <w:ins w:id="35" w:author="Namita Sivasankaran" w:date="2016-11-10T14:42:00Z">
              <w:r w:rsidRPr="00295D20">
                <w:rPr>
                  <w:sz w:val="22"/>
                  <w:szCs w:val="22"/>
                </w:rPr>
                <w:t>Same as mobile no, same as alternate no, other (enter as free text)</w:t>
              </w:r>
            </w:ins>
          </w:p>
        </w:tc>
      </w:tr>
      <w:tr w:rsidR="00295D20" w:rsidRPr="00295D20" w:rsidTr="000C7770">
        <w:trPr>
          <w:trHeight w:val="902"/>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Email ID</w:t>
            </w:r>
          </w:p>
        </w:tc>
        <w:tc>
          <w:tcPr>
            <w:tcW w:w="1933" w:type="dxa"/>
            <w:vAlign w:val="center"/>
          </w:tcPr>
          <w:p w:rsidR="007D41DC" w:rsidRPr="00295D20" w:rsidRDefault="007D41DC" w:rsidP="00B03612">
            <w:pPr>
              <w:jc w:val="center"/>
              <w:rPr>
                <w:sz w:val="22"/>
                <w:szCs w:val="22"/>
              </w:rPr>
            </w:pPr>
            <w:r w:rsidRPr="00295D20">
              <w:rPr>
                <w:sz w:val="22"/>
                <w:szCs w:val="22"/>
              </w:rPr>
              <w:t>Alphanumeric, special characters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1293"/>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Preferred language of communication</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Hindi, English, Kannada, Malayalam, Gujarati, Marathi, Tamil, Bengali, Odia, Punjabi, Marwari</w:t>
            </w:r>
          </w:p>
        </w:tc>
      </w:tr>
      <w:tr w:rsidR="00295D20" w:rsidRPr="00295D20" w:rsidTr="000C7770">
        <w:trPr>
          <w:trHeight w:val="934"/>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Mother</w:t>
            </w:r>
            <w:ins w:id="36" w:author="Namita Sivasankaran" w:date="2016-11-10T14:43:00Z">
              <w:r w:rsidR="005850F1" w:rsidRPr="00295D20">
                <w:rPr>
                  <w:sz w:val="22"/>
                  <w:szCs w:val="22"/>
                </w:rPr>
                <w:t>’</w:t>
              </w:r>
            </w:ins>
            <w:r w:rsidRPr="00295D20">
              <w:rPr>
                <w:sz w:val="22"/>
                <w:szCs w:val="22"/>
              </w:rPr>
              <w:t>s Name</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730"/>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Marital Status</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Married, Unmarried, Separated, Divorced, Widow(</w:t>
            </w:r>
            <w:proofErr w:type="spellStart"/>
            <w:r w:rsidRPr="00295D20">
              <w:rPr>
                <w:sz w:val="22"/>
                <w:szCs w:val="22"/>
              </w:rPr>
              <w:t>er</w:t>
            </w:r>
            <w:proofErr w:type="spellEnd"/>
            <w:r w:rsidRPr="00295D20">
              <w:rPr>
                <w:sz w:val="22"/>
                <w:szCs w:val="22"/>
              </w:rPr>
              <w:t>)</w:t>
            </w:r>
          </w:p>
        </w:tc>
      </w:tr>
      <w:tr w:rsidR="00295D20" w:rsidRPr="00295D20" w:rsidTr="000C7770">
        <w:trPr>
          <w:trHeight w:val="613"/>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Spouse Name</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903"/>
          <w:jc w:val="center"/>
        </w:trPr>
        <w:tc>
          <w:tcPr>
            <w:tcW w:w="955" w:type="dxa"/>
            <w:vMerge w:val="restart"/>
            <w:textDirection w:val="btLr"/>
            <w:vAlign w:val="center"/>
          </w:tcPr>
          <w:p w:rsidR="007D41DC" w:rsidRPr="00295D20" w:rsidRDefault="007D41DC" w:rsidP="00B03612">
            <w:pPr>
              <w:ind w:left="113" w:right="113"/>
              <w:jc w:val="center"/>
              <w:rPr>
                <w:sz w:val="28"/>
                <w:szCs w:val="28"/>
              </w:rPr>
            </w:pPr>
            <w:r w:rsidRPr="00295D20">
              <w:rPr>
                <w:sz w:val="28"/>
                <w:szCs w:val="28"/>
              </w:rPr>
              <w:lastRenderedPageBreak/>
              <w:t>CO-APPLICANT</w:t>
            </w: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Relationship with Applicant</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To be populated for co-applicant &amp; guarantor only</w:t>
            </w:r>
          </w:p>
        </w:tc>
      </w:tr>
      <w:tr w:rsidR="00295D20" w:rsidRPr="00295D20" w:rsidTr="000C7770">
        <w:trPr>
          <w:trHeight w:val="763"/>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val="restart"/>
            <w:textDirection w:val="btLr"/>
            <w:vAlign w:val="center"/>
          </w:tcPr>
          <w:p w:rsidR="007D41DC" w:rsidRPr="00295D20" w:rsidRDefault="007D41DC" w:rsidP="00B03612">
            <w:pPr>
              <w:ind w:left="113" w:right="113"/>
              <w:jc w:val="center"/>
              <w:rPr>
                <w:sz w:val="22"/>
                <w:szCs w:val="22"/>
              </w:rPr>
            </w:pPr>
            <w:r w:rsidRPr="00295D20">
              <w:rPr>
                <w:sz w:val="22"/>
                <w:szCs w:val="22"/>
              </w:rPr>
              <w:t>Co-Applicant Profile</w:t>
            </w: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Relationship with Business</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 xml:space="preserve">Proprietor, Partner, Director, Others </w:t>
            </w:r>
          </w:p>
          <w:p w:rsidR="007D41DC" w:rsidRPr="00295D20" w:rsidRDefault="007D41DC" w:rsidP="00B03612">
            <w:pPr>
              <w:jc w:val="center"/>
              <w:rPr>
                <w:sz w:val="22"/>
                <w:szCs w:val="22"/>
              </w:rPr>
            </w:pPr>
            <w:r w:rsidRPr="00295D20">
              <w:rPr>
                <w:sz w:val="22"/>
                <w:szCs w:val="22"/>
              </w:rPr>
              <w:t>(not to be populated for guarantor)</w:t>
            </w:r>
          </w:p>
        </w:tc>
      </w:tr>
      <w:tr w:rsidR="00295D20" w:rsidRPr="00295D20" w:rsidTr="000C7770">
        <w:trPr>
          <w:trHeight w:val="72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Business Involvement</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Part Time, Full Time, None</w:t>
            </w:r>
          </w:p>
        </w:tc>
      </w:tr>
      <w:tr w:rsidR="00295D20" w:rsidRPr="00295D20" w:rsidTr="000C7770">
        <w:trPr>
          <w:trHeight w:val="1380"/>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Have you ever been a proprietor or partner of any other company</w:t>
            </w:r>
          </w:p>
        </w:tc>
        <w:tc>
          <w:tcPr>
            <w:tcW w:w="1933" w:type="dxa"/>
            <w:vAlign w:val="center"/>
          </w:tcPr>
          <w:p w:rsidR="007D41DC" w:rsidRPr="00295D20" w:rsidRDefault="007D41DC" w:rsidP="00B03612">
            <w:pPr>
              <w:jc w:val="center"/>
              <w:rPr>
                <w:sz w:val="22"/>
                <w:szCs w:val="22"/>
              </w:rPr>
            </w:pPr>
            <w:r w:rsidRPr="00295D20">
              <w:rPr>
                <w:sz w:val="22"/>
                <w:szCs w:val="22"/>
              </w:rPr>
              <w:t>Radio Buttons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Yes/No</w:t>
            </w:r>
          </w:p>
        </w:tc>
      </w:tr>
      <w:tr w:rsidR="00295D20" w:rsidRPr="00295D20" w:rsidTr="000C7770">
        <w:trPr>
          <w:trHeight w:val="124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If yes, did the business close?</w:t>
            </w:r>
          </w:p>
        </w:tc>
        <w:tc>
          <w:tcPr>
            <w:tcW w:w="1933" w:type="dxa"/>
            <w:vAlign w:val="center"/>
          </w:tcPr>
          <w:p w:rsidR="007D41DC" w:rsidRPr="00295D20" w:rsidRDefault="007D41DC" w:rsidP="00B03612">
            <w:pPr>
              <w:jc w:val="center"/>
              <w:rPr>
                <w:sz w:val="22"/>
                <w:szCs w:val="22"/>
              </w:rPr>
            </w:pPr>
            <w:r w:rsidRPr="00295D20">
              <w:rPr>
                <w:sz w:val="22"/>
                <w:szCs w:val="22"/>
              </w:rPr>
              <w:t>Radio Buttons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Yes/No</w:t>
            </w:r>
          </w:p>
        </w:tc>
      </w:tr>
      <w:tr w:rsidR="00295D20" w:rsidRPr="00295D20" w:rsidTr="000C7770">
        <w:trPr>
          <w:trHeight w:val="105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Month/Year (of business closure)</w:t>
            </w:r>
          </w:p>
        </w:tc>
        <w:tc>
          <w:tcPr>
            <w:tcW w:w="1933" w:type="dxa"/>
            <w:vAlign w:val="center"/>
          </w:tcPr>
          <w:p w:rsidR="007D41DC" w:rsidRPr="00295D20" w:rsidRDefault="007D41DC" w:rsidP="00B03612">
            <w:pPr>
              <w:jc w:val="center"/>
              <w:rPr>
                <w:sz w:val="22"/>
                <w:szCs w:val="22"/>
              </w:rPr>
            </w:pPr>
            <w:r w:rsidRPr="00295D20">
              <w:rPr>
                <w:sz w:val="22"/>
                <w:szCs w:val="22"/>
              </w:rPr>
              <w:t>Date</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MM/YYYY</w:t>
            </w: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restart"/>
            <w:vAlign w:val="center"/>
          </w:tcPr>
          <w:p w:rsidR="007D41DC" w:rsidRPr="00295D20" w:rsidRDefault="007D41DC" w:rsidP="00B03612">
            <w:pPr>
              <w:jc w:val="center"/>
              <w:rPr>
                <w:sz w:val="22"/>
                <w:szCs w:val="22"/>
              </w:rPr>
            </w:pPr>
            <w:r w:rsidRPr="00295D20">
              <w:rPr>
                <w:sz w:val="22"/>
                <w:szCs w:val="22"/>
              </w:rPr>
              <w:t>Address Details</w:t>
            </w:r>
          </w:p>
        </w:tc>
        <w:tc>
          <w:tcPr>
            <w:tcW w:w="2493" w:type="dxa"/>
            <w:vAlign w:val="center"/>
          </w:tcPr>
          <w:p w:rsidR="007D41DC" w:rsidRPr="00295D20" w:rsidRDefault="007D41DC" w:rsidP="00B03612">
            <w:pPr>
              <w:jc w:val="center"/>
              <w:rPr>
                <w:sz w:val="22"/>
                <w:szCs w:val="22"/>
              </w:rPr>
            </w:pPr>
            <w:r w:rsidRPr="00295D20">
              <w:rPr>
                <w:sz w:val="22"/>
                <w:szCs w:val="22"/>
              </w:rPr>
              <w:t>Type of Address</w:t>
            </w:r>
          </w:p>
        </w:tc>
        <w:tc>
          <w:tcPr>
            <w:tcW w:w="1933" w:type="dxa"/>
            <w:vAlign w:val="center"/>
          </w:tcPr>
          <w:p w:rsidR="007D41DC" w:rsidRPr="00295D20" w:rsidRDefault="007D41DC" w:rsidP="00B03612">
            <w:pPr>
              <w:jc w:val="center"/>
              <w:rPr>
                <w:sz w:val="22"/>
                <w:szCs w:val="22"/>
              </w:rPr>
            </w:pPr>
            <w:r w:rsidRPr="00295D20">
              <w:rPr>
                <w:sz w:val="22"/>
                <w:szCs w:val="22"/>
              </w:rPr>
              <w:t>Dropdown</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r w:rsidRPr="00295D20">
              <w:rPr>
                <w:sz w:val="22"/>
                <w:szCs w:val="22"/>
              </w:rPr>
              <w:t>Permanent, Communication, As per Aadhar card</w:t>
            </w:r>
          </w:p>
        </w:tc>
      </w:tr>
      <w:tr w:rsidR="00295D20" w:rsidRPr="00295D20" w:rsidTr="000C7770">
        <w:trPr>
          <w:trHeight w:val="548"/>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Care of</w:t>
            </w:r>
          </w:p>
        </w:tc>
        <w:tc>
          <w:tcPr>
            <w:tcW w:w="1933" w:type="dxa"/>
            <w:vAlign w:val="center"/>
          </w:tcPr>
          <w:p w:rsidR="007D41DC" w:rsidRPr="00295D20" w:rsidRDefault="007D41DC" w:rsidP="00B03612">
            <w:pPr>
              <w:jc w:val="center"/>
              <w:rPr>
                <w:sz w:val="22"/>
                <w:szCs w:val="22"/>
              </w:rPr>
            </w:pPr>
            <w:r w:rsidRPr="00295D20">
              <w:rPr>
                <w:sz w:val="22"/>
                <w:szCs w:val="22"/>
              </w:rPr>
              <w:t>text</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Building</w:t>
            </w:r>
          </w:p>
        </w:tc>
        <w:tc>
          <w:tcPr>
            <w:tcW w:w="1933" w:type="dxa"/>
            <w:vAlign w:val="center"/>
          </w:tcPr>
          <w:p w:rsidR="007D41DC" w:rsidRPr="00295D20" w:rsidRDefault="007D41DC" w:rsidP="00B03612">
            <w:pPr>
              <w:jc w:val="center"/>
              <w:rPr>
                <w:sz w:val="22"/>
                <w:szCs w:val="22"/>
              </w:rPr>
            </w:pPr>
            <w:r w:rsidRPr="00295D20">
              <w:rPr>
                <w:sz w:val="22"/>
                <w:szCs w:val="22"/>
              </w:rPr>
              <w:t>Alphanumeric, special characters</w:t>
            </w:r>
          </w:p>
        </w:tc>
        <w:tc>
          <w:tcPr>
            <w:tcW w:w="857" w:type="dxa"/>
            <w:vAlign w:val="center"/>
          </w:tcPr>
          <w:p w:rsidR="007D41DC" w:rsidRPr="00295D20" w:rsidRDefault="007D41DC" w:rsidP="00B03612">
            <w:pPr>
              <w:jc w:val="center"/>
              <w:rPr>
                <w:sz w:val="22"/>
                <w:szCs w:val="22"/>
              </w:rPr>
            </w:pPr>
            <w:r w:rsidRPr="00295D20">
              <w:rPr>
                <w:sz w:val="22"/>
                <w:szCs w:val="22"/>
              </w:rPr>
              <w:t>Yes</w:t>
            </w: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Street</w:t>
            </w:r>
          </w:p>
        </w:tc>
        <w:tc>
          <w:tcPr>
            <w:tcW w:w="1933" w:type="dxa"/>
          </w:tcPr>
          <w:p w:rsidR="007D41DC" w:rsidRPr="00295D20" w:rsidRDefault="007D41DC" w:rsidP="00B03612">
            <w:pPr>
              <w:jc w:val="center"/>
            </w:pPr>
            <w:r w:rsidRPr="00295D20">
              <w:rPr>
                <w:sz w:val="22"/>
                <w:szCs w:val="22"/>
              </w:rPr>
              <w:t>Alphanumeric, special characters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Landmark</w:t>
            </w:r>
          </w:p>
        </w:tc>
        <w:tc>
          <w:tcPr>
            <w:tcW w:w="1933" w:type="dxa"/>
          </w:tcPr>
          <w:p w:rsidR="007D41DC" w:rsidRPr="00295D20" w:rsidRDefault="007D41DC" w:rsidP="00B03612">
            <w:pPr>
              <w:jc w:val="center"/>
            </w:pPr>
            <w:r w:rsidRPr="00295D20">
              <w:rPr>
                <w:sz w:val="22"/>
                <w:szCs w:val="22"/>
              </w:rPr>
              <w:t>Alphanumeric, special characters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7D41DC" w:rsidRPr="00295D20" w:rsidRDefault="007D41DC" w:rsidP="00B03612">
            <w:pPr>
              <w:ind w:left="113" w:right="113"/>
              <w:jc w:val="center"/>
              <w:rPr>
                <w:sz w:val="28"/>
                <w:szCs w:val="28"/>
              </w:rPr>
            </w:pPr>
          </w:p>
        </w:tc>
        <w:tc>
          <w:tcPr>
            <w:tcW w:w="999" w:type="dxa"/>
            <w:vMerge/>
            <w:textDirection w:val="btLr"/>
            <w:vAlign w:val="center"/>
          </w:tcPr>
          <w:p w:rsidR="007D41DC" w:rsidRPr="00295D20" w:rsidRDefault="007D41DC" w:rsidP="00B03612">
            <w:pPr>
              <w:ind w:left="113" w:right="113"/>
              <w:jc w:val="center"/>
              <w:rPr>
                <w:sz w:val="22"/>
                <w:szCs w:val="22"/>
              </w:rPr>
            </w:pPr>
          </w:p>
        </w:tc>
        <w:tc>
          <w:tcPr>
            <w:tcW w:w="2142" w:type="dxa"/>
            <w:vMerge/>
            <w:vAlign w:val="center"/>
          </w:tcPr>
          <w:p w:rsidR="007D41DC" w:rsidRPr="00295D20" w:rsidRDefault="007D41DC" w:rsidP="00B03612">
            <w:pPr>
              <w:jc w:val="center"/>
              <w:rPr>
                <w:sz w:val="22"/>
                <w:szCs w:val="22"/>
              </w:rPr>
            </w:pPr>
          </w:p>
        </w:tc>
        <w:tc>
          <w:tcPr>
            <w:tcW w:w="2493" w:type="dxa"/>
            <w:vAlign w:val="center"/>
          </w:tcPr>
          <w:p w:rsidR="007D41DC" w:rsidRPr="00295D20" w:rsidRDefault="007D41DC" w:rsidP="00B03612">
            <w:pPr>
              <w:jc w:val="center"/>
              <w:rPr>
                <w:sz w:val="22"/>
                <w:szCs w:val="22"/>
              </w:rPr>
            </w:pPr>
            <w:r w:rsidRPr="00295D20">
              <w:rPr>
                <w:sz w:val="22"/>
                <w:szCs w:val="22"/>
              </w:rPr>
              <w:t>Locality</w:t>
            </w:r>
          </w:p>
        </w:tc>
        <w:tc>
          <w:tcPr>
            <w:tcW w:w="1933" w:type="dxa"/>
          </w:tcPr>
          <w:p w:rsidR="007D41DC" w:rsidRPr="00295D20" w:rsidRDefault="007D41DC" w:rsidP="00B03612">
            <w:pPr>
              <w:jc w:val="center"/>
            </w:pPr>
            <w:r w:rsidRPr="00295D20">
              <w:rPr>
                <w:sz w:val="22"/>
                <w:szCs w:val="22"/>
              </w:rPr>
              <w:t>Alphanumeric, special characters</w:t>
            </w:r>
          </w:p>
        </w:tc>
        <w:tc>
          <w:tcPr>
            <w:tcW w:w="857" w:type="dxa"/>
            <w:vAlign w:val="center"/>
          </w:tcPr>
          <w:p w:rsidR="007D41DC" w:rsidRPr="00295D20" w:rsidRDefault="007D41DC" w:rsidP="00B03612">
            <w:pPr>
              <w:jc w:val="center"/>
              <w:rPr>
                <w:sz w:val="22"/>
                <w:szCs w:val="22"/>
              </w:rPr>
            </w:pPr>
          </w:p>
        </w:tc>
        <w:tc>
          <w:tcPr>
            <w:tcW w:w="1302" w:type="dxa"/>
            <w:vAlign w:val="center"/>
          </w:tcPr>
          <w:p w:rsidR="007D41DC" w:rsidRPr="00295D20" w:rsidRDefault="007D41DC" w:rsidP="00B03612">
            <w:pPr>
              <w:jc w:val="center"/>
              <w:rPr>
                <w:sz w:val="22"/>
                <w:szCs w:val="22"/>
              </w:rPr>
            </w:pPr>
          </w:p>
        </w:tc>
        <w:tc>
          <w:tcPr>
            <w:tcW w:w="3597" w:type="dxa"/>
            <w:vAlign w:val="center"/>
          </w:tcPr>
          <w:p w:rsidR="007D41DC" w:rsidRPr="00295D20" w:rsidRDefault="007D41DC" w:rsidP="00B03612">
            <w:pPr>
              <w:jc w:val="center"/>
              <w:rPr>
                <w:sz w:val="22"/>
                <w:szCs w:val="22"/>
              </w:rPr>
            </w:pPr>
          </w:p>
        </w:tc>
      </w:tr>
      <w:tr w:rsidR="00295D20" w:rsidRPr="00295D20" w:rsidTr="000C7770">
        <w:trPr>
          <w:trHeight w:val="418"/>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0D4DE1">
            <w:pPr>
              <w:jc w:val="center"/>
              <w:rPr>
                <w:sz w:val="22"/>
                <w:szCs w:val="22"/>
              </w:rPr>
            </w:pPr>
            <w:r w:rsidRPr="00295D20">
              <w:rPr>
                <w:sz w:val="22"/>
                <w:szCs w:val="22"/>
              </w:rPr>
              <w:t>Pincode</w:t>
            </w:r>
          </w:p>
        </w:tc>
        <w:tc>
          <w:tcPr>
            <w:tcW w:w="1933" w:type="dxa"/>
            <w:vAlign w:val="center"/>
          </w:tcPr>
          <w:p w:rsidR="005850F1" w:rsidRPr="00295D20" w:rsidRDefault="005850F1" w:rsidP="000D4DE1">
            <w:pPr>
              <w:jc w:val="center"/>
              <w:rPr>
                <w:sz w:val="22"/>
                <w:szCs w:val="22"/>
              </w:rPr>
            </w:pPr>
            <w:r w:rsidRPr="00295D20">
              <w:rPr>
                <w:sz w:val="22"/>
                <w:szCs w:val="22"/>
              </w:rPr>
              <w:t>Numeric</w:t>
            </w:r>
          </w:p>
        </w:tc>
        <w:tc>
          <w:tcPr>
            <w:tcW w:w="857" w:type="dxa"/>
            <w:vAlign w:val="center"/>
          </w:tcPr>
          <w:p w:rsidR="005850F1" w:rsidRPr="00295D20" w:rsidRDefault="005850F1" w:rsidP="000D4DE1">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DB379A" w:rsidP="00DB379A">
            <w:pPr>
              <w:jc w:val="center"/>
              <w:rPr>
                <w:sz w:val="22"/>
                <w:szCs w:val="22"/>
              </w:rPr>
            </w:pPr>
            <w:ins w:id="37" w:author="Namita Sivasankaran" w:date="2016-11-10T14:44:00Z">
              <w:r w:rsidRPr="00295D20">
                <w:rPr>
                  <w:sz w:val="22"/>
                  <w:szCs w:val="22"/>
                </w:rPr>
                <w:t>Provide</w:t>
              </w:r>
            </w:ins>
            <w:ins w:id="38" w:author="Namita Sivasankaran" w:date="2016-11-10T14:46:00Z">
              <w:r w:rsidRPr="00295D20">
                <w:rPr>
                  <w:sz w:val="22"/>
                  <w:szCs w:val="22"/>
                </w:rPr>
                <w:t xml:space="preserve"> search option with </w:t>
              </w:r>
              <w:proofErr w:type="spellStart"/>
              <w:r w:rsidRPr="00295D20">
                <w:rPr>
                  <w:sz w:val="22"/>
                  <w:szCs w:val="22"/>
                </w:rPr>
                <w:t>p</w:t>
              </w:r>
            </w:ins>
            <w:ins w:id="39" w:author="Namita Sivasankaran" w:date="2016-11-10T14:44:00Z">
              <w:r w:rsidRPr="00295D20">
                <w:rPr>
                  <w:sz w:val="22"/>
                  <w:szCs w:val="22"/>
                </w:rPr>
                <w:t>incode</w:t>
              </w:r>
              <w:proofErr w:type="spellEnd"/>
              <w:r w:rsidRPr="00295D20">
                <w:rPr>
                  <w:sz w:val="22"/>
                  <w:szCs w:val="22"/>
                </w:rPr>
                <w:t xml:space="preserve"> master </w:t>
              </w:r>
            </w:ins>
          </w:p>
        </w:tc>
      </w:tr>
      <w:tr w:rsidR="00295D20" w:rsidRPr="00295D20" w:rsidTr="000C7770">
        <w:trPr>
          <w:trHeight w:val="418"/>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Village/Town/City</w:t>
            </w:r>
          </w:p>
        </w:tc>
        <w:tc>
          <w:tcPr>
            <w:tcW w:w="1933" w:type="dxa"/>
            <w:vAlign w:val="center"/>
          </w:tcPr>
          <w:p w:rsidR="005850F1" w:rsidRPr="00295D20" w:rsidRDefault="005850F1" w:rsidP="00B03612">
            <w:pPr>
              <w:jc w:val="center"/>
              <w:rPr>
                <w:sz w:val="22"/>
                <w:szCs w:val="22"/>
              </w:rPr>
            </w:pPr>
            <w:r w:rsidRPr="00295D20">
              <w:rPr>
                <w:sz w:val="22"/>
                <w:szCs w:val="22"/>
              </w:rPr>
              <w:t>Text</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DB379A" w:rsidP="00B03612">
            <w:pPr>
              <w:jc w:val="center"/>
              <w:rPr>
                <w:sz w:val="22"/>
                <w:szCs w:val="22"/>
              </w:rPr>
            </w:pPr>
            <w:ins w:id="40" w:author="Namita Sivasankaran" w:date="2016-11-10T14:46:00Z">
              <w:r w:rsidRPr="00295D20">
                <w:rPr>
                  <w:sz w:val="22"/>
                  <w:szCs w:val="22"/>
                </w:rPr>
                <w:t>Auto-populate from Pincode master</w:t>
              </w:r>
            </w:ins>
          </w:p>
        </w:tc>
      </w:tr>
      <w:tr w:rsidR="00295D20" w:rsidRPr="00295D20" w:rsidTr="000C7770">
        <w:trPr>
          <w:trHeight w:val="356"/>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District</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tcPr>
          <w:p w:rsidR="00DB379A" w:rsidRPr="00295D20" w:rsidRDefault="00DB379A" w:rsidP="00B03612">
            <w:pPr>
              <w:jc w:val="center"/>
              <w:rPr>
                <w:sz w:val="22"/>
                <w:szCs w:val="22"/>
              </w:rPr>
            </w:pPr>
            <w:ins w:id="41" w:author="Namita Sivasankaran" w:date="2016-11-10T14:46:00Z">
              <w:r w:rsidRPr="00295D20">
                <w:rPr>
                  <w:sz w:val="22"/>
                  <w:szCs w:val="22"/>
                </w:rPr>
                <w:t>Auto-populate from Pincode master</w:t>
              </w:r>
            </w:ins>
          </w:p>
        </w:tc>
      </w:tr>
      <w:tr w:rsidR="00295D20" w:rsidRPr="00295D20" w:rsidTr="000C7770">
        <w:trPr>
          <w:trHeight w:val="454"/>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State</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tcPr>
          <w:p w:rsidR="00DB379A" w:rsidRPr="00295D20" w:rsidRDefault="00DB379A" w:rsidP="00B03612">
            <w:pPr>
              <w:jc w:val="center"/>
              <w:rPr>
                <w:sz w:val="22"/>
                <w:szCs w:val="22"/>
              </w:rPr>
            </w:pPr>
            <w:ins w:id="42" w:author="Namita Sivasankaran" w:date="2016-11-10T14:46:00Z">
              <w:r w:rsidRPr="00295D20">
                <w:rPr>
                  <w:sz w:val="22"/>
                  <w:szCs w:val="22"/>
                </w:rPr>
                <w:t>Auto-populate from Pincode master</w:t>
              </w:r>
            </w:ins>
          </w:p>
        </w:tc>
      </w:tr>
      <w:tr w:rsidR="00295D20" w:rsidRPr="00295D20" w:rsidTr="000C7770">
        <w:trPr>
          <w:trHeight w:val="42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Country</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tcPr>
          <w:p w:rsidR="00DB379A" w:rsidRPr="00295D20" w:rsidRDefault="00DB379A" w:rsidP="00B03612">
            <w:pPr>
              <w:jc w:val="center"/>
              <w:rPr>
                <w:sz w:val="22"/>
                <w:szCs w:val="22"/>
              </w:rPr>
            </w:pPr>
            <w:ins w:id="43" w:author="Namita Sivasankaran" w:date="2016-11-10T14:46:00Z">
              <w:r w:rsidRPr="00295D20">
                <w:rPr>
                  <w:sz w:val="22"/>
                  <w:szCs w:val="22"/>
                </w:rPr>
                <w:t>Auto-populate from Pincode master</w:t>
              </w:r>
            </w:ins>
          </w:p>
        </w:tc>
      </w:tr>
      <w:tr w:rsidR="00295D20" w:rsidRPr="00295D20" w:rsidTr="000C7770">
        <w:trPr>
          <w:trHeight w:val="445"/>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Location</w:t>
            </w:r>
          </w:p>
        </w:tc>
        <w:tc>
          <w:tcPr>
            <w:tcW w:w="1933" w:type="dxa"/>
            <w:vAlign w:val="center"/>
          </w:tcPr>
          <w:p w:rsidR="005850F1" w:rsidRPr="00295D20" w:rsidRDefault="005850F1" w:rsidP="00B03612">
            <w:pPr>
              <w:jc w:val="center"/>
              <w:rPr>
                <w:sz w:val="22"/>
                <w:szCs w:val="22"/>
              </w:rPr>
            </w:pPr>
            <w:r w:rsidRPr="00295D20">
              <w:rPr>
                <w:sz w:val="22"/>
                <w:szCs w:val="22"/>
              </w:rPr>
              <w:t>GPS Co-ordinates</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del w:id="44" w:author="Namita Sivasankaran" w:date="2016-11-10T14:46:00Z">
              <w:r w:rsidRPr="00295D20" w:rsidDel="00DB379A">
                <w:rPr>
                  <w:sz w:val="22"/>
                  <w:szCs w:val="22"/>
                </w:rPr>
                <w:delText>Yes</w:delText>
              </w:r>
            </w:del>
          </w:p>
        </w:tc>
        <w:tc>
          <w:tcPr>
            <w:tcW w:w="3597" w:type="dxa"/>
            <w:vAlign w:val="center"/>
          </w:tcPr>
          <w:p w:rsidR="005850F1" w:rsidRPr="00295D20" w:rsidRDefault="005850F1" w:rsidP="00B03612">
            <w:pPr>
              <w:jc w:val="center"/>
              <w:rPr>
                <w:sz w:val="22"/>
                <w:szCs w:val="22"/>
              </w:rPr>
            </w:pPr>
          </w:p>
        </w:tc>
      </w:tr>
      <w:tr w:rsidR="00295D20" w:rsidRPr="00295D20" w:rsidTr="000C7770">
        <w:trPr>
          <w:trHeight w:val="1062"/>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Is the Communication Address same as the Aadhar Card address?</w:t>
            </w:r>
          </w:p>
        </w:tc>
        <w:tc>
          <w:tcPr>
            <w:tcW w:w="1933" w:type="dxa"/>
            <w:vAlign w:val="center"/>
          </w:tcPr>
          <w:p w:rsidR="005850F1" w:rsidRPr="00295D20" w:rsidRDefault="005850F1" w:rsidP="00B03612">
            <w:pPr>
              <w:jc w:val="center"/>
              <w:rPr>
                <w:sz w:val="22"/>
                <w:szCs w:val="22"/>
              </w:rPr>
            </w:pPr>
            <w:r w:rsidRPr="00295D20">
              <w:rPr>
                <w:sz w:val="22"/>
                <w:szCs w:val="22"/>
              </w:rPr>
              <w:t>Radio Buttons</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Yes/No</w:t>
            </w: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Line 1</w:t>
            </w:r>
          </w:p>
        </w:tc>
        <w:tc>
          <w:tcPr>
            <w:tcW w:w="1933" w:type="dxa"/>
            <w:vAlign w:val="center"/>
          </w:tcPr>
          <w:p w:rsidR="005850F1" w:rsidRPr="00295D20" w:rsidRDefault="005850F1" w:rsidP="00B03612">
            <w:pPr>
              <w:jc w:val="center"/>
              <w:rPr>
                <w:sz w:val="22"/>
                <w:szCs w:val="22"/>
              </w:rPr>
            </w:pPr>
            <w:r w:rsidRPr="00295D20">
              <w:rPr>
                <w:sz w:val="22"/>
                <w:szCs w:val="22"/>
              </w:rPr>
              <w:t>Alpha numeric</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Line 2</w:t>
            </w:r>
          </w:p>
        </w:tc>
        <w:tc>
          <w:tcPr>
            <w:tcW w:w="1933" w:type="dxa"/>
            <w:vAlign w:val="center"/>
          </w:tcPr>
          <w:p w:rsidR="005850F1" w:rsidRPr="00295D20" w:rsidRDefault="005850F1" w:rsidP="00B03612">
            <w:pPr>
              <w:jc w:val="center"/>
              <w:rPr>
                <w:sz w:val="22"/>
                <w:szCs w:val="22"/>
              </w:rPr>
            </w:pPr>
            <w:r w:rsidRPr="00295D20">
              <w:rPr>
                <w:sz w:val="22"/>
                <w:szCs w:val="22"/>
              </w:rPr>
              <w:t>Alpha 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Populate if communication address different from Aadhar card</w:t>
            </w:r>
          </w:p>
        </w:tc>
      </w:tr>
      <w:tr w:rsidR="00295D20" w:rsidRPr="00295D20" w:rsidTr="000C7770">
        <w:trPr>
          <w:trHeight w:val="816"/>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Area</w:t>
            </w:r>
          </w:p>
        </w:tc>
        <w:tc>
          <w:tcPr>
            <w:tcW w:w="1933" w:type="dxa"/>
            <w:vAlign w:val="center"/>
          </w:tcPr>
          <w:p w:rsidR="005850F1" w:rsidRPr="00295D20" w:rsidRDefault="005850F1" w:rsidP="00B03612">
            <w:pPr>
              <w:jc w:val="center"/>
              <w:rPr>
                <w:sz w:val="22"/>
                <w:szCs w:val="22"/>
              </w:rPr>
            </w:pPr>
            <w:r w:rsidRPr="00295D20">
              <w:rPr>
                <w:sz w:val="22"/>
                <w:szCs w:val="22"/>
              </w:rPr>
              <w:t>Alpha 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Populate if communication address different from Aadhar card</w:t>
            </w:r>
          </w:p>
        </w:tc>
      </w:tr>
      <w:tr w:rsidR="00295D20" w:rsidRPr="00295D20" w:rsidTr="000C7770">
        <w:trPr>
          <w:trHeight w:val="69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Land Mark</w:t>
            </w:r>
          </w:p>
        </w:tc>
        <w:tc>
          <w:tcPr>
            <w:tcW w:w="1933" w:type="dxa"/>
            <w:vAlign w:val="center"/>
          </w:tcPr>
          <w:p w:rsidR="005850F1" w:rsidRPr="00295D20" w:rsidRDefault="005850F1" w:rsidP="00B03612">
            <w:pPr>
              <w:jc w:val="center"/>
              <w:rPr>
                <w:sz w:val="22"/>
                <w:szCs w:val="22"/>
              </w:rPr>
            </w:pPr>
            <w:r w:rsidRPr="00295D20">
              <w:rPr>
                <w:sz w:val="22"/>
                <w:szCs w:val="22"/>
              </w:rPr>
              <w:t>Alpha numeric</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Populate if communication address different from Aadhar card</w:t>
            </w:r>
          </w:p>
        </w:tc>
      </w:tr>
      <w:tr w:rsidR="00295D20" w:rsidRPr="00295D20" w:rsidTr="000C7770">
        <w:trPr>
          <w:trHeight w:val="880"/>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Pincode</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State</w:t>
            </w:r>
          </w:p>
        </w:tc>
        <w:tc>
          <w:tcPr>
            <w:tcW w:w="1933" w:type="dxa"/>
            <w:vAlign w:val="center"/>
          </w:tcPr>
          <w:p w:rsidR="005850F1" w:rsidRPr="00295D20" w:rsidRDefault="005850F1" w:rsidP="00B03612">
            <w:pPr>
              <w:jc w:val="center"/>
              <w:rPr>
                <w:sz w:val="22"/>
                <w:szCs w:val="22"/>
              </w:rPr>
            </w:pPr>
            <w:r w:rsidRPr="00295D20">
              <w:rPr>
                <w:sz w:val="22"/>
                <w:szCs w:val="22"/>
              </w:rPr>
              <w:t>Auto populated/text</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Auto populated based on Pincode; Populate if communication address different from Aadhar card</w:t>
            </w:r>
          </w:p>
        </w:tc>
      </w:tr>
      <w:tr w:rsidR="00295D20" w:rsidRPr="00295D20" w:rsidTr="000C7770">
        <w:trPr>
          <w:trHeight w:val="1136"/>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District</w:t>
            </w:r>
          </w:p>
        </w:tc>
        <w:tc>
          <w:tcPr>
            <w:tcW w:w="1933" w:type="dxa"/>
            <w:vAlign w:val="center"/>
          </w:tcPr>
          <w:p w:rsidR="005850F1" w:rsidRPr="00295D20" w:rsidRDefault="005850F1" w:rsidP="00B03612">
            <w:pPr>
              <w:jc w:val="center"/>
              <w:rPr>
                <w:sz w:val="22"/>
                <w:szCs w:val="22"/>
              </w:rPr>
            </w:pPr>
            <w:r w:rsidRPr="00295D20">
              <w:rPr>
                <w:sz w:val="22"/>
                <w:szCs w:val="22"/>
              </w:rPr>
              <w:t>Auto populated/text</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Auto populated based on Pincode; Populate if communication address different from Aadhar card</w:t>
            </w:r>
          </w:p>
        </w:tc>
      </w:tr>
      <w:tr w:rsidR="00295D20" w:rsidRPr="00295D20" w:rsidTr="000C7770">
        <w:trPr>
          <w:trHeight w:val="106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City/Town/Village</w:t>
            </w:r>
          </w:p>
        </w:tc>
        <w:tc>
          <w:tcPr>
            <w:tcW w:w="1933" w:type="dxa"/>
            <w:vAlign w:val="center"/>
          </w:tcPr>
          <w:p w:rsidR="005850F1" w:rsidRPr="00295D20" w:rsidRDefault="005850F1" w:rsidP="00B03612">
            <w:pPr>
              <w:jc w:val="center"/>
              <w:rPr>
                <w:sz w:val="22"/>
                <w:szCs w:val="22"/>
              </w:rPr>
            </w:pPr>
            <w:r w:rsidRPr="00295D20">
              <w:rPr>
                <w:sz w:val="22"/>
                <w:szCs w:val="22"/>
              </w:rPr>
              <w:t>Auto populated/text</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tcPr>
          <w:p w:rsidR="005850F1" w:rsidRPr="00295D20" w:rsidRDefault="005850F1" w:rsidP="00B03612">
            <w:pPr>
              <w:jc w:val="center"/>
            </w:pPr>
            <w:r w:rsidRPr="00295D20">
              <w:rPr>
                <w:sz w:val="22"/>
                <w:szCs w:val="22"/>
              </w:rPr>
              <w:t>Auto populated based on Pincode; Populate if communication address different from Aadhar card</w:t>
            </w:r>
          </w:p>
        </w:tc>
      </w:tr>
      <w:tr w:rsidR="00295D20" w:rsidRPr="00295D20" w:rsidTr="000C7770">
        <w:trPr>
          <w:trHeight w:val="761"/>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Landline Number</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9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Ownership</w:t>
            </w:r>
          </w:p>
        </w:tc>
        <w:tc>
          <w:tcPr>
            <w:tcW w:w="1933" w:type="dxa"/>
            <w:vAlign w:val="center"/>
          </w:tcPr>
          <w:p w:rsidR="005850F1" w:rsidRPr="00295D20" w:rsidRDefault="005850F1" w:rsidP="00B03612">
            <w:pPr>
              <w:jc w:val="center"/>
              <w:rPr>
                <w:sz w:val="22"/>
                <w:szCs w:val="22"/>
              </w:rPr>
            </w:pPr>
            <w:r w:rsidRPr="00295D20">
              <w:rPr>
                <w:sz w:val="22"/>
                <w:szCs w:val="22"/>
              </w:rPr>
              <w:t>Dropdown</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Owned, Rented, Lease</w:t>
            </w:r>
          </w:p>
        </w:tc>
      </w:tr>
      <w:tr w:rsidR="00295D20" w:rsidRPr="00295D20" w:rsidTr="000C7770">
        <w:trPr>
          <w:trHeight w:val="1206"/>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How many years are you living in present Area?</w:t>
            </w:r>
          </w:p>
        </w:tc>
        <w:tc>
          <w:tcPr>
            <w:tcW w:w="1933" w:type="dxa"/>
            <w:vAlign w:val="center"/>
          </w:tcPr>
          <w:p w:rsidR="005850F1" w:rsidRPr="00295D20" w:rsidRDefault="005850F1" w:rsidP="00B03612">
            <w:pPr>
              <w:jc w:val="center"/>
              <w:rPr>
                <w:sz w:val="22"/>
                <w:szCs w:val="22"/>
              </w:rPr>
            </w:pPr>
            <w:r w:rsidRPr="00295D20">
              <w:rPr>
                <w:sz w:val="22"/>
                <w:szCs w:val="22"/>
              </w:rPr>
              <w:t>Dropdown</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Less than 1 year, 1 to 3 years, 4 to 6 years, 6 to 10 years, greater than 10 years</w:t>
            </w:r>
          </w:p>
        </w:tc>
      </w:tr>
      <w:tr w:rsidR="00295D20" w:rsidRPr="00295D20" w:rsidTr="000C7770">
        <w:trPr>
          <w:trHeight w:val="129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How many years are you living in current Address?</w:t>
            </w:r>
          </w:p>
        </w:tc>
        <w:tc>
          <w:tcPr>
            <w:tcW w:w="1933" w:type="dxa"/>
            <w:vAlign w:val="center"/>
          </w:tcPr>
          <w:p w:rsidR="005850F1" w:rsidRPr="00295D20" w:rsidRDefault="005850F1" w:rsidP="00B03612">
            <w:pPr>
              <w:jc w:val="center"/>
              <w:rPr>
                <w:sz w:val="22"/>
                <w:szCs w:val="22"/>
              </w:rPr>
            </w:pPr>
            <w:r w:rsidRPr="00295D20">
              <w:rPr>
                <w:sz w:val="22"/>
                <w:szCs w:val="22"/>
              </w:rPr>
              <w:t>Dropdown</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Less than 1 year, 1 to 3 years, 4 to 6 years, 6 to 10 years, greater than 10 years</w:t>
            </w:r>
          </w:p>
        </w:tc>
      </w:tr>
      <w:tr w:rsidR="00295D20" w:rsidRPr="00295D20" w:rsidTr="000C7770">
        <w:trPr>
          <w:trHeight w:val="1348"/>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 xml:space="preserve">Is the Communication </w:t>
            </w:r>
            <w:proofErr w:type="gramStart"/>
            <w:r w:rsidRPr="00295D20">
              <w:rPr>
                <w:sz w:val="22"/>
                <w:szCs w:val="22"/>
              </w:rPr>
              <w:t>Address</w:t>
            </w:r>
            <w:proofErr w:type="gramEnd"/>
            <w:r w:rsidRPr="00295D20">
              <w:rPr>
                <w:sz w:val="22"/>
                <w:szCs w:val="22"/>
              </w:rPr>
              <w:t xml:space="preserve"> same as Permanent Address?</w:t>
            </w:r>
          </w:p>
        </w:tc>
        <w:tc>
          <w:tcPr>
            <w:tcW w:w="1933" w:type="dxa"/>
            <w:vAlign w:val="center"/>
          </w:tcPr>
          <w:p w:rsidR="005850F1" w:rsidRPr="00295D20" w:rsidRDefault="005850F1" w:rsidP="00B03612">
            <w:pPr>
              <w:jc w:val="center"/>
              <w:rPr>
                <w:sz w:val="22"/>
                <w:szCs w:val="22"/>
              </w:rPr>
            </w:pPr>
            <w:r w:rsidRPr="00295D20">
              <w:rPr>
                <w:sz w:val="22"/>
                <w:szCs w:val="22"/>
              </w:rPr>
              <w:t>Radio Buttons</w:t>
            </w:r>
          </w:p>
        </w:tc>
        <w:tc>
          <w:tcPr>
            <w:tcW w:w="857" w:type="dxa"/>
            <w:vAlign w:val="center"/>
          </w:tcPr>
          <w:p w:rsidR="005850F1" w:rsidRPr="00295D20" w:rsidRDefault="005850F1" w:rsidP="00B03612">
            <w:pPr>
              <w:jc w:val="center"/>
              <w:rPr>
                <w:sz w:val="22"/>
                <w:szCs w:val="22"/>
              </w:rPr>
            </w:pPr>
            <w:r w:rsidRPr="00295D20">
              <w:rPr>
                <w:sz w:val="22"/>
                <w:szCs w:val="22"/>
              </w:rPr>
              <w:t>Yes</w:t>
            </w: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 w:val="22"/>
                <w:szCs w:val="22"/>
              </w:rPr>
              <w:t>Yes/No- If no, populate same fields to capture permanent Address</w:t>
            </w:r>
          </w:p>
        </w:tc>
      </w:tr>
      <w:tr w:rsidR="00295D20" w:rsidRPr="00295D20" w:rsidTr="000C7770">
        <w:trPr>
          <w:trHeight w:val="50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val="restart"/>
            <w:textDirection w:val="btLr"/>
            <w:vAlign w:val="center"/>
          </w:tcPr>
          <w:p w:rsidR="005850F1" w:rsidRPr="00295D20" w:rsidRDefault="005850F1" w:rsidP="00B03612">
            <w:pPr>
              <w:ind w:left="113" w:right="113"/>
              <w:jc w:val="center"/>
              <w:rPr>
                <w:sz w:val="22"/>
                <w:szCs w:val="22"/>
              </w:rPr>
            </w:pPr>
            <w:r w:rsidRPr="00295D20">
              <w:rPr>
                <w:sz w:val="22"/>
                <w:szCs w:val="22"/>
              </w:rPr>
              <w:t>Liabilities</w:t>
            </w:r>
          </w:p>
        </w:tc>
        <w:tc>
          <w:tcPr>
            <w:tcW w:w="2142" w:type="dxa"/>
            <w:vMerge w:val="restart"/>
            <w:vAlign w:val="center"/>
          </w:tcPr>
          <w:p w:rsidR="005850F1" w:rsidRPr="00295D20" w:rsidRDefault="005850F1" w:rsidP="00B03612">
            <w:pPr>
              <w:jc w:val="center"/>
              <w:rPr>
                <w:sz w:val="22"/>
                <w:szCs w:val="22"/>
              </w:rPr>
            </w:pPr>
            <w:r w:rsidRPr="00295D20">
              <w:rPr>
                <w:sz w:val="22"/>
                <w:szCs w:val="22"/>
              </w:rPr>
              <w:t>-</w:t>
            </w:r>
          </w:p>
        </w:tc>
        <w:tc>
          <w:tcPr>
            <w:tcW w:w="2493" w:type="dxa"/>
            <w:vAlign w:val="center"/>
          </w:tcPr>
          <w:p w:rsidR="005850F1" w:rsidRPr="00295D20" w:rsidRDefault="005850F1" w:rsidP="00B03612">
            <w:pPr>
              <w:jc w:val="center"/>
              <w:rPr>
                <w:sz w:val="22"/>
                <w:szCs w:val="22"/>
              </w:rPr>
            </w:pPr>
            <w:r w:rsidRPr="00295D20">
              <w:rPr>
                <w:sz w:val="22"/>
                <w:szCs w:val="22"/>
              </w:rPr>
              <w:t>Debt Source</w:t>
            </w:r>
          </w:p>
        </w:tc>
        <w:tc>
          <w:tcPr>
            <w:tcW w:w="1933" w:type="dxa"/>
            <w:vAlign w:val="center"/>
          </w:tcPr>
          <w:p w:rsidR="005850F1" w:rsidRPr="00295D20" w:rsidRDefault="005850F1" w:rsidP="00B03612">
            <w:pPr>
              <w:jc w:val="center"/>
              <w:rPr>
                <w:sz w:val="22"/>
                <w:szCs w:val="22"/>
              </w:rPr>
            </w:pPr>
            <w:r w:rsidRPr="00295D20">
              <w:rPr>
                <w:sz w:val="22"/>
                <w:szCs w:val="22"/>
              </w:rPr>
              <w:t>dropdown</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r w:rsidRPr="00295D20">
              <w:rPr>
                <w:szCs w:val="22"/>
              </w:rPr>
              <w:t>refer to screening dropdown sheet (required), If it is CC it should be auto populated from Bank statement</w:t>
            </w:r>
          </w:p>
        </w:tc>
      </w:tr>
      <w:tr w:rsidR="00295D20" w:rsidRPr="00295D20" w:rsidTr="000C7770">
        <w:trPr>
          <w:trHeight w:val="190"/>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Creditor's Name</w:t>
            </w:r>
          </w:p>
        </w:tc>
        <w:tc>
          <w:tcPr>
            <w:tcW w:w="1933" w:type="dxa"/>
            <w:vAlign w:val="center"/>
          </w:tcPr>
          <w:p w:rsidR="005850F1" w:rsidRPr="00295D20" w:rsidRDefault="005850F1" w:rsidP="00B03612">
            <w:pPr>
              <w:jc w:val="center"/>
              <w:rPr>
                <w:sz w:val="22"/>
                <w:szCs w:val="22"/>
              </w:rPr>
            </w:pPr>
            <w:r w:rsidRPr="00295D20">
              <w:rPr>
                <w:sz w:val="22"/>
                <w:szCs w:val="22"/>
              </w:rPr>
              <w:t>Alphanumeric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17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Loan Amount</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Loan Outstanding</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Loan term</w:t>
            </w:r>
          </w:p>
        </w:tc>
        <w:tc>
          <w:tcPr>
            <w:tcW w:w="1933" w:type="dxa"/>
            <w:vAlign w:val="center"/>
          </w:tcPr>
          <w:p w:rsidR="005850F1" w:rsidRPr="00295D20" w:rsidRDefault="005850F1" w:rsidP="00B03612">
            <w:pPr>
              <w:jc w:val="center"/>
              <w:rPr>
                <w:sz w:val="22"/>
                <w:szCs w:val="22"/>
              </w:rPr>
            </w:pPr>
            <w:r w:rsidRPr="00295D20">
              <w:rPr>
                <w:sz w:val="22"/>
                <w:szCs w:val="22"/>
              </w:rPr>
              <w:t>Alphanumeric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Monthly Installment</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No. Of instalment Paid</w:t>
            </w:r>
          </w:p>
        </w:tc>
        <w:tc>
          <w:tcPr>
            <w:tcW w:w="1933" w:type="dxa"/>
            <w:vAlign w:val="center"/>
          </w:tcPr>
          <w:p w:rsidR="005850F1" w:rsidRPr="00295D20" w:rsidRDefault="005850F1" w:rsidP="00B03612">
            <w:pPr>
              <w:jc w:val="center"/>
              <w:rPr>
                <w:sz w:val="22"/>
                <w:szCs w:val="22"/>
              </w:rPr>
            </w:pPr>
            <w:r w:rsidRPr="00295D20">
              <w:rPr>
                <w:sz w:val="22"/>
                <w:szCs w:val="22"/>
              </w:rPr>
              <w:t>Numeric</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 w:val="22"/>
                <w:szCs w:val="22"/>
              </w:rPr>
            </w:pPr>
          </w:p>
        </w:tc>
      </w:tr>
      <w:tr w:rsidR="00295D20" w:rsidRPr="00295D20" w:rsidTr="000C7770">
        <w:trPr>
          <w:trHeight w:val="483"/>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vAlign w:val="center"/>
          </w:tcPr>
          <w:p w:rsidR="005850F1" w:rsidRPr="00295D20" w:rsidRDefault="005850F1" w:rsidP="00B03612">
            <w:pPr>
              <w:jc w:val="center"/>
              <w:rPr>
                <w:sz w:val="22"/>
                <w:szCs w:val="22"/>
              </w:rPr>
            </w:pPr>
            <w:r w:rsidRPr="00295D20">
              <w:rPr>
                <w:sz w:val="22"/>
                <w:szCs w:val="22"/>
              </w:rPr>
              <w:t>Purpose</w:t>
            </w:r>
          </w:p>
        </w:tc>
        <w:tc>
          <w:tcPr>
            <w:tcW w:w="1933" w:type="dxa"/>
            <w:vAlign w:val="center"/>
          </w:tcPr>
          <w:p w:rsidR="005850F1" w:rsidRPr="00295D20" w:rsidRDefault="005850F1" w:rsidP="00B03612">
            <w:pPr>
              <w:jc w:val="center"/>
              <w:rPr>
                <w:sz w:val="22"/>
                <w:szCs w:val="22"/>
              </w:rPr>
            </w:pPr>
            <w:r w:rsidRPr="00295D20">
              <w:rPr>
                <w:sz w:val="22"/>
                <w:szCs w:val="22"/>
              </w:rPr>
              <w:t>dropdown</w:t>
            </w: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Cs w:val="22"/>
              </w:rPr>
            </w:pPr>
            <w:r w:rsidRPr="00295D20">
              <w:rPr>
                <w:szCs w:val="22"/>
              </w:rPr>
              <w:t>Machine Refinance, Asset Purchase, Debt Consolidation, Working Capital, Line Of Credit, Business Development</w:t>
            </w:r>
          </w:p>
        </w:tc>
      </w:tr>
      <w:tr w:rsidR="00295D20" w:rsidRPr="00295D20" w:rsidTr="000C7770">
        <w:trPr>
          <w:trHeight w:val="323"/>
          <w:jc w:val="center"/>
        </w:trPr>
        <w:tc>
          <w:tcPr>
            <w:tcW w:w="955" w:type="dxa"/>
            <w:vMerge/>
            <w:textDirection w:val="btLr"/>
            <w:vAlign w:val="center"/>
          </w:tcPr>
          <w:p w:rsidR="005850F1" w:rsidRPr="00295D20" w:rsidRDefault="005850F1" w:rsidP="00B03612">
            <w:pPr>
              <w:ind w:left="113" w:right="113"/>
              <w:jc w:val="center"/>
              <w:rPr>
                <w:sz w:val="28"/>
                <w:szCs w:val="28"/>
              </w:rPr>
            </w:pPr>
          </w:p>
        </w:tc>
        <w:tc>
          <w:tcPr>
            <w:tcW w:w="999" w:type="dxa"/>
            <w:vMerge/>
            <w:textDirection w:val="btLr"/>
            <w:vAlign w:val="center"/>
          </w:tcPr>
          <w:p w:rsidR="005850F1" w:rsidRPr="00295D20" w:rsidRDefault="005850F1" w:rsidP="00B03612">
            <w:pPr>
              <w:ind w:left="113" w:right="113"/>
              <w:jc w:val="center"/>
              <w:rPr>
                <w:sz w:val="22"/>
                <w:szCs w:val="22"/>
              </w:rPr>
            </w:pPr>
          </w:p>
        </w:tc>
        <w:tc>
          <w:tcPr>
            <w:tcW w:w="2142" w:type="dxa"/>
            <w:vMerge/>
            <w:vAlign w:val="center"/>
          </w:tcPr>
          <w:p w:rsidR="005850F1" w:rsidRPr="00295D20" w:rsidRDefault="005850F1" w:rsidP="00B03612">
            <w:pPr>
              <w:jc w:val="center"/>
              <w:rPr>
                <w:sz w:val="22"/>
                <w:szCs w:val="22"/>
              </w:rPr>
            </w:pPr>
          </w:p>
        </w:tc>
        <w:tc>
          <w:tcPr>
            <w:tcW w:w="2493" w:type="dxa"/>
            <w:shd w:val="clear" w:color="auto" w:fill="B8CCE4" w:themeFill="accent1" w:themeFillTint="66"/>
            <w:vAlign w:val="center"/>
          </w:tcPr>
          <w:p w:rsidR="005850F1" w:rsidRPr="00295D20" w:rsidRDefault="005850F1" w:rsidP="00B03612">
            <w:pPr>
              <w:jc w:val="center"/>
              <w:rPr>
                <w:b/>
                <w:sz w:val="22"/>
                <w:szCs w:val="22"/>
              </w:rPr>
            </w:pPr>
            <w:r w:rsidRPr="00295D20">
              <w:rPr>
                <w:b/>
                <w:sz w:val="22"/>
                <w:szCs w:val="22"/>
              </w:rPr>
              <w:t>Add Button</w:t>
            </w:r>
          </w:p>
        </w:tc>
        <w:tc>
          <w:tcPr>
            <w:tcW w:w="1933" w:type="dxa"/>
            <w:vAlign w:val="center"/>
          </w:tcPr>
          <w:p w:rsidR="005850F1" w:rsidRPr="00295D20" w:rsidRDefault="005850F1" w:rsidP="00B03612">
            <w:pPr>
              <w:jc w:val="center"/>
              <w:rPr>
                <w:sz w:val="22"/>
                <w:szCs w:val="22"/>
              </w:rPr>
            </w:pPr>
          </w:p>
        </w:tc>
        <w:tc>
          <w:tcPr>
            <w:tcW w:w="857" w:type="dxa"/>
            <w:vAlign w:val="center"/>
          </w:tcPr>
          <w:p w:rsidR="005850F1" w:rsidRPr="00295D20" w:rsidRDefault="005850F1" w:rsidP="00B03612">
            <w:pPr>
              <w:jc w:val="center"/>
              <w:rPr>
                <w:sz w:val="22"/>
                <w:szCs w:val="22"/>
              </w:rPr>
            </w:pPr>
          </w:p>
        </w:tc>
        <w:tc>
          <w:tcPr>
            <w:tcW w:w="1302" w:type="dxa"/>
            <w:vAlign w:val="center"/>
          </w:tcPr>
          <w:p w:rsidR="005850F1" w:rsidRPr="00295D20" w:rsidRDefault="005850F1" w:rsidP="00B03612">
            <w:pPr>
              <w:jc w:val="center"/>
              <w:rPr>
                <w:sz w:val="22"/>
                <w:szCs w:val="22"/>
              </w:rPr>
            </w:pPr>
          </w:p>
        </w:tc>
        <w:tc>
          <w:tcPr>
            <w:tcW w:w="3597" w:type="dxa"/>
            <w:vAlign w:val="center"/>
          </w:tcPr>
          <w:p w:rsidR="005850F1" w:rsidRPr="00295D20" w:rsidRDefault="005850F1" w:rsidP="00B03612">
            <w:pPr>
              <w:jc w:val="center"/>
              <w:rPr>
                <w:szCs w:val="22"/>
              </w:rPr>
            </w:pPr>
            <w:r w:rsidRPr="00295D20">
              <w:rPr>
                <w:szCs w:val="22"/>
              </w:rPr>
              <w:t>In case Co-Applicant has more than one  liability</w:t>
            </w:r>
          </w:p>
        </w:tc>
      </w:tr>
      <w:tr w:rsidR="00295D20" w:rsidRPr="00295D20" w:rsidTr="000C7770">
        <w:trPr>
          <w:trHeight w:val="159"/>
          <w:jc w:val="center"/>
        </w:trPr>
        <w:tc>
          <w:tcPr>
            <w:tcW w:w="955" w:type="dxa"/>
            <w:vMerge w:val="restart"/>
            <w:textDirection w:val="btLr"/>
            <w:vAlign w:val="center"/>
          </w:tcPr>
          <w:p w:rsidR="000C7770" w:rsidRPr="00295D20" w:rsidRDefault="000C7770" w:rsidP="00B03612">
            <w:pPr>
              <w:ind w:left="113" w:right="113"/>
              <w:jc w:val="center"/>
              <w:rPr>
                <w:sz w:val="28"/>
                <w:szCs w:val="28"/>
              </w:rPr>
            </w:pPr>
          </w:p>
        </w:tc>
        <w:tc>
          <w:tcPr>
            <w:tcW w:w="999" w:type="dxa"/>
            <w:vMerge w:val="restart"/>
            <w:textDirection w:val="btLr"/>
            <w:vAlign w:val="center"/>
          </w:tcPr>
          <w:p w:rsidR="000C7770" w:rsidRPr="00295D20" w:rsidRDefault="000C7770" w:rsidP="00B03612">
            <w:pPr>
              <w:ind w:left="113" w:right="113"/>
              <w:jc w:val="center"/>
              <w:rPr>
                <w:sz w:val="22"/>
                <w:szCs w:val="22"/>
              </w:rPr>
            </w:pPr>
            <w:r w:rsidRPr="00295D20">
              <w:rPr>
                <w:sz w:val="22"/>
                <w:szCs w:val="22"/>
              </w:rPr>
              <w:t>Bank Statement Details</w:t>
            </w:r>
          </w:p>
        </w:tc>
        <w:tc>
          <w:tcPr>
            <w:tcW w:w="2142" w:type="dxa"/>
            <w:vMerge w:val="restart"/>
            <w:vAlign w:val="center"/>
          </w:tcPr>
          <w:p w:rsidR="000C7770" w:rsidRPr="00295D20" w:rsidRDefault="000C7770" w:rsidP="00B03612">
            <w:pPr>
              <w:jc w:val="center"/>
              <w:rPr>
                <w:sz w:val="22"/>
                <w:szCs w:val="22"/>
              </w:rPr>
            </w:pPr>
            <w:r w:rsidRPr="00295D20">
              <w:rPr>
                <w:sz w:val="22"/>
                <w:szCs w:val="22"/>
              </w:rPr>
              <w:t>-</w:t>
            </w:r>
          </w:p>
        </w:tc>
        <w:tc>
          <w:tcPr>
            <w:tcW w:w="2493" w:type="dxa"/>
            <w:vAlign w:val="center"/>
          </w:tcPr>
          <w:p w:rsidR="000C7770" w:rsidRPr="00295D20" w:rsidRDefault="000C7770" w:rsidP="000D4DE1">
            <w:pPr>
              <w:jc w:val="center"/>
              <w:rPr>
                <w:sz w:val="22"/>
                <w:szCs w:val="22"/>
              </w:rPr>
            </w:pPr>
            <w:r w:rsidRPr="00295D20">
              <w:rPr>
                <w:sz w:val="22"/>
                <w:szCs w:val="22"/>
              </w:rPr>
              <w:t>IFSC Code</w:t>
            </w:r>
          </w:p>
        </w:tc>
        <w:tc>
          <w:tcPr>
            <w:tcW w:w="1933" w:type="dxa"/>
            <w:vAlign w:val="center"/>
          </w:tcPr>
          <w:p w:rsidR="000C7770" w:rsidRPr="00295D20" w:rsidRDefault="000C7770" w:rsidP="000D4DE1">
            <w:pPr>
              <w:jc w:val="center"/>
              <w:rPr>
                <w:sz w:val="22"/>
                <w:szCs w:val="22"/>
              </w:rPr>
            </w:pPr>
            <w:r w:rsidRPr="00295D20">
              <w:rPr>
                <w:sz w:val="22"/>
                <w:szCs w:val="22"/>
              </w:rPr>
              <w:t>Alphanumeric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ins w:id="45" w:author="Namita Sivasankaran" w:date="2016-11-10T14:49:00Z">
              <w:r w:rsidRPr="00295D20">
                <w:rPr>
                  <w:szCs w:val="22"/>
                </w:rPr>
                <w:t>Provide search option with IFSC master</w:t>
              </w:r>
            </w:ins>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0D4DE1">
            <w:pPr>
              <w:jc w:val="center"/>
              <w:rPr>
                <w:sz w:val="22"/>
                <w:szCs w:val="22"/>
              </w:rPr>
            </w:pPr>
            <w:r w:rsidRPr="00295D20">
              <w:rPr>
                <w:sz w:val="22"/>
                <w:szCs w:val="22"/>
              </w:rPr>
              <w:t>Bank Name</w:t>
            </w:r>
          </w:p>
        </w:tc>
        <w:tc>
          <w:tcPr>
            <w:tcW w:w="1933" w:type="dxa"/>
            <w:vAlign w:val="center"/>
          </w:tcPr>
          <w:p w:rsidR="000C7770" w:rsidRPr="00295D20" w:rsidRDefault="000C7770" w:rsidP="000D4DE1">
            <w:pPr>
              <w:jc w:val="center"/>
              <w:rPr>
                <w:sz w:val="22"/>
                <w:szCs w:val="22"/>
              </w:rPr>
            </w:pPr>
            <w:r w:rsidRPr="00295D20">
              <w:rPr>
                <w:sz w:val="22"/>
                <w:szCs w:val="22"/>
              </w:rPr>
              <w:t>Alphanumeric</w:t>
            </w:r>
          </w:p>
        </w:tc>
        <w:tc>
          <w:tcPr>
            <w:tcW w:w="857" w:type="dxa"/>
            <w:vAlign w:val="center"/>
          </w:tcPr>
          <w:p w:rsidR="000C7770" w:rsidRPr="00295D20" w:rsidRDefault="000C7770" w:rsidP="000D4DE1">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ins w:id="46" w:author="Namita Sivasankaran" w:date="2016-11-10T14:49:00Z">
              <w:r w:rsidRPr="00295D20">
                <w:rPr>
                  <w:szCs w:val="22"/>
                </w:rPr>
                <w:t>Auto-populate from IFSC master</w:t>
              </w:r>
            </w:ins>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Branch Name</w:t>
            </w:r>
          </w:p>
        </w:tc>
        <w:tc>
          <w:tcPr>
            <w:tcW w:w="1933" w:type="dxa"/>
            <w:vAlign w:val="center"/>
          </w:tcPr>
          <w:p w:rsidR="000C7770" w:rsidRPr="00295D20" w:rsidRDefault="000C7770" w:rsidP="00B03612">
            <w:pPr>
              <w:jc w:val="center"/>
              <w:rPr>
                <w:sz w:val="22"/>
                <w:szCs w:val="22"/>
              </w:rPr>
            </w:pPr>
            <w:r w:rsidRPr="00295D20">
              <w:rPr>
                <w:sz w:val="22"/>
                <w:szCs w:val="22"/>
              </w:rPr>
              <w:t>Alphanumeric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ins w:id="47" w:author="Namita Sivasankaran" w:date="2016-11-10T14:50:00Z">
              <w:r w:rsidRPr="00295D20">
                <w:rPr>
                  <w:szCs w:val="22"/>
                </w:rPr>
                <w:t>Auto-populate from IFSC master</w:t>
              </w:r>
            </w:ins>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A/C name</w:t>
            </w:r>
          </w:p>
        </w:tc>
        <w:tc>
          <w:tcPr>
            <w:tcW w:w="1933" w:type="dxa"/>
            <w:vAlign w:val="center"/>
          </w:tcPr>
          <w:p w:rsidR="000C7770" w:rsidRPr="00295D20" w:rsidRDefault="000C7770" w:rsidP="00B03612">
            <w:pPr>
              <w:jc w:val="center"/>
              <w:rPr>
                <w:sz w:val="22"/>
                <w:szCs w:val="22"/>
              </w:rPr>
            </w:pPr>
            <w:r w:rsidRPr="00295D20">
              <w:rPr>
                <w:sz w:val="22"/>
                <w:szCs w:val="22"/>
              </w:rPr>
              <w:t>Alphanumeric</w:t>
            </w:r>
          </w:p>
        </w:tc>
        <w:tc>
          <w:tcPr>
            <w:tcW w:w="857" w:type="dxa"/>
            <w:vAlign w:val="center"/>
          </w:tcPr>
          <w:p w:rsidR="000C7770" w:rsidRPr="00295D20" w:rsidRDefault="000C7770" w:rsidP="00B03612">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p>
        </w:tc>
      </w:tr>
      <w:tr w:rsidR="00295D20" w:rsidRPr="00295D20" w:rsidTr="000C7770">
        <w:trPr>
          <w:trHeight w:val="98"/>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A/C type</w:t>
            </w:r>
          </w:p>
        </w:tc>
        <w:tc>
          <w:tcPr>
            <w:tcW w:w="1933" w:type="dxa"/>
            <w:vAlign w:val="center"/>
          </w:tcPr>
          <w:p w:rsidR="000C7770" w:rsidRPr="00295D20" w:rsidRDefault="000C7770" w:rsidP="00B03612">
            <w:pPr>
              <w:jc w:val="center"/>
              <w:rPr>
                <w:sz w:val="22"/>
                <w:szCs w:val="22"/>
              </w:rPr>
            </w:pPr>
            <w:r w:rsidRPr="00295D20">
              <w:rPr>
                <w:sz w:val="22"/>
                <w:szCs w:val="22"/>
              </w:rPr>
              <w:t>dropdown</w:t>
            </w:r>
          </w:p>
        </w:tc>
        <w:tc>
          <w:tcPr>
            <w:tcW w:w="857" w:type="dxa"/>
            <w:vAlign w:val="center"/>
          </w:tcPr>
          <w:p w:rsidR="000C7770" w:rsidRPr="00295D20" w:rsidRDefault="000C7770" w:rsidP="00B03612">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r w:rsidRPr="00295D20">
              <w:rPr>
                <w:szCs w:val="22"/>
              </w:rPr>
              <w:t>Current, Saving, OD, CC</w:t>
            </w:r>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A/C no</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Banking since</w:t>
            </w:r>
          </w:p>
        </w:tc>
        <w:tc>
          <w:tcPr>
            <w:tcW w:w="1933" w:type="dxa"/>
            <w:vAlign w:val="center"/>
          </w:tcPr>
          <w:p w:rsidR="000C7770" w:rsidRPr="00295D20" w:rsidRDefault="000C7770" w:rsidP="00B03612">
            <w:pPr>
              <w:jc w:val="center"/>
              <w:rPr>
                <w:sz w:val="22"/>
                <w:szCs w:val="22"/>
              </w:rPr>
            </w:pPr>
            <w:r w:rsidRPr="00295D20">
              <w:rPr>
                <w:sz w:val="22"/>
                <w:szCs w:val="22"/>
              </w:rPr>
              <w:t>Date</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r w:rsidRPr="00295D20">
              <w:rPr>
                <w:szCs w:val="22"/>
              </w:rPr>
              <w:t>MM/YYYY</w:t>
            </w:r>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Net banking available</w:t>
            </w:r>
          </w:p>
        </w:tc>
        <w:tc>
          <w:tcPr>
            <w:tcW w:w="1933" w:type="dxa"/>
            <w:vAlign w:val="center"/>
          </w:tcPr>
          <w:p w:rsidR="000C7770" w:rsidRPr="00295D20" w:rsidRDefault="000C7770" w:rsidP="00B03612">
            <w:pPr>
              <w:jc w:val="center"/>
              <w:rPr>
                <w:sz w:val="22"/>
                <w:szCs w:val="22"/>
              </w:rPr>
            </w:pPr>
            <w:r w:rsidRPr="00295D20">
              <w:rPr>
                <w:sz w:val="22"/>
                <w:szCs w:val="22"/>
              </w:rPr>
              <w:t>Radio Buttons</w:t>
            </w:r>
          </w:p>
        </w:tc>
        <w:tc>
          <w:tcPr>
            <w:tcW w:w="857" w:type="dxa"/>
            <w:vAlign w:val="center"/>
          </w:tcPr>
          <w:p w:rsidR="000C7770" w:rsidRPr="00295D20" w:rsidRDefault="000C7770" w:rsidP="00B03612">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r w:rsidRPr="00295D20">
              <w:rPr>
                <w:szCs w:val="22"/>
              </w:rPr>
              <w:t>Yes/No</w:t>
            </w:r>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Sanctioned Amount</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r w:rsidRPr="00295D20">
              <w:rPr>
                <w:sz w:val="22"/>
                <w:szCs w:val="22"/>
              </w:rPr>
              <w:t>yes</w:t>
            </w:r>
          </w:p>
        </w:tc>
        <w:tc>
          <w:tcPr>
            <w:tcW w:w="3597" w:type="dxa"/>
            <w:vAlign w:val="center"/>
          </w:tcPr>
          <w:p w:rsidR="000C7770" w:rsidRPr="00295D20" w:rsidRDefault="000C7770" w:rsidP="00DB379A">
            <w:pPr>
              <w:jc w:val="center"/>
              <w:rPr>
                <w:szCs w:val="22"/>
              </w:rPr>
            </w:pPr>
            <w:r w:rsidRPr="00295D20">
              <w:rPr>
                <w:szCs w:val="22"/>
              </w:rPr>
              <w:t>(If A/C type is OD, CC)</w:t>
            </w:r>
          </w:p>
        </w:tc>
      </w:tr>
      <w:tr w:rsidR="00295D20" w:rsidRPr="00295D20" w:rsidTr="000C7770">
        <w:trPr>
          <w:trHeight w:val="261"/>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Start Month</w:t>
            </w:r>
          </w:p>
        </w:tc>
        <w:tc>
          <w:tcPr>
            <w:tcW w:w="1933" w:type="dxa"/>
            <w:vAlign w:val="center"/>
          </w:tcPr>
          <w:p w:rsidR="000C7770" w:rsidRPr="00295D20" w:rsidRDefault="000C7770" w:rsidP="00B03612">
            <w:pPr>
              <w:jc w:val="center"/>
              <w:rPr>
                <w:sz w:val="22"/>
                <w:szCs w:val="22"/>
              </w:rPr>
            </w:pPr>
            <w:r w:rsidRPr="00295D20">
              <w:rPr>
                <w:sz w:val="22"/>
                <w:szCs w:val="22"/>
              </w:rPr>
              <w:t>Date</w:t>
            </w:r>
          </w:p>
        </w:tc>
        <w:tc>
          <w:tcPr>
            <w:tcW w:w="857" w:type="dxa"/>
            <w:vAlign w:val="center"/>
          </w:tcPr>
          <w:p w:rsidR="000C7770" w:rsidRPr="00295D20" w:rsidRDefault="000C7770" w:rsidP="00B03612">
            <w:pPr>
              <w:jc w:val="center"/>
              <w:rPr>
                <w:sz w:val="22"/>
                <w:szCs w:val="22"/>
              </w:rPr>
            </w:pPr>
            <w:r w:rsidRPr="00295D20">
              <w:rPr>
                <w:sz w:val="22"/>
                <w:szCs w:val="22"/>
              </w:rPr>
              <w:t>Yes</w:t>
            </w: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DB379A">
            <w:pPr>
              <w:jc w:val="center"/>
              <w:rPr>
                <w:szCs w:val="22"/>
              </w:rPr>
            </w:pPr>
            <w:r w:rsidRPr="00295D20">
              <w:rPr>
                <w:szCs w:val="22"/>
              </w:rPr>
              <w:t>MM/YYYY</w:t>
            </w:r>
          </w:p>
        </w:tc>
      </w:tr>
      <w:tr w:rsidR="00295D20" w:rsidRPr="00295D20" w:rsidTr="000C7770">
        <w:trPr>
          <w:trHeight w:val="267"/>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Total Deposits</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p>
        </w:tc>
      </w:tr>
      <w:tr w:rsidR="00295D20" w:rsidRPr="00295D20" w:rsidTr="000C7770">
        <w:trPr>
          <w:trHeight w:val="254"/>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Total Withdrawals</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p>
        </w:tc>
      </w:tr>
      <w:tr w:rsidR="00295D20" w:rsidRPr="00295D20" w:rsidTr="000C7770">
        <w:trPr>
          <w:trHeight w:val="260"/>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Balance as on 15th</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p>
        </w:tc>
      </w:tr>
      <w:tr w:rsidR="00295D20" w:rsidRPr="00295D20" w:rsidTr="000C7770">
        <w:trPr>
          <w:trHeight w:val="750"/>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shd w:val="clear" w:color="auto" w:fill="B8CCE4" w:themeFill="accent1" w:themeFillTint="66"/>
            <w:vAlign w:val="center"/>
          </w:tcPr>
          <w:p w:rsidR="000C7770" w:rsidRPr="00295D20" w:rsidRDefault="000C7770" w:rsidP="00B03612">
            <w:pPr>
              <w:jc w:val="center"/>
              <w:rPr>
                <w:sz w:val="22"/>
                <w:szCs w:val="22"/>
              </w:rPr>
            </w:pPr>
            <w:r w:rsidRPr="00295D20">
              <w:rPr>
                <w:sz w:val="22"/>
                <w:szCs w:val="22"/>
              </w:rPr>
              <w:t>Button to Add Bank Details</w:t>
            </w:r>
          </w:p>
        </w:tc>
        <w:tc>
          <w:tcPr>
            <w:tcW w:w="1933" w:type="dxa"/>
            <w:vAlign w:val="center"/>
          </w:tcPr>
          <w:p w:rsidR="000C7770" w:rsidRPr="00295D20" w:rsidRDefault="000C7770" w:rsidP="00B03612">
            <w:pPr>
              <w:jc w:val="center"/>
              <w:rPr>
                <w:sz w:val="22"/>
                <w:szCs w:val="22"/>
              </w:rPr>
            </w:pP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ins w:id="48" w:author="Namita Sivasankaran" w:date="2016-11-10T14:55:00Z">
              <w:r w:rsidRPr="00295D20">
                <w:rPr>
                  <w:szCs w:val="22"/>
                </w:rPr>
                <w:t>On clicking Add – display fields start month, total deposits, total withdrawals, balance as on 15th</w:t>
              </w:r>
            </w:ins>
          </w:p>
        </w:tc>
      </w:tr>
      <w:tr w:rsidR="00295D20" w:rsidRPr="00295D20" w:rsidTr="000C7770">
        <w:trPr>
          <w:trHeight w:val="462"/>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vAlign w:val="center"/>
          </w:tcPr>
          <w:p w:rsidR="000C7770" w:rsidRPr="00295D20" w:rsidRDefault="000C7770" w:rsidP="00B03612">
            <w:pPr>
              <w:jc w:val="center"/>
              <w:rPr>
                <w:sz w:val="22"/>
                <w:szCs w:val="22"/>
              </w:rPr>
            </w:pPr>
            <w:r w:rsidRPr="00295D20">
              <w:rPr>
                <w:sz w:val="22"/>
                <w:szCs w:val="22"/>
              </w:rPr>
              <w:t>No of cheques bounced</w:t>
            </w:r>
          </w:p>
        </w:tc>
        <w:tc>
          <w:tcPr>
            <w:tcW w:w="1933" w:type="dxa"/>
            <w:vAlign w:val="center"/>
          </w:tcPr>
          <w:p w:rsidR="000C7770" w:rsidRPr="00295D20" w:rsidRDefault="000C7770" w:rsidP="00B03612">
            <w:pPr>
              <w:jc w:val="center"/>
              <w:rPr>
                <w:sz w:val="22"/>
                <w:szCs w:val="22"/>
              </w:rPr>
            </w:pPr>
            <w:r w:rsidRPr="00295D20">
              <w:rPr>
                <w:sz w:val="22"/>
                <w:szCs w:val="22"/>
              </w:rPr>
              <w:t>Numeric</w:t>
            </w: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0C7770" w:rsidRPr="00295D20" w:rsidRDefault="000C7770" w:rsidP="00B03612">
            <w:pPr>
              <w:ind w:left="113" w:right="113"/>
              <w:jc w:val="center"/>
              <w:rPr>
                <w:sz w:val="28"/>
                <w:szCs w:val="28"/>
              </w:rPr>
            </w:pPr>
          </w:p>
        </w:tc>
        <w:tc>
          <w:tcPr>
            <w:tcW w:w="999" w:type="dxa"/>
            <w:vMerge/>
            <w:textDirection w:val="btLr"/>
            <w:vAlign w:val="center"/>
          </w:tcPr>
          <w:p w:rsidR="000C7770" w:rsidRPr="00295D20" w:rsidRDefault="000C7770" w:rsidP="00B03612">
            <w:pPr>
              <w:ind w:left="113" w:right="113"/>
              <w:jc w:val="center"/>
              <w:rPr>
                <w:sz w:val="22"/>
                <w:szCs w:val="22"/>
              </w:rPr>
            </w:pPr>
          </w:p>
        </w:tc>
        <w:tc>
          <w:tcPr>
            <w:tcW w:w="2142" w:type="dxa"/>
            <w:vMerge/>
            <w:vAlign w:val="center"/>
          </w:tcPr>
          <w:p w:rsidR="000C7770" w:rsidRPr="00295D20" w:rsidRDefault="000C7770" w:rsidP="00B03612">
            <w:pPr>
              <w:jc w:val="center"/>
              <w:rPr>
                <w:sz w:val="22"/>
                <w:szCs w:val="22"/>
              </w:rPr>
            </w:pPr>
          </w:p>
        </w:tc>
        <w:tc>
          <w:tcPr>
            <w:tcW w:w="2493" w:type="dxa"/>
            <w:shd w:val="clear" w:color="auto" w:fill="B8CCE4" w:themeFill="accent1" w:themeFillTint="66"/>
            <w:vAlign w:val="center"/>
          </w:tcPr>
          <w:p w:rsidR="000C7770" w:rsidRPr="00295D20" w:rsidRDefault="000C7770" w:rsidP="00B03612">
            <w:pPr>
              <w:jc w:val="center"/>
              <w:rPr>
                <w:b/>
                <w:bCs/>
                <w:sz w:val="22"/>
                <w:szCs w:val="22"/>
              </w:rPr>
            </w:pPr>
            <w:r w:rsidRPr="00295D20">
              <w:rPr>
                <w:b/>
                <w:bCs/>
                <w:sz w:val="22"/>
                <w:szCs w:val="22"/>
              </w:rPr>
              <w:t>Button to add account</w:t>
            </w:r>
          </w:p>
        </w:tc>
        <w:tc>
          <w:tcPr>
            <w:tcW w:w="1933" w:type="dxa"/>
            <w:vAlign w:val="center"/>
          </w:tcPr>
          <w:p w:rsidR="000C7770" w:rsidRPr="00295D20" w:rsidRDefault="000C7770" w:rsidP="00B03612">
            <w:pPr>
              <w:jc w:val="center"/>
              <w:rPr>
                <w:sz w:val="22"/>
                <w:szCs w:val="22"/>
              </w:rPr>
            </w:pPr>
          </w:p>
        </w:tc>
        <w:tc>
          <w:tcPr>
            <w:tcW w:w="857" w:type="dxa"/>
            <w:vAlign w:val="center"/>
          </w:tcPr>
          <w:p w:rsidR="000C7770" w:rsidRPr="00295D20" w:rsidRDefault="000C7770" w:rsidP="00B03612">
            <w:pPr>
              <w:jc w:val="center"/>
              <w:rPr>
                <w:sz w:val="22"/>
                <w:szCs w:val="22"/>
              </w:rPr>
            </w:pPr>
          </w:p>
        </w:tc>
        <w:tc>
          <w:tcPr>
            <w:tcW w:w="1302" w:type="dxa"/>
            <w:vAlign w:val="center"/>
          </w:tcPr>
          <w:p w:rsidR="000C7770" w:rsidRPr="00295D20" w:rsidRDefault="000C7770" w:rsidP="00B03612">
            <w:pPr>
              <w:jc w:val="center"/>
              <w:rPr>
                <w:sz w:val="22"/>
                <w:szCs w:val="22"/>
              </w:rPr>
            </w:pPr>
          </w:p>
        </w:tc>
        <w:tc>
          <w:tcPr>
            <w:tcW w:w="3597" w:type="dxa"/>
            <w:vAlign w:val="center"/>
          </w:tcPr>
          <w:p w:rsidR="000C7770" w:rsidRPr="00295D20" w:rsidRDefault="000C7770" w:rsidP="00B03612">
            <w:pPr>
              <w:jc w:val="center"/>
              <w:rPr>
                <w:sz w:val="22"/>
                <w:szCs w:val="22"/>
              </w:rPr>
            </w:pPr>
          </w:p>
        </w:tc>
      </w:tr>
      <w:tr w:rsidR="00295D20" w:rsidRPr="00295D20" w:rsidTr="000C7770">
        <w:trPr>
          <w:cantSplit/>
          <w:trHeight w:val="352"/>
          <w:jc w:val="center"/>
        </w:trPr>
        <w:tc>
          <w:tcPr>
            <w:tcW w:w="14278" w:type="dxa"/>
            <w:gridSpan w:val="8"/>
            <w:vAlign w:val="center"/>
          </w:tcPr>
          <w:p w:rsidR="00DB379A" w:rsidRPr="00295D20" w:rsidRDefault="00DB379A" w:rsidP="00B03612">
            <w:pPr>
              <w:jc w:val="center"/>
              <w:rPr>
                <w:b/>
                <w:sz w:val="22"/>
                <w:szCs w:val="22"/>
              </w:rPr>
            </w:pPr>
            <w:r w:rsidRPr="00295D20">
              <w:rPr>
                <w:b/>
                <w:sz w:val="22"/>
                <w:szCs w:val="22"/>
              </w:rPr>
              <w:t>Add button- in case there are more than one co-applicant</w:t>
            </w:r>
          </w:p>
        </w:tc>
      </w:tr>
      <w:tr w:rsidR="00295D20" w:rsidRPr="00295D20" w:rsidTr="000C7770">
        <w:trPr>
          <w:trHeight w:val="159"/>
          <w:jc w:val="center"/>
        </w:trPr>
        <w:tc>
          <w:tcPr>
            <w:tcW w:w="955" w:type="dxa"/>
            <w:vMerge w:val="restart"/>
            <w:textDirection w:val="btLr"/>
            <w:vAlign w:val="center"/>
          </w:tcPr>
          <w:p w:rsidR="00DB379A" w:rsidRPr="00295D20" w:rsidRDefault="00DB379A" w:rsidP="00B03612">
            <w:pPr>
              <w:ind w:left="113" w:right="113"/>
              <w:jc w:val="center"/>
              <w:rPr>
                <w:sz w:val="28"/>
                <w:szCs w:val="28"/>
              </w:rPr>
            </w:pPr>
            <w:r w:rsidRPr="00295D20">
              <w:rPr>
                <w:sz w:val="28"/>
                <w:szCs w:val="28"/>
              </w:rPr>
              <w:t>GUARANTOR</w:t>
            </w:r>
          </w:p>
        </w:tc>
        <w:tc>
          <w:tcPr>
            <w:tcW w:w="999" w:type="dxa"/>
            <w:vMerge w:val="restart"/>
            <w:textDirection w:val="btLr"/>
            <w:vAlign w:val="center"/>
          </w:tcPr>
          <w:p w:rsidR="00DB379A" w:rsidRPr="00295D20" w:rsidRDefault="00DB379A" w:rsidP="00B03612">
            <w:pPr>
              <w:ind w:left="113" w:right="113"/>
              <w:jc w:val="center"/>
              <w:rPr>
                <w:sz w:val="22"/>
                <w:szCs w:val="22"/>
              </w:rPr>
            </w:pPr>
            <w:r w:rsidRPr="00295D20">
              <w:rPr>
                <w:sz w:val="22"/>
                <w:szCs w:val="22"/>
              </w:rPr>
              <w:t>Guarantor Profile</w:t>
            </w:r>
          </w:p>
        </w:tc>
        <w:tc>
          <w:tcPr>
            <w:tcW w:w="2142" w:type="dxa"/>
            <w:vMerge w:val="restart"/>
            <w:vAlign w:val="center"/>
          </w:tcPr>
          <w:p w:rsidR="00DB379A" w:rsidRPr="00295D20" w:rsidRDefault="00DB379A" w:rsidP="00B03612">
            <w:pPr>
              <w:jc w:val="center"/>
              <w:rPr>
                <w:sz w:val="22"/>
                <w:szCs w:val="22"/>
              </w:rPr>
            </w:pPr>
            <w:r w:rsidRPr="00295D20">
              <w:rPr>
                <w:sz w:val="22"/>
                <w:szCs w:val="22"/>
              </w:rPr>
              <w:t>KYC Details</w:t>
            </w: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Aadhar No</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Numeric</w:t>
            </w:r>
          </w:p>
        </w:tc>
        <w:tc>
          <w:tcPr>
            <w:tcW w:w="857"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Aadhar -QR Code Scan (Auto fill Profile &amp; Address data)</w:t>
            </w:r>
          </w:p>
        </w:tc>
      </w:tr>
      <w:tr w:rsidR="00295D20" w:rsidRPr="00295D20" w:rsidTr="000C7770">
        <w:trPr>
          <w:trHeight w:val="761"/>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Document Capture</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Upload</w:t>
            </w:r>
          </w:p>
        </w:tc>
        <w:tc>
          <w:tcPr>
            <w:tcW w:w="857"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p>
        </w:tc>
      </w:tr>
      <w:tr w:rsidR="00295D20" w:rsidRPr="00295D20" w:rsidTr="000C7770">
        <w:trPr>
          <w:trHeight w:val="755"/>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Pan Number</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Alpha numeric</w:t>
            </w:r>
          </w:p>
        </w:tc>
        <w:tc>
          <w:tcPr>
            <w:tcW w:w="857"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p>
        </w:tc>
      </w:tr>
      <w:tr w:rsidR="00295D20" w:rsidRPr="00295D20" w:rsidTr="000C7770">
        <w:trPr>
          <w:trHeight w:val="751"/>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Document Capture</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Upload</w:t>
            </w:r>
          </w:p>
        </w:tc>
        <w:tc>
          <w:tcPr>
            <w:tcW w:w="857"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p>
        </w:tc>
      </w:tr>
      <w:tr w:rsidR="00295D20" w:rsidRPr="00295D20" w:rsidTr="000C7770">
        <w:trPr>
          <w:trHeight w:val="2017"/>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ID Type</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Dropdown</w:t>
            </w:r>
          </w:p>
        </w:tc>
        <w:tc>
          <w:tcPr>
            <w:tcW w:w="857" w:type="dxa"/>
            <w:vAlign w:val="center"/>
          </w:tcPr>
          <w:p w:rsidR="00DB379A" w:rsidRPr="00295D20" w:rsidRDefault="00DB379A" w:rsidP="00B03612">
            <w:pPr>
              <w:spacing w:line="480" w:lineRule="auto"/>
              <w:jc w:val="center"/>
              <w:rPr>
                <w:sz w:val="22"/>
                <w:szCs w:val="22"/>
              </w:rPr>
            </w:pP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Ration Card, Voter Card, Passport, Pan Card, Aadhar card, Driving License</w:t>
            </w:r>
          </w:p>
        </w:tc>
      </w:tr>
      <w:tr w:rsidR="00295D20" w:rsidRPr="00295D20" w:rsidTr="000C7770">
        <w:trPr>
          <w:trHeight w:val="744"/>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ID No</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Alpha numeric</w:t>
            </w:r>
          </w:p>
        </w:tc>
        <w:tc>
          <w:tcPr>
            <w:tcW w:w="857" w:type="dxa"/>
            <w:vAlign w:val="center"/>
          </w:tcPr>
          <w:p w:rsidR="00DB379A" w:rsidRPr="00295D20" w:rsidRDefault="00DB379A" w:rsidP="00B03612">
            <w:pPr>
              <w:spacing w:line="480" w:lineRule="auto"/>
              <w:jc w:val="center"/>
              <w:rPr>
                <w:sz w:val="22"/>
                <w:szCs w:val="22"/>
              </w:rPr>
            </w:pPr>
          </w:p>
        </w:tc>
        <w:tc>
          <w:tcPr>
            <w:tcW w:w="1302"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If ID type selected</w:t>
            </w:r>
          </w:p>
        </w:tc>
      </w:tr>
      <w:tr w:rsidR="00295D20" w:rsidRPr="00295D20" w:rsidTr="000C7770">
        <w:trPr>
          <w:trHeight w:val="740"/>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Valid up to</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Date</w:t>
            </w:r>
          </w:p>
        </w:tc>
        <w:tc>
          <w:tcPr>
            <w:tcW w:w="857" w:type="dxa"/>
            <w:vAlign w:val="center"/>
          </w:tcPr>
          <w:p w:rsidR="00DB379A" w:rsidRPr="00295D20" w:rsidRDefault="00DB379A" w:rsidP="00B03612">
            <w:pPr>
              <w:spacing w:line="480" w:lineRule="auto"/>
              <w:jc w:val="center"/>
              <w:rPr>
                <w:sz w:val="22"/>
                <w:szCs w:val="22"/>
              </w:rPr>
            </w:pPr>
          </w:p>
        </w:tc>
        <w:tc>
          <w:tcPr>
            <w:tcW w:w="1302"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If ID type selected</w:t>
            </w:r>
          </w:p>
        </w:tc>
      </w:tr>
      <w:tr w:rsidR="00295D20" w:rsidRPr="00295D20" w:rsidTr="000C7770">
        <w:trPr>
          <w:trHeight w:val="908"/>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spacing w:line="480" w:lineRule="auto"/>
              <w:jc w:val="center"/>
              <w:rPr>
                <w:sz w:val="22"/>
                <w:szCs w:val="22"/>
              </w:rPr>
            </w:pPr>
            <w:r w:rsidRPr="00295D20">
              <w:rPr>
                <w:sz w:val="22"/>
                <w:szCs w:val="22"/>
              </w:rPr>
              <w:t>Document Capture</w:t>
            </w:r>
          </w:p>
        </w:tc>
        <w:tc>
          <w:tcPr>
            <w:tcW w:w="1933" w:type="dxa"/>
            <w:vAlign w:val="center"/>
          </w:tcPr>
          <w:p w:rsidR="00DB379A" w:rsidRPr="00295D20" w:rsidRDefault="00DB379A" w:rsidP="00B03612">
            <w:pPr>
              <w:spacing w:line="480" w:lineRule="auto"/>
              <w:jc w:val="center"/>
              <w:rPr>
                <w:sz w:val="22"/>
                <w:szCs w:val="22"/>
              </w:rPr>
            </w:pPr>
            <w:r w:rsidRPr="00295D20">
              <w:rPr>
                <w:sz w:val="22"/>
                <w:szCs w:val="22"/>
              </w:rPr>
              <w:t>Upload</w:t>
            </w:r>
          </w:p>
        </w:tc>
        <w:tc>
          <w:tcPr>
            <w:tcW w:w="857" w:type="dxa"/>
            <w:vAlign w:val="center"/>
          </w:tcPr>
          <w:p w:rsidR="00DB379A" w:rsidRPr="00295D20" w:rsidRDefault="00DB379A" w:rsidP="00B03612">
            <w:pPr>
              <w:spacing w:line="480" w:lineRule="auto"/>
              <w:jc w:val="center"/>
              <w:rPr>
                <w:sz w:val="22"/>
                <w:szCs w:val="22"/>
              </w:rPr>
            </w:pPr>
          </w:p>
        </w:tc>
        <w:tc>
          <w:tcPr>
            <w:tcW w:w="1302" w:type="dxa"/>
            <w:vAlign w:val="center"/>
          </w:tcPr>
          <w:p w:rsidR="00DB379A" w:rsidRPr="00295D20" w:rsidRDefault="00DB379A" w:rsidP="00B03612">
            <w:pPr>
              <w:spacing w:line="480" w:lineRule="auto"/>
              <w:jc w:val="center"/>
              <w:rPr>
                <w:sz w:val="22"/>
                <w:szCs w:val="22"/>
              </w:rPr>
            </w:pPr>
            <w:r w:rsidRPr="00295D20">
              <w:rPr>
                <w:sz w:val="22"/>
                <w:szCs w:val="22"/>
              </w:rPr>
              <w:t>Yes</w:t>
            </w: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If ID type selected</w:t>
            </w:r>
          </w:p>
        </w:tc>
      </w:tr>
      <w:tr w:rsidR="00295D20" w:rsidRPr="00295D20" w:rsidTr="000C7770">
        <w:trPr>
          <w:trHeight w:val="139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shd w:val="clear" w:color="auto" w:fill="B8CCE4" w:themeFill="accent1" w:themeFillTint="66"/>
            <w:vAlign w:val="center"/>
          </w:tcPr>
          <w:p w:rsidR="00DB379A" w:rsidRPr="00295D20" w:rsidRDefault="00DB379A" w:rsidP="00B03612">
            <w:pPr>
              <w:spacing w:line="480" w:lineRule="auto"/>
              <w:jc w:val="center"/>
              <w:rPr>
                <w:b/>
                <w:sz w:val="22"/>
                <w:szCs w:val="22"/>
              </w:rPr>
            </w:pPr>
            <w:r w:rsidRPr="00295D20">
              <w:rPr>
                <w:b/>
                <w:sz w:val="22"/>
                <w:szCs w:val="22"/>
              </w:rPr>
              <w:t>Add Button</w:t>
            </w:r>
          </w:p>
        </w:tc>
        <w:tc>
          <w:tcPr>
            <w:tcW w:w="1933" w:type="dxa"/>
            <w:vAlign w:val="center"/>
          </w:tcPr>
          <w:p w:rsidR="00DB379A" w:rsidRPr="00295D20" w:rsidRDefault="00DB379A" w:rsidP="00B03612">
            <w:pPr>
              <w:spacing w:line="480" w:lineRule="auto"/>
              <w:jc w:val="center"/>
              <w:rPr>
                <w:sz w:val="22"/>
                <w:szCs w:val="22"/>
              </w:rPr>
            </w:pPr>
          </w:p>
        </w:tc>
        <w:tc>
          <w:tcPr>
            <w:tcW w:w="857" w:type="dxa"/>
            <w:vAlign w:val="center"/>
          </w:tcPr>
          <w:p w:rsidR="00DB379A" w:rsidRPr="00295D20" w:rsidRDefault="00DB379A" w:rsidP="00B03612">
            <w:pPr>
              <w:spacing w:line="480" w:lineRule="auto"/>
              <w:jc w:val="center"/>
              <w:rPr>
                <w:sz w:val="22"/>
                <w:szCs w:val="22"/>
              </w:rPr>
            </w:pPr>
          </w:p>
        </w:tc>
        <w:tc>
          <w:tcPr>
            <w:tcW w:w="1302" w:type="dxa"/>
            <w:vAlign w:val="center"/>
          </w:tcPr>
          <w:p w:rsidR="00DB379A" w:rsidRPr="00295D20" w:rsidRDefault="00DB379A" w:rsidP="00B03612">
            <w:pPr>
              <w:spacing w:line="480" w:lineRule="auto"/>
              <w:jc w:val="center"/>
              <w:rPr>
                <w:sz w:val="22"/>
                <w:szCs w:val="22"/>
              </w:rPr>
            </w:pPr>
          </w:p>
        </w:tc>
        <w:tc>
          <w:tcPr>
            <w:tcW w:w="3597" w:type="dxa"/>
            <w:vAlign w:val="center"/>
          </w:tcPr>
          <w:p w:rsidR="00DB379A" w:rsidRPr="00295D20" w:rsidRDefault="00DB379A" w:rsidP="00B03612">
            <w:pPr>
              <w:spacing w:line="480" w:lineRule="auto"/>
              <w:jc w:val="center"/>
              <w:rPr>
                <w:sz w:val="22"/>
                <w:szCs w:val="22"/>
              </w:rPr>
            </w:pPr>
            <w:r w:rsidRPr="00295D20">
              <w:rPr>
                <w:sz w:val="22"/>
                <w:szCs w:val="22"/>
              </w:rPr>
              <w:t>In case more than one KYC Detail to enter</w:t>
            </w:r>
          </w:p>
        </w:tc>
      </w:tr>
      <w:tr w:rsidR="00295D20" w:rsidRPr="00295D20" w:rsidTr="000C7770">
        <w:trPr>
          <w:trHeight w:val="82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restart"/>
            <w:vAlign w:val="center"/>
          </w:tcPr>
          <w:p w:rsidR="00DB379A" w:rsidRPr="00295D20" w:rsidRDefault="00DB379A" w:rsidP="00B03612">
            <w:pPr>
              <w:jc w:val="center"/>
              <w:rPr>
                <w:sz w:val="22"/>
                <w:szCs w:val="22"/>
              </w:rPr>
            </w:pPr>
            <w:r w:rsidRPr="00295D20">
              <w:rPr>
                <w:sz w:val="22"/>
                <w:szCs w:val="22"/>
              </w:rPr>
              <w:t>Guarantor Details</w:t>
            </w:r>
          </w:p>
        </w:tc>
        <w:tc>
          <w:tcPr>
            <w:tcW w:w="2493" w:type="dxa"/>
            <w:vAlign w:val="center"/>
          </w:tcPr>
          <w:p w:rsidR="00DB379A" w:rsidRPr="00295D20" w:rsidRDefault="00DB379A" w:rsidP="00B03612">
            <w:pPr>
              <w:jc w:val="center"/>
              <w:rPr>
                <w:sz w:val="22"/>
                <w:szCs w:val="22"/>
              </w:rPr>
            </w:pPr>
            <w:r w:rsidRPr="00295D20">
              <w:rPr>
                <w:sz w:val="22"/>
                <w:szCs w:val="22"/>
              </w:rPr>
              <w:t>Title</w:t>
            </w:r>
          </w:p>
        </w:tc>
        <w:tc>
          <w:tcPr>
            <w:tcW w:w="1933" w:type="dxa"/>
            <w:vAlign w:val="center"/>
          </w:tcPr>
          <w:p w:rsidR="00DB379A" w:rsidRPr="00295D20" w:rsidRDefault="00DB379A" w:rsidP="00B03612">
            <w:pPr>
              <w:jc w:val="center"/>
              <w:rPr>
                <w:sz w:val="22"/>
                <w:szCs w:val="22"/>
              </w:rPr>
            </w:pPr>
            <w:r w:rsidRPr="00295D20">
              <w:rPr>
                <w:sz w:val="22"/>
                <w:szCs w:val="22"/>
              </w:rPr>
              <w:t>Auto populated/Text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Aadhar QR Code scanning</w:t>
            </w:r>
          </w:p>
        </w:tc>
      </w:tr>
      <w:tr w:rsidR="00295D20" w:rsidRPr="00295D20" w:rsidTr="000C7770">
        <w:trPr>
          <w:trHeight w:val="753"/>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Name</w:t>
            </w:r>
          </w:p>
        </w:tc>
        <w:tc>
          <w:tcPr>
            <w:tcW w:w="1933" w:type="dxa"/>
            <w:vAlign w:val="center"/>
          </w:tcPr>
          <w:p w:rsidR="00DB379A" w:rsidRPr="00295D20" w:rsidRDefault="00DB379A" w:rsidP="00B03612">
            <w:pPr>
              <w:jc w:val="center"/>
              <w:rPr>
                <w:sz w:val="22"/>
                <w:szCs w:val="22"/>
              </w:rPr>
            </w:pPr>
            <w:r w:rsidRPr="00295D20">
              <w:rPr>
                <w:sz w:val="22"/>
                <w:szCs w:val="22"/>
              </w:rPr>
              <w:t>Auto populated/Text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Aadhar QR Code scanning</w:t>
            </w:r>
          </w:p>
        </w:tc>
      </w:tr>
      <w:tr w:rsidR="00295D20" w:rsidRPr="00295D20" w:rsidTr="000C7770">
        <w:trPr>
          <w:trHeight w:val="793"/>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Gender</w:t>
            </w:r>
          </w:p>
        </w:tc>
        <w:tc>
          <w:tcPr>
            <w:tcW w:w="1933" w:type="dxa"/>
            <w:vAlign w:val="center"/>
          </w:tcPr>
          <w:p w:rsidR="00DB379A" w:rsidRPr="00295D20" w:rsidRDefault="00DB379A" w:rsidP="00B03612">
            <w:pPr>
              <w:jc w:val="center"/>
              <w:rPr>
                <w:sz w:val="22"/>
                <w:szCs w:val="22"/>
              </w:rPr>
            </w:pPr>
            <w:r w:rsidRPr="00295D20">
              <w:rPr>
                <w:sz w:val="22"/>
                <w:szCs w:val="22"/>
              </w:rPr>
              <w:t>Auto populated/Text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Aadhar QR Code scanning</w:t>
            </w:r>
          </w:p>
        </w:tc>
      </w:tr>
      <w:tr w:rsidR="00295D20" w:rsidRPr="00295D20" w:rsidTr="000C7770">
        <w:trPr>
          <w:trHeight w:val="817"/>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Date Of birth</w:t>
            </w:r>
          </w:p>
        </w:tc>
        <w:tc>
          <w:tcPr>
            <w:tcW w:w="1933" w:type="dxa"/>
            <w:vAlign w:val="center"/>
          </w:tcPr>
          <w:p w:rsidR="00DB379A" w:rsidRPr="00295D20" w:rsidRDefault="00DB379A" w:rsidP="00B03612">
            <w:pPr>
              <w:jc w:val="center"/>
              <w:rPr>
                <w:sz w:val="22"/>
                <w:szCs w:val="22"/>
              </w:rPr>
            </w:pPr>
            <w:r w:rsidRPr="00295D20">
              <w:rPr>
                <w:sz w:val="22"/>
                <w:szCs w:val="22"/>
              </w:rPr>
              <w:t>Auto populated/Date</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Aadhar QR Code scanning</w:t>
            </w:r>
          </w:p>
        </w:tc>
      </w:tr>
      <w:tr w:rsidR="00295D20" w:rsidRPr="00295D20" w:rsidTr="000C7770">
        <w:trPr>
          <w:trHeight w:val="686"/>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Age</w:t>
            </w:r>
          </w:p>
        </w:tc>
        <w:tc>
          <w:tcPr>
            <w:tcW w:w="1933" w:type="dxa"/>
            <w:vAlign w:val="center"/>
          </w:tcPr>
          <w:p w:rsidR="00DB379A" w:rsidRPr="00295D20" w:rsidRDefault="00DB379A" w:rsidP="00B03612">
            <w:pPr>
              <w:jc w:val="center"/>
              <w:rPr>
                <w:sz w:val="22"/>
                <w:szCs w:val="22"/>
              </w:rPr>
            </w:pPr>
            <w:r w:rsidRPr="00295D20">
              <w:rPr>
                <w:sz w:val="22"/>
                <w:szCs w:val="22"/>
              </w:rPr>
              <w:t>Auto populated</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0C7770">
        <w:trPr>
          <w:trHeight w:val="77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Father's Name</w:t>
            </w:r>
          </w:p>
        </w:tc>
        <w:tc>
          <w:tcPr>
            <w:tcW w:w="1933" w:type="dxa"/>
            <w:vAlign w:val="center"/>
          </w:tcPr>
          <w:p w:rsidR="00DB379A" w:rsidRPr="00295D20" w:rsidRDefault="00DB379A" w:rsidP="00B03612">
            <w:pPr>
              <w:jc w:val="center"/>
              <w:rPr>
                <w:sz w:val="22"/>
                <w:szCs w:val="22"/>
              </w:rPr>
            </w:pPr>
            <w:r w:rsidRPr="00295D20">
              <w:rPr>
                <w:sz w:val="22"/>
                <w:szCs w:val="22"/>
              </w:rPr>
              <w:t>Auto populated/Text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Aadhar QR Code scanning</w:t>
            </w:r>
          </w:p>
        </w:tc>
      </w:tr>
      <w:tr w:rsidR="00295D20" w:rsidRPr="00295D20" w:rsidTr="000C7770">
        <w:trPr>
          <w:trHeight w:val="95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Educational Level</w:t>
            </w:r>
          </w:p>
        </w:tc>
        <w:tc>
          <w:tcPr>
            <w:tcW w:w="1933" w:type="dxa"/>
            <w:vAlign w:val="center"/>
          </w:tcPr>
          <w:p w:rsidR="00DB379A" w:rsidRPr="00295D20" w:rsidRDefault="00DB379A" w:rsidP="00B03612">
            <w:pPr>
              <w:jc w:val="center"/>
              <w:rPr>
                <w:sz w:val="22"/>
                <w:szCs w:val="22"/>
              </w:rPr>
            </w:pPr>
            <w:r w:rsidRPr="00295D20">
              <w:rPr>
                <w:sz w:val="22"/>
                <w:szCs w:val="22"/>
              </w:rPr>
              <w:t>Dropdown</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Below SSLC, SSLC, HSC, Graduate/Diploma/ITI, Professional Degree, Others</w:t>
            </w:r>
          </w:p>
        </w:tc>
      </w:tr>
      <w:tr w:rsidR="00295D20" w:rsidRPr="00295D20" w:rsidTr="000C7770">
        <w:trPr>
          <w:trHeight w:val="698"/>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Religion</w:t>
            </w:r>
          </w:p>
        </w:tc>
        <w:tc>
          <w:tcPr>
            <w:tcW w:w="1933" w:type="dxa"/>
            <w:vAlign w:val="center"/>
          </w:tcPr>
          <w:p w:rsidR="00DB379A" w:rsidRPr="00295D20" w:rsidRDefault="00DB379A" w:rsidP="00B03612">
            <w:pPr>
              <w:jc w:val="center"/>
              <w:rPr>
                <w:sz w:val="22"/>
                <w:szCs w:val="22"/>
              </w:rPr>
            </w:pPr>
            <w:r w:rsidRPr="00295D20">
              <w:rPr>
                <w:sz w:val="22"/>
                <w:szCs w:val="22"/>
              </w:rPr>
              <w:t>Dropdown</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Hindu, Muslim, Christian, Jain, Buddhism, Others</w:t>
            </w:r>
          </w:p>
        </w:tc>
      </w:tr>
      <w:tr w:rsidR="00295D20" w:rsidRPr="00295D20" w:rsidTr="000C7770">
        <w:trPr>
          <w:trHeight w:val="895"/>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Mobile No</w:t>
            </w:r>
          </w:p>
        </w:tc>
        <w:tc>
          <w:tcPr>
            <w:tcW w:w="1933" w:type="dxa"/>
            <w:vAlign w:val="center"/>
          </w:tcPr>
          <w:p w:rsidR="00DB379A" w:rsidRPr="00295D20" w:rsidRDefault="00DB379A" w:rsidP="00B03612">
            <w:pPr>
              <w:jc w:val="center"/>
              <w:rPr>
                <w:sz w:val="22"/>
                <w:szCs w:val="22"/>
              </w:rPr>
            </w:pPr>
            <w:r w:rsidRPr="00295D20">
              <w:rPr>
                <w:sz w:val="22"/>
                <w:szCs w:val="22"/>
              </w:rPr>
              <w:t>Numeric</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from lead</w:t>
            </w:r>
          </w:p>
        </w:tc>
      </w:tr>
      <w:tr w:rsidR="00295D20" w:rsidRPr="00295D20" w:rsidTr="000C7770">
        <w:trPr>
          <w:trHeight w:val="589"/>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Alternative Mobile No.</w:t>
            </w:r>
          </w:p>
        </w:tc>
        <w:tc>
          <w:tcPr>
            <w:tcW w:w="1933" w:type="dxa"/>
            <w:vAlign w:val="center"/>
          </w:tcPr>
          <w:p w:rsidR="00DB379A" w:rsidRPr="00295D20" w:rsidRDefault="00DB379A" w:rsidP="00B03612">
            <w:pPr>
              <w:jc w:val="center"/>
              <w:rPr>
                <w:sz w:val="22"/>
                <w:szCs w:val="22"/>
              </w:rPr>
            </w:pPr>
            <w:r w:rsidRPr="00295D20">
              <w:rPr>
                <w:sz w:val="22"/>
                <w:szCs w:val="22"/>
              </w:rPr>
              <w:t>Numeric</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0C7770">
        <w:trPr>
          <w:trHeight w:val="739"/>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WhatsApp Mobile No.</w:t>
            </w:r>
          </w:p>
        </w:tc>
        <w:tc>
          <w:tcPr>
            <w:tcW w:w="1933" w:type="dxa"/>
            <w:vAlign w:val="center"/>
          </w:tcPr>
          <w:p w:rsidR="00DB379A" w:rsidRPr="00295D20" w:rsidRDefault="00DB379A" w:rsidP="00B03612">
            <w:pPr>
              <w:jc w:val="center"/>
              <w:rPr>
                <w:sz w:val="22"/>
                <w:szCs w:val="22"/>
              </w:rPr>
            </w:pPr>
            <w:del w:id="49" w:author="Namita Sivasankaran" w:date="2016-11-10T14:56:00Z">
              <w:r w:rsidRPr="00295D20" w:rsidDel="00AD5F43">
                <w:rPr>
                  <w:sz w:val="22"/>
                  <w:szCs w:val="22"/>
                </w:rPr>
                <w:delText>Numeric</w:delText>
              </w:r>
            </w:del>
            <w:ins w:id="50" w:author="Namita Sivasankaran" w:date="2016-11-10T14:56:00Z">
              <w:r w:rsidR="00AD5F43" w:rsidRPr="00295D20">
                <w:rPr>
                  <w:sz w:val="22"/>
                  <w:szCs w:val="22"/>
                </w:rPr>
                <w:t>Radio buttons and free text</w:t>
              </w:r>
            </w:ins>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AD5F43" w:rsidP="00B03612">
            <w:pPr>
              <w:jc w:val="center"/>
              <w:rPr>
                <w:sz w:val="22"/>
                <w:szCs w:val="22"/>
              </w:rPr>
            </w:pPr>
            <w:ins w:id="51" w:author="Namita Sivasankaran" w:date="2016-11-10T14:56:00Z">
              <w:r w:rsidRPr="00295D20">
                <w:rPr>
                  <w:sz w:val="22"/>
                  <w:szCs w:val="22"/>
                </w:rPr>
                <w:t>Same as mobile no, same as alternate no, other (enter as free text)</w:t>
              </w:r>
            </w:ins>
          </w:p>
        </w:tc>
      </w:tr>
      <w:tr w:rsidR="00295D20" w:rsidRPr="00295D20" w:rsidTr="000C7770">
        <w:trPr>
          <w:trHeight w:val="748"/>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Email ID</w:t>
            </w:r>
          </w:p>
        </w:tc>
        <w:tc>
          <w:tcPr>
            <w:tcW w:w="1933" w:type="dxa"/>
            <w:vAlign w:val="center"/>
          </w:tcPr>
          <w:p w:rsidR="00DB379A" w:rsidRPr="00295D20" w:rsidRDefault="00DB379A" w:rsidP="00B03612">
            <w:pPr>
              <w:jc w:val="center"/>
              <w:rPr>
                <w:sz w:val="22"/>
                <w:szCs w:val="22"/>
              </w:rPr>
            </w:pPr>
            <w:r w:rsidRPr="00295D20">
              <w:rPr>
                <w:sz w:val="22"/>
                <w:szCs w:val="22"/>
              </w:rPr>
              <w:t>Alphanumeric, special characters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0C7770">
        <w:trPr>
          <w:trHeight w:val="1413"/>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Preferred language of communication</w:t>
            </w:r>
          </w:p>
        </w:tc>
        <w:tc>
          <w:tcPr>
            <w:tcW w:w="1933" w:type="dxa"/>
            <w:vAlign w:val="center"/>
          </w:tcPr>
          <w:p w:rsidR="00DB379A" w:rsidRPr="00295D20" w:rsidRDefault="00DB379A" w:rsidP="00B03612">
            <w:pPr>
              <w:jc w:val="center"/>
              <w:rPr>
                <w:sz w:val="22"/>
                <w:szCs w:val="22"/>
              </w:rPr>
            </w:pPr>
            <w:r w:rsidRPr="00295D20">
              <w:rPr>
                <w:sz w:val="22"/>
                <w:szCs w:val="22"/>
              </w:rPr>
              <w:t>Dropdown</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Hindi, English, Kannada, Malayalam, Gujarati, Marathi, Tamil, Bengali, Odia, Punjabi, Marwari</w:t>
            </w:r>
          </w:p>
        </w:tc>
      </w:tr>
      <w:tr w:rsidR="00295D20" w:rsidRPr="00295D20" w:rsidTr="000C7770">
        <w:trPr>
          <w:trHeight w:val="795"/>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Mother’s Name</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0C7770">
        <w:trPr>
          <w:trHeight w:val="930"/>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Marital Status</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Married, Unmarried, Separated, Divorced, Widow(</w:t>
            </w:r>
            <w:proofErr w:type="spellStart"/>
            <w:r w:rsidRPr="00295D20">
              <w:rPr>
                <w:sz w:val="22"/>
                <w:szCs w:val="22"/>
              </w:rPr>
              <w:t>er</w:t>
            </w:r>
            <w:proofErr w:type="spellEnd"/>
            <w:r w:rsidRPr="00295D20">
              <w:rPr>
                <w:sz w:val="22"/>
                <w:szCs w:val="22"/>
              </w:rPr>
              <w:t>)</w:t>
            </w:r>
          </w:p>
        </w:tc>
      </w:tr>
      <w:tr w:rsidR="00295D20" w:rsidRPr="00295D20" w:rsidTr="000C7770">
        <w:trPr>
          <w:trHeight w:val="82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Spouse Name</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0C7770">
        <w:trPr>
          <w:trHeight w:val="1003"/>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Relationship with Applicant</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To be populated for co-applicant &amp; guarantor only</w:t>
            </w:r>
          </w:p>
        </w:tc>
      </w:tr>
      <w:tr w:rsidR="00295D20" w:rsidRPr="00295D20" w:rsidTr="000C7770">
        <w:trPr>
          <w:trHeight w:val="764"/>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Business Involvement</w:t>
            </w:r>
          </w:p>
        </w:tc>
        <w:tc>
          <w:tcPr>
            <w:tcW w:w="1933" w:type="dxa"/>
            <w:vAlign w:val="center"/>
          </w:tcPr>
          <w:p w:rsidR="00DB379A" w:rsidRPr="00295D20" w:rsidRDefault="00DB379A" w:rsidP="00B03612">
            <w:pPr>
              <w:jc w:val="center"/>
              <w:rPr>
                <w:sz w:val="22"/>
                <w:szCs w:val="22"/>
              </w:rPr>
            </w:pPr>
            <w:r w:rsidRPr="00295D20">
              <w:rPr>
                <w:sz w:val="22"/>
                <w:szCs w:val="22"/>
              </w:rPr>
              <w:t>Dropdown</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Full Time, Part Time, None</w:t>
            </w:r>
          </w:p>
        </w:tc>
      </w:tr>
      <w:tr w:rsidR="00295D20" w:rsidRPr="00295D20" w:rsidTr="000C7770">
        <w:trPr>
          <w:trHeight w:val="1369"/>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Have you ever been a proprietor or partner of any other company</w:t>
            </w:r>
          </w:p>
        </w:tc>
        <w:tc>
          <w:tcPr>
            <w:tcW w:w="1933" w:type="dxa"/>
            <w:vAlign w:val="center"/>
          </w:tcPr>
          <w:p w:rsidR="00DB379A" w:rsidRPr="00295D20" w:rsidRDefault="00DB379A" w:rsidP="00B03612">
            <w:pPr>
              <w:jc w:val="center"/>
              <w:rPr>
                <w:sz w:val="22"/>
                <w:szCs w:val="22"/>
              </w:rPr>
            </w:pPr>
            <w:r w:rsidRPr="00295D20">
              <w:rPr>
                <w:sz w:val="22"/>
                <w:szCs w:val="22"/>
              </w:rPr>
              <w:t>Radio Buttons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Yes/No</w:t>
            </w:r>
          </w:p>
        </w:tc>
      </w:tr>
      <w:tr w:rsidR="00295D20" w:rsidRPr="00295D20" w:rsidTr="000C7770">
        <w:trPr>
          <w:trHeight w:val="1056"/>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If yes, did the business close?</w:t>
            </w:r>
          </w:p>
        </w:tc>
        <w:tc>
          <w:tcPr>
            <w:tcW w:w="1933" w:type="dxa"/>
            <w:vAlign w:val="center"/>
          </w:tcPr>
          <w:p w:rsidR="00DB379A" w:rsidRPr="00295D20" w:rsidRDefault="00DB379A" w:rsidP="00B03612">
            <w:pPr>
              <w:jc w:val="center"/>
              <w:rPr>
                <w:sz w:val="22"/>
                <w:szCs w:val="22"/>
              </w:rPr>
            </w:pPr>
            <w:r w:rsidRPr="00295D20">
              <w:rPr>
                <w:sz w:val="22"/>
                <w:szCs w:val="22"/>
              </w:rPr>
              <w:t>Radio Buttons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Yes/No</w:t>
            </w:r>
          </w:p>
        </w:tc>
      </w:tr>
      <w:tr w:rsidR="00295D20" w:rsidRPr="00295D20" w:rsidTr="000C7770">
        <w:trPr>
          <w:trHeight w:val="1193"/>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Month/Year (of business closure)</w:t>
            </w:r>
          </w:p>
        </w:tc>
        <w:tc>
          <w:tcPr>
            <w:tcW w:w="1933" w:type="dxa"/>
            <w:vAlign w:val="center"/>
          </w:tcPr>
          <w:p w:rsidR="00DB379A" w:rsidRPr="00295D20" w:rsidRDefault="00DB379A" w:rsidP="00B03612">
            <w:pPr>
              <w:jc w:val="center"/>
              <w:rPr>
                <w:sz w:val="22"/>
                <w:szCs w:val="22"/>
              </w:rPr>
            </w:pPr>
            <w:r w:rsidRPr="00295D20">
              <w:rPr>
                <w:sz w:val="22"/>
                <w:szCs w:val="22"/>
              </w:rPr>
              <w:t>Date</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MM/YYYY</w:t>
            </w:r>
          </w:p>
        </w:tc>
      </w:tr>
      <w:tr w:rsidR="00295D20" w:rsidRPr="00295D20" w:rsidTr="00295D20">
        <w:trPr>
          <w:trHeight w:val="470"/>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restart"/>
            <w:vAlign w:val="center"/>
          </w:tcPr>
          <w:p w:rsidR="00DB379A" w:rsidRPr="00295D20" w:rsidRDefault="00DB379A" w:rsidP="00B03612">
            <w:pPr>
              <w:jc w:val="center"/>
              <w:rPr>
                <w:sz w:val="22"/>
                <w:szCs w:val="22"/>
              </w:rPr>
            </w:pPr>
            <w:r w:rsidRPr="00295D20">
              <w:rPr>
                <w:sz w:val="22"/>
                <w:szCs w:val="22"/>
              </w:rPr>
              <w:t>Address Details</w:t>
            </w:r>
          </w:p>
        </w:tc>
        <w:tc>
          <w:tcPr>
            <w:tcW w:w="2493" w:type="dxa"/>
            <w:vAlign w:val="center"/>
          </w:tcPr>
          <w:p w:rsidR="00DB379A" w:rsidRPr="00295D20" w:rsidRDefault="00DB379A" w:rsidP="00B03612">
            <w:pPr>
              <w:jc w:val="center"/>
              <w:rPr>
                <w:sz w:val="22"/>
                <w:szCs w:val="22"/>
              </w:rPr>
            </w:pPr>
            <w:r w:rsidRPr="00295D20">
              <w:rPr>
                <w:sz w:val="22"/>
                <w:szCs w:val="22"/>
              </w:rPr>
              <w:t>Type Of Address</w:t>
            </w:r>
          </w:p>
        </w:tc>
        <w:tc>
          <w:tcPr>
            <w:tcW w:w="1933" w:type="dxa"/>
            <w:vAlign w:val="center"/>
          </w:tcPr>
          <w:p w:rsidR="00DB379A" w:rsidRPr="00295D20" w:rsidRDefault="00DB379A" w:rsidP="00B03612">
            <w:pPr>
              <w:jc w:val="center"/>
              <w:rPr>
                <w:sz w:val="22"/>
                <w:szCs w:val="22"/>
              </w:rPr>
            </w:pPr>
            <w:r w:rsidRPr="00295D20">
              <w:rPr>
                <w:sz w:val="22"/>
                <w:szCs w:val="22"/>
              </w:rPr>
              <w:t>Dropdown</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r w:rsidRPr="00295D20">
              <w:rPr>
                <w:sz w:val="22"/>
                <w:szCs w:val="22"/>
              </w:rPr>
              <w:t>Permanent, Communication, As per Aadhar card</w:t>
            </w:r>
          </w:p>
        </w:tc>
      </w:tr>
      <w:tr w:rsidR="00295D20" w:rsidRPr="00295D20" w:rsidTr="00295D20">
        <w:trPr>
          <w:trHeight w:val="534"/>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Care of</w:t>
            </w:r>
          </w:p>
        </w:tc>
        <w:tc>
          <w:tcPr>
            <w:tcW w:w="1933" w:type="dxa"/>
            <w:vAlign w:val="center"/>
          </w:tcPr>
          <w:p w:rsidR="00DB379A" w:rsidRPr="00295D20" w:rsidRDefault="00DB379A" w:rsidP="00B03612">
            <w:pPr>
              <w:jc w:val="center"/>
              <w:rPr>
                <w:sz w:val="22"/>
                <w:szCs w:val="22"/>
              </w:rPr>
            </w:pPr>
            <w:r w:rsidRPr="00295D20">
              <w:rPr>
                <w:sz w:val="22"/>
                <w:szCs w:val="22"/>
              </w:rPr>
              <w:t>Text</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295D20">
        <w:trPr>
          <w:trHeight w:val="414"/>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Building</w:t>
            </w:r>
          </w:p>
        </w:tc>
        <w:tc>
          <w:tcPr>
            <w:tcW w:w="1933" w:type="dxa"/>
            <w:vAlign w:val="center"/>
          </w:tcPr>
          <w:p w:rsidR="00DB379A" w:rsidRPr="00295D20" w:rsidRDefault="00DB379A" w:rsidP="00B03612">
            <w:pPr>
              <w:jc w:val="center"/>
              <w:rPr>
                <w:sz w:val="22"/>
                <w:szCs w:val="22"/>
              </w:rPr>
            </w:pPr>
            <w:r w:rsidRPr="00295D20">
              <w:rPr>
                <w:sz w:val="22"/>
                <w:szCs w:val="22"/>
              </w:rPr>
              <w:t>Alphanumeric, special characters</w:t>
            </w:r>
          </w:p>
        </w:tc>
        <w:tc>
          <w:tcPr>
            <w:tcW w:w="857" w:type="dxa"/>
            <w:vAlign w:val="center"/>
          </w:tcPr>
          <w:p w:rsidR="00DB379A" w:rsidRPr="00295D20" w:rsidRDefault="00DB379A" w:rsidP="00B03612">
            <w:pPr>
              <w:jc w:val="center"/>
              <w:rPr>
                <w:sz w:val="22"/>
                <w:szCs w:val="22"/>
              </w:rPr>
            </w:pPr>
            <w:r w:rsidRPr="00295D20">
              <w:rPr>
                <w:sz w:val="22"/>
                <w:szCs w:val="22"/>
              </w:rPr>
              <w:t>yes</w:t>
            </w: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295D20">
        <w:trPr>
          <w:trHeight w:val="308"/>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Street</w:t>
            </w:r>
          </w:p>
        </w:tc>
        <w:tc>
          <w:tcPr>
            <w:tcW w:w="1933" w:type="dxa"/>
          </w:tcPr>
          <w:p w:rsidR="00DB379A" w:rsidRPr="00295D20" w:rsidRDefault="00DB379A" w:rsidP="00B03612">
            <w:pPr>
              <w:jc w:val="center"/>
            </w:pPr>
            <w:r w:rsidRPr="00295D20">
              <w:rPr>
                <w:sz w:val="22"/>
                <w:szCs w:val="22"/>
              </w:rPr>
              <w:t>Alphanumeric, special characters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295D20">
        <w:trPr>
          <w:trHeight w:val="230"/>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Landmark</w:t>
            </w:r>
          </w:p>
        </w:tc>
        <w:tc>
          <w:tcPr>
            <w:tcW w:w="1933" w:type="dxa"/>
          </w:tcPr>
          <w:p w:rsidR="00DB379A" w:rsidRPr="00295D20" w:rsidRDefault="00DB379A" w:rsidP="00B03612">
            <w:pPr>
              <w:jc w:val="center"/>
            </w:pPr>
            <w:r w:rsidRPr="00295D20">
              <w:rPr>
                <w:sz w:val="22"/>
                <w:szCs w:val="22"/>
              </w:rPr>
              <w:t>Alphanumeric, special characters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295D20">
        <w:trPr>
          <w:trHeight w:val="422"/>
          <w:jc w:val="center"/>
        </w:trPr>
        <w:tc>
          <w:tcPr>
            <w:tcW w:w="955" w:type="dxa"/>
            <w:vMerge/>
            <w:textDirection w:val="btLr"/>
            <w:vAlign w:val="center"/>
          </w:tcPr>
          <w:p w:rsidR="00DB379A" w:rsidRPr="00295D20" w:rsidRDefault="00DB379A" w:rsidP="00B03612">
            <w:pPr>
              <w:ind w:left="113" w:right="113"/>
              <w:jc w:val="center"/>
              <w:rPr>
                <w:sz w:val="28"/>
                <w:szCs w:val="28"/>
              </w:rPr>
            </w:pPr>
          </w:p>
        </w:tc>
        <w:tc>
          <w:tcPr>
            <w:tcW w:w="999" w:type="dxa"/>
            <w:vMerge/>
            <w:textDirection w:val="btLr"/>
            <w:vAlign w:val="center"/>
          </w:tcPr>
          <w:p w:rsidR="00DB379A" w:rsidRPr="00295D20" w:rsidRDefault="00DB379A" w:rsidP="00B03612">
            <w:pPr>
              <w:ind w:left="113" w:right="113"/>
              <w:jc w:val="center"/>
              <w:rPr>
                <w:sz w:val="22"/>
                <w:szCs w:val="22"/>
              </w:rPr>
            </w:pPr>
          </w:p>
        </w:tc>
        <w:tc>
          <w:tcPr>
            <w:tcW w:w="2142" w:type="dxa"/>
            <w:vMerge/>
            <w:vAlign w:val="center"/>
          </w:tcPr>
          <w:p w:rsidR="00DB379A" w:rsidRPr="00295D20" w:rsidRDefault="00DB379A" w:rsidP="00B03612">
            <w:pPr>
              <w:jc w:val="center"/>
              <w:rPr>
                <w:sz w:val="22"/>
                <w:szCs w:val="22"/>
              </w:rPr>
            </w:pPr>
          </w:p>
        </w:tc>
        <w:tc>
          <w:tcPr>
            <w:tcW w:w="2493" w:type="dxa"/>
            <w:vAlign w:val="center"/>
          </w:tcPr>
          <w:p w:rsidR="00DB379A" w:rsidRPr="00295D20" w:rsidRDefault="00DB379A" w:rsidP="00B03612">
            <w:pPr>
              <w:jc w:val="center"/>
              <w:rPr>
                <w:sz w:val="22"/>
                <w:szCs w:val="22"/>
              </w:rPr>
            </w:pPr>
            <w:r w:rsidRPr="00295D20">
              <w:rPr>
                <w:sz w:val="22"/>
                <w:szCs w:val="22"/>
              </w:rPr>
              <w:t>Locality</w:t>
            </w:r>
          </w:p>
        </w:tc>
        <w:tc>
          <w:tcPr>
            <w:tcW w:w="1933" w:type="dxa"/>
          </w:tcPr>
          <w:p w:rsidR="00DB379A" w:rsidRPr="00295D20" w:rsidRDefault="00DB379A" w:rsidP="00B03612">
            <w:pPr>
              <w:jc w:val="center"/>
            </w:pPr>
            <w:r w:rsidRPr="00295D20">
              <w:rPr>
                <w:sz w:val="22"/>
                <w:szCs w:val="22"/>
              </w:rPr>
              <w:t>Alphanumeric, special characters</w:t>
            </w:r>
          </w:p>
        </w:tc>
        <w:tc>
          <w:tcPr>
            <w:tcW w:w="857" w:type="dxa"/>
            <w:vAlign w:val="center"/>
          </w:tcPr>
          <w:p w:rsidR="00DB379A" w:rsidRPr="00295D20" w:rsidRDefault="00DB379A" w:rsidP="00B03612">
            <w:pPr>
              <w:jc w:val="center"/>
              <w:rPr>
                <w:sz w:val="22"/>
                <w:szCs w:val="22"/>
              </w:rPr>
            </w:pPr>
          </w:p>
        </w:tc>
        <w:tc>
          <w:tcPr>
            <w:tcW w:w="1302" w:type="dxa"/>
            <w:vAlign w:val="center"/>
          </w:tcPr>
          <w:p w:rsidR="00DB379A" w:rsidRPr="00295D20" w:rsidRDefault="00DB379A" w:rsidP="00B03612">
            <w:pPr>
              <w:jc w:val="center"/>
              <w:rPr>
                <w:sz w:val="22"/>
                <w:szCs w:val="22"/>
              </w:rPr>
            </w:pPr>
          </w:p>
        </w:tc>
        <w:tc>
          <w:tcPr>
            <w:tcW w:w="3597" w:type="dxa"/>
            <w:vAlign w:val="center"/>
          </w:tcPr>
          <w:p w:rsidR="00DB379A" w:rsidRPr="00295D20" w:rsidRDefault="00DB379A" w:rsidP="00B03612">
            <w:pPr>
              <w:jc w:val="center"/>
              <w:rPr>
                <w:sz w:val="22"/>
                <w:szCs w:val="22"/>
              </w:rPr>
            </w:pPr>
          </w:p>
        </w:tc>
      </w:tr>
      <w:tr w:rsidR="00295D20" w:rsidRPr="00295D20" w:rsidTr="00295D20">
        <w:trPr>
          <w:trHeight w:val="47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0D4DE1">
            <w:pPr>
              <w:jc w:val="center"/>
              <w:rPr>
                <w:sz w:val="22"/>
                <w:szCs w:val="22"/>
              </w:rPr>
            </w:pPr>
            <w:r w:rsidRPr="00295D20">
              <w:rPr>
                <w:sz w:val="22"/>
                <w:szCs w:val="22"/>
              </w:rPr>
              <w:t>Pincode</w:t>
            </w:r>
          </w:p>
        </w:tc>
        <w:tc>
          <w:tcPr>
            <w:tcW w:w="1933" w:type="dxa"/>
            <w:vAlign w:val="center"/>
          </w:tcPr>
          <w:p w:rsidR="00AD5F43" w:rsidRPr="00295D20" w:rsidRDefault="00AD5F43" w:rsidP="000D4DE1">
            <w:pPr>
              <w:jc w:val="center"/>
              <w:rPr>
                <w:sz w:val="22"/>
                <w:szCs w:val="22"/>
              </w:rPr>
            </w:pPr>
            <w:r w:rsidRPr="00295D20">
              <w:rPr>
                <w:sz w:val="22"/>
                <w:szCs w:val="22"/>
              </w:rPr>
              <w:t>Numeric</w:t>
            </w:r>
          </w:p>
        </w:tc>
        <w:tc>
          <w:tcPr>
            <w:tcW w:w="857" w:type="dxa"/>
          </w:tcPr>
          <w:p w:rsidR="00AD5F43" w:rsidRPr="00295D20" w:rsidRDefault="00AD5F43" w:rsidP="000D4DE1">
            <w:pPr>
              <w:jc w:val="cente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ins w:id="52" w:author="Namita Sivasankaran" w:date="2016-11-10T14:58:00Z">
              <w:r w:rsidRPr="00295D20">
                <w:rPr>
                  <w:sz w:val="22"/>
                  <w:szCs w:val="22"/>
                </w:rPr>
                <w:t>Provide search option with Pincode master</w:t>
              </w:r>
            </w:ins>
          </w:p>
        </w:tc>
      </w:tr>
      <w:tr w:rsidR="00295D20" w:rsidRPr="00295D20" w:rsidTr="000C7770">
        <w:trPr>
          <w:trHeight w:val="436"/>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Village/Town/City</w:t>
            </w:r>
          </w:p>
        </w:tc>
        <w:tc>
          <w:tcPr>
            <w:tcW w:w="1933" w:type="dxa"/>
            <w:vAlign w:val="center"/>
          </w:tcPr>
          <w:p w:rsidR="00AD5F43" w:rsidRPr="00295D20" w:rsidRDefault="00AD5F43" w:rsidP="00B03612">
            <w:pPr>
              <w:jc w:val="center"/>
              <w:rPr>
                <w:sz w:val="22"/>
                <w:szCs w:val="22"/>
              </w:rPr>
            </w:pPr>
            <w:r w:rsidRPr="00295D20">
              <w:rPr>
                <w:sz w:val="22"/>
                <w:szCs w:val="22"/>
              </w:rPr>
              <w:t>Text</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ins w:id="53" w:author="Namita Sivasankaran" w:date="2016-11-10T14:58:00Z">
              <w:r w:rsidRPr="00295D20">
                <w:rPr>
                  <w:sz w:val="22"/>
                  <w:szCs w:val="22"/>
                </w:rPr>
                <w:t>Auto-populate from Pincode master</w:t>
              </w:r>
            </w:ins>
          </w:p>
        </w:tc>
      </w:tr>
      <w:tr w:rsidR="00295D20" w:rsidRPr="00295D20" w:rsidTr="000C7770">
        <w:trPr>
          <w:trHeight w:val="44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District</w:t>
            </w:r>
          </w:p>
        </w:tc>
        <w:tc>
          <w:tcPr>
            <w:tcW w:w="1933" w:type="dxa"/>
            <w:vAlign w:val="center"/>
          </w:tcPr>
          <w:p w:rsidR="00AD5F43" w:rsidRPr="00295D20" w:rsidRDefault="00AD5F43" w:rsidP="00B03612">
            <w:pPr>
              <w:jc w:val="center"/>
              <w:rPr>
                <w:sz w:val="22"/>
                <w:szCs w:val="22"/>
              </w:rPr>
            </w:pPr>
            <w:r w:rsidRPr="00295D20">
              <w:rPr>
                <w:sz w:val="22"/>
                <w:szCs w:val="22"/>
              </w:rPr>
              <w:t>Text</w:t>
            </w:r>
          </w:p>
        </w:tc>
        <w:tc>
          <w:tcPr>
            <w:tcW w:w="857" w:type="dxa"/>
          </w:tcPr>
          <w:p w:rsidR="00AD5F43" w:rsidRPr="00295D20" w:rsidRDefault="00AD5F43" w:rsidP="00B03612">
            <w:pPr>
              <w:jc w:val="cente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ins w:id="54" w:author="Namita Sivasankaran" w:date="2016-11-10T14:58:00Z">
              <w:r w:rsidRPr="00295D20">
                <w:rPr>
                  <w:sz w:val="22"/>
                  <w:szCs w:val="22"/>
                </w:rPr>
                <w:t>Auto-populate from Pincode master</w:t>
              </w:r>
            </w:ins>
          </w:p>
        </w:tc>
      </w:tr>
      <w:tr w:rsidR="00295D20" w:rsidRPr="00295D20" w:rsidTr="000C7770">
        <w:trPr>
          <w:trHeight w:val="433"/>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State</w:t>
            </w:r>
          </w:p>
        </w:tc>
        <w:tc>
          <w:tcPr>
            <w:tcW w:w="1933" w:type="dxa"/>
            <w:vAlign w:val="center"/>
          </w:tcPr>
          <w:p w:rsidR="00AD5F43" w:rsidRPr="00295D20" w:rsidRDefault="00AD5F43" w:rsidP="00B03612">
            <w:pPr>
              <w:jc w:val="center"/>
              <w:rPr>
                <w:sz w:val="22"/>
                <w:szCs w:val="22"/>
              </w:rPr>
            </w:pPr>
            <w:r w:rsidRPr="00295D20">
              <w:rPr>
                <w:sz w:val="22"/>
                <w:szCs w:val="22"/>
              </w:rPr>
              <w:t>Text</w:t>
            </w:r>
          </w:p>
        </w:tc>
        <w:tc>
          <w:tcPr>
            <w:tcW w:w="857" w:type="dxa"/>
          </w:tcPr>
          <w:p w:rsidR="00AD5F43" w:rsidRPr="00295D20" w:rsidRDefault="00AD5F43" w:rsidP="00B03612">
            <w:pPr>
              <w:jc w:val="cente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rPr>
                <w:sz w:val="22"/>
                <w:szCs w:val="22"/>
              </w:rPr>
            </w:pPr>
            <w:ins w:id="55" w:author="Namita Sivasankaran" w:date="2016-11-10T14:58:00Z">
              <w:r w:rsidRPr="00295D20">
                <w:rPr>
                  <w:sz w:val="22"/>
                  <w:szCs w:val="22"/>
                </w:rPr>
                <w:t>Auto-populate from Pincode master</w:t>
              </w:r>
            </w:ins>
          </w:p>
        </w:tc>
      </w:tr>
      <w:tr w:rsidR="00295D20" w:rsidRPr="00295D20" w:rsidTr="00295D20">
        <w:trPr>
          <w:trHeight w:val="33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Country</w:t>
            </w:r>
          </w:p>
        </w:tc>
        <w:tc>
          <w:tcPr>
            <w:tcW w:w="1933" w:type="dxa"/>
            <w:vAlign w:val="center"/>
          </w:tcPr>
          <w:p w:rsidR="00AD5F43" w:rsidRPr="00295D20" w:rsidRDefault="00AD5F43" w:rsidP="00B03612">
            <w:pPr>
              <w:jc w:val="center"/>
              <w:rPr>
                <w:sz w:val="22"/>
                <w:szCs w:val="22"/>
              </w:rPr>
            </w:pPr>
            <w:r w:rsidRPr="00295D20">
              <w:rPr>
                <w:sz w:val="22"/>
                <w:szCs w:val="22"/>
              </w:rPr>
              <w:t>Text</w:t>
            </w:r>
          </w:p>
        </w:tc>
        <w:tc>
          <w:tcPr>
            <w:tcW w:w="857" w:type="dxa"/>
          </w:tcPr>
          <w:p w:rsidR="00AD5F43" w:rsidRPr="00295D20" w:rsidRDefault="00AD5F43" w:rsidP="00B03612">
            <w:pPr>
              <w:jc w:val="cente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rPr>
                <w:sz w:val="22"/>
                <w:szCs w:val="22"/>
              </w:rPr>
            </w:pPr>
            <w:ins w:id="56" w:author="Namita Sivasankaran" w:date="2016-11-10T14:58:00Z">
              <w:r w:rsidRPr="00295D20">
                <w:rPr>
                  <w:sz w:val="22"/>
                  <w:szCs w:val="22"/>
                </w:rPr>
                <w:t>Auto-populate from Pincode master</w:t>
              </w:r>
            </w:ins>
          </w:p>
        </w:tc>
      </w:tr>
      <w:tr w:rsidR="00295D20" w:rsidRPr="00295D20" w:rsidTr="00295D20">
        <w:trPr>
          <w:trHeight w:val="273"/>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Location</w:t>
            </w:r>
          </w:p>
        </w:tc>
        <w:tc>
          <w:tcPr>
            <w:tcW w:w="1933" w:type="dxa"/>
            <w:vAlign w:val="center"/>
          </w:tcPr>
          <w:p w:rsidR="00AD5F43" w:rsidRPr="00295D20" w:rsidRDefault="00AD5F43" w:rsidP="00B03612">
            <w:pPr>
              <w:jc w:val="center"/>
              <w:rPr>
                <w:sz w:val="22"/>
                <w:szCs w:val="22"/>
              </w:rPr>
            </w:pPr>
            <w:r w:rsidRPr="00295D20">
              <w:rPr>
                <w:sz w:val="22"/>
                <w:szCs w:val="22"/>
              </w:rPr>
              <w:t>GPS Coordinates</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del w:id="57" w:author="Namita Sivasankaran" w:date="2016-11-10T14:58:00Z">
              <w:r w:rsidRPr="00295D20" w:rsidDel="00AD5F43">
                <w:rPr>
                  <w:sz w:val="22"/>
                  <w:szCs w:val="22"/>
                </w:rPr>
                <w:delText>Yes</w:delText>
              </w:r>
            </w:del>
          </w:p>
        </w:tc>
        <w:tc>
          <w:tcPr>
            <w:tcW w:w="3597" w:type="dxa"/>
            <w:vAlign w:val="center"/>
          </w:tcPr>
          <w:p w:rsidR="00AD5F43" w:rsidRPr="00295D20" w:rsidRDefault="00AD5F43" w:rsidP="00B03612">
            <w:pPr>
              <w:jc w:val="center"/>
              <w:rPr>
                <w:sz w:val="22"/>
                <w:szCs w:val="22"/>
              </w:rPr>
            </w:pPr>
          </w:p>
        </w:tc>
      </w:tr>
      <w:tr w:rsidR="00295D20" w:rsidRPr="00295D20" w:rsidTr="00295D20">
        <w:trPr>
          <w:trHeight w:val="70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Is the Communication Address same as the Aadhar Card address?</w:t>
            </w:r>
          </w:p>
        </w:tc>
        <w:tc>
          <w:tcPr>
            <w:tcW w:w="1933" w:type="dxa"/>
            <w:vAlign w:val="center"/>
          </w:tcPr>
          <w:p w:rsidR="00AD5F43" w:rsidRPr="00295D20" w:rsidRDefault="00AD5F43" w:rsidP="00B03612">
            <w:pPr>
              <w:jc w:val="center"/>
              <w:rPr>
                <w:sz w:val="22"/>
                <w:szCs w:val="22"/>
              </w:rPr>
            </w:pPr>
            <w:r w:rsidRPr="00295D20">
              <w:rPr>
                <w:sz w:val="22"/>
                <w:szCs w:val="22"/>
              </w:rPr>
              <w:t>Radio Buttons</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Yes/No</w:t>
            </w:r>
          </w:p>
        </w:tc>
      </w:tr>
      <w:tr w:rsidR="00295D20" w:rsidRPr="00295D20" w:rsidTr="00295D20">
        <w:trPr>
          <w:trHeight w:val="494"/>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Line 1</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Populate if communication address different from Aadhar card</w:t>
            </w:r>
          </w:p>
        </w:tc>
      </w:tr>
      <w:tr w:rsidR="00295D20" w:rsidRPr="00295D20" w:rsidTr="000C7770">
        <w:trPr>
          <w:trHeight w:val="50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Line 2</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Populate if communication address different from Aadhar card</w:t>
            </w:r>
          </w:p>
        </w:tc>
      </w:tr>
      <w:tr w:rsidR="00295D20" w:rsidRPr="00295D20" w:rsidTr="000C7770">
        <w:trPr>
          <w:trHeight w:val="456"/>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Area</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Populate if communication address different from Aadhar card</w:t>
            </w:r>
          </w:p>
        </w:tc>
      </w:tr>
      <w:tr w:rsidR="00295D20" w:rsidRPr="00295D20" w:rsidTr="00295D20">
        <w:trPr>
          <w:trHeight w:val="52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Land Mark</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Populate if communication address different from Aadhar card</w:t>
            </w:r>
          </w:p>
        </w:tc>
      </w:tr>
      <w:tr w:rsidR="00295D20" w:rsidRPr="00295D20" w:rsidTr="00295D20">
        <w:trPr>
          <w:trHeight w:val="46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Pincode</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Populate if communication address different from Aadhar card</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State</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Auto populated based on Pincode; Populate if communication address different from Aadhar card</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restart"/>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District</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Auto populated based on Pincode; Populate if communication address different from Aadhar card</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City/Town/Village</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sidP="00B03612">
            <w:pPr>
              <w:jc w:val="center"/>
            </w:pPr>
            <w:r w:rsidRPr="00295D20">
              <w:rPr>
                <w:sz w:val="22"/>
                <w:szCs w:val="22"/>
              </w:rPr>
              <w:t>Auto populated based on Pincode; Populate if communication address different from Aadhar card</w:t>
            </w:r>
          </w:p>
        </w:tc>
      </w:tr>
      <w:tr w:rsidR="00295D20" w:rsidRPr="00295D20" w:rsidTr="00295D20">
        <w:trPr>
          <w:trHeight w:val="236"/>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Landline Number</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295D20">
        <w:trPr>
          <w:trHeight w:val="254"/>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Ownership</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Owned, rented, Lease</w:t>
            </w:r>
          </w:p>
        </w:tc>
      </w:tr>
      <w:tr w:rsidR="00295D20" w:rsidRPr="00295D20" w:rsidTr="00295D20">
        <w:trPr>
          <w:trHeight w:val="480"/>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How many years are you living in present Area?</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Less than 1 year, 1 to 3 years, 4 to 6 years, 6 to 10 years, greater than 10 years</w:t>
            </w:r>
          </w:p>
        </w:tc>
      </w:tr>
      <w:tr w:rsidR="00295D20" w:rsidRPr="00295D20" w:rsidTr="00295D20">
        <w:trPr>
          <w:trHeight w:val="937"/>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How many years are you living in current Address?</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Less than 1 year, 1 to 3 years, 4 to 6 years, 6 to 10 years, greater than 10 years</w:t>
            </w:r>
          </w:p>
        </w:tc>
      </w:tr>
      <w:tr w:rsidR="00295D20" w:rsidRPr="00295D20" w:rsidTr="00295D20">
        <w:trPr>
          <w:trHeight w:val="101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 xml:space="preserve">Is the Communication </w:t>
            </w:r>
            <w:proofErr w:type="gramStart"/>
            <w:r w:rsidRPr="00295D20">
              <w:rPr>
                <w:sz w:val="22"/>
                <w:szCs w:val="22"/>
              </w:rPr>
              <w:t>Address</w:t>
            </w:r>
            <w:proofErr w:type="gramEnd"/>
            <w:r w:rsidRPr="00295D20">
              <w:rPr>
                <w:sz w:val="22"/>
                <w:szCs w:val="22"/>
              </w:rPr>
              <w:t xml:space="preserve"> same as Permanent Address?</w:t>
            </w:r>
          </w:p>
        </w:tc>
        <w:tc>
          <w:tcPr>
            <w:tcW w:w="1933" w:type="dxa"/>
            <w:vAlign w:val="center"/>
          </w:tcPr>
          <w:p w:rsidR="00AD5F43" w:rsidRPr="00295D20" w:rsidRDefault="00AD5F43" w:rsidP="00B03612">
            <w:pPr>
              <w:jc w:val="center"/>
              <w:rPr>
                <w:sz w:val="22"/>
                <w:szCs w:val="22"/>
              </w:rPr>
            </w:pPr>
            <w:r w:rsidRPr="00295D20">
              <w:rPr>
                <w:sz w:val="22"/>
                <w:szCs w:val="22"/>
              </w:rPr>
              <w:t>Radio Buttons</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r w:rsidRPr="00295D20">
              <w:rPr>
                <w:sz w:val="22"/>
                <w:szCs w:val="22"/>
              </w:rPr>
              <w:t>Yes/No- If no, populate same fields to capture permanent Address</w:t>
            </w:r>
          </w:p>
        </w:tc>
      </w:tr>
      <w:tr w:rsidR="00295D20" w:rsidRPr="00295D20" w:rsidTr="00295D20">
        <w:trPr>
          <w:trHeight w:val="552"/>
          <w:jc w:val="center"/>
        </w:trPr>
        <w:tc>
          <w:tcPr>
            <w:tcW w:w="14278" w:type="dxa"/>
            <w:gridSpan w:val="8"/>
            <w:vAlign w:val="center"/>
          </w:tcPr>
          <w:p w:rsidR="00AD5F43" w:rsidRPr="00295D20" w:rsidRDefault="00AD5F43" w:rsidP="00B03612">
            <w:pPr>
              <w:jc w:val="center"/>
              <w:rPr>
                <w:sz w:val="22"/>
                <w:szCs w:val="22"/>
              </w:rPr>
            </w:pPr>
            <w:r w:rsidRPr="00295D20">
              <w:rPr>
                <w:b/>
                <w:sz w:val="22"/>
                <w:szCs w:val="22"/>
              </w:rPr>
              <w:t>Add button- in case there are more than one guarantor</w:t>
            </w:r>
          </w:p>
        </w:tc>
      </w:tr>
      <w:tr w:rsidR="00295D20" w:rsidRPr="00295D20" w:rsidTr="000C7770">
        <w:trPr>
          <w:trHeight w:val="352"/>
          <w:jc w:val="center"/>
        </w:trPr>
        <w:tc>
          <w:tcPr>
            <w:tcW w:w="955" w:type="dxa"/>
            <w:vMerge w:val="restart"/>
            <w:textDirection w:val="btLr"/>
            <w:vAlign w:val="center"/>
          </w:tcPr>
          <w:p w:rsidR="00AD5F43" w:rsidRPr="00295D20" w:rsidRDefault="00AD5F43" w:rsidP="00B03612">
            <w:pPr>
              <w:ind w:left="113" w:right="113"/>
              <w:jc w:val="center"/>
              <w:rPr>
                <w:sz w:val="28"/>
                <w:szCs w:val="28"/>
              </w:rPr>
            </w:pPr>
            <w:r w:rsidRPr="00295D20">
              <w:rPr>
                <w:sz w:val="28"/>
                <w:szCs w:val="28"/>
              </w:rPr>
              <w:lastRenderedPageBreak/>
              <w:t>BUSINESS</w:t>
            </w:r>
          </w:p>
        </w:tc>
        <w:tc>
          <w:tcPr>
            <w:tcW w:w="999" w:type="dxa"/>
            <w:vMerge w:val="restart"/>
            <w:textDirection w:val="btLr"/>
            <w:vAlign w:val="center"/>
          </w:tcPr>
          <w:p w:rsidR="00AD5F43" w:rsidRPr="00295D20" w:rsidRDefault="00AD5F43" w:rsidP="00B03612">
            <w:pPr>
              <w:ind w:left="113" w:right="113"/>
              <w:jc w:val="center"/>
              <w:rPr>
                <w:sz w:val="22"/>
                <w:szCs w:val="22"/>
              </w:rPr>
            </w:pPr>
            <w:r w:rsidRPr="00295D20">
              <w:rPr>
                <w:sz w:val="22"/>
                <w:szCs w:val="22"/>
              </w:rPr>
              <w:t>Business Profile</w:t>
            </w:r>
          </w:p>
        </w:tc>
        <w:tc>
          <w:tcPr>
            <w:tcW w:w="2142" w:type="dxa"/>
            <w:vMerge w:val="restart"/>
            <w:vAlign w:val="center"/>
          </w:tcPr>
          <w:p w:rsidR="00AD5F43" w:rsidRPr="00295D20" w:rsidRDefault="00AD5F43" w:rsidP="00B03612">
            <w:pPr>
              <w:jc w:val="center"/>
              <w:rPr>
                <w:sz w:val="22"/>
                <w:szCs w:val="22"/>
              </w:rPr>
            </w:pPr>
            <w:r w:rsidRPr="00295D20">
              <w:rPr>
                <w:sz w:val="22"/>
                <w:szCs w:val="22"/>
              </w:rPr>
              <w:t>Business Details</w:t>
            </w: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Referred by</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Cold Call, Existing Customer Reference, Referral Partner</w:t>
            </w:r>
          </w:p>
        </w:tc>
      </w:tr>
      <w:tr w:rsidR="00295D20" w:rsidRPr="00295D20" w:rsidTr="000C7770">
        <w:trPr>
          <w:trHeight w:val="595"/>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Referred Name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Text</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 xml:space="preserve">Yes </w:t>
            </w:r>
          </w:p>
          <w:p w:rsidR="00AD5F43" w:rsidRPr="00295D20" w:rsidRDefault="00AD5F43" w:rsidP="00B03612">
            <w:pPr>
              <w:spacing w:line="276" w:lineRule="auto"/>
              <w:jc w:val="center"/>
              <w:rPr>
                <w:sz w:val="22"/>
                <w:szCs w:val="22"/>
              </w:rPr>
            </w:pPr>
            <w:r w:rsidRPr="00295D20">
              <w:rPr>
                <w:sz w:val="22"/>
                <w:szCs w:val="22"/>
              </w:rPr>
              <w:t>(Based on dropdown)</w:t>
            </w: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If it is cold call then referred name column should not show</w:t>
            </w:r>
          </w:p>
        </w:tc>
      </w:tr>
      <w:tr w:rsidR="00295D20" w:rsidRPr="00295D20" w:rsidTr="000C7770">
        <w:trPr>
          <w:trHeight w:val="34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Name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Auto populated &amp; Editable</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auto populated from lead - but editable</w:t>
            </w:r>
          </w:p>
        </w:tc>
      </w:tr>
      <w:tr w:rsidR="00295D20" w:rsidRPr="00295D20" w:rsidTr="000C7770">
        <w:trPr>
          <w:trHeight w:val="51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type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Manufacturing, Trading, Services</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Activity</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Job Work, Sales, Retail, Wholesale, B2B, B2C</w:t>
            </w:r>
          </w:p>
        </w:tc>
      </w:tr>
      <w:tr w:rsidR="00295D20" w:rsidRPr="00295D20" w:rsidTr="000C7770">
        <w:trPr>
          <w:trHeight w:val="686"/>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Sector</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Refer to another table attached below</w:t>
            </w:r>
          </w:p>
        </w:tc>
      </w:tr>
      <w:tr w:rsidR="00295D20" w:rsidRPr="00295D20" w:rsidTr="000C7770">
        <w:trPr>
          <w:trHeight w:val="60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Sub sector</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Refer to another table attached below</w:t>
            </w:r>
          </w:p>
        </w:tc>
      </w:tr>
      <w:tr w:rsidR="00295D20" w:rsidRPr="00295D20" w:rsidTr="000C7770">
        <w:trPr>
          <w:trHeight w:val="610"/>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ITR available?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 xml:space="preserve">Radio Buttons </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Yes/No</w:t>
            </w:r>
          </w:p>
        </w:tc>
      </w:tr>
      <w:tr w:rsidR="00295D20" w:rsidRPr="00295D20" w:rsidTr="000C7770">
        <w:trPr>
          <w:trHeight w:val="745"/>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Operating since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Date</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MM/YYYY</w:t>
            </w:r>
          </w:p>
        </w:tc>
      </w:tr>
      <w:tr w:rsidR="00295D20" w:rsidRPr="00295D20" w:rsidTr="000C7770">
        <w:trPr>
          <w:trHeight w:val="897"/>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Is the Business Registered?</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Radio Buttons</w:t>
            </w:r>
          </w:p>
        </w:tc>
        <w:tc>
          <w:tcPr>
            <w:tcW w:w="85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Yes/No</w:t>
            </w:r>
          </w:p>
        </w:tc>
      </w:tr>
      <w:tr w:rsidR="00295D20" w:rsidRPr="00295D20" w:rsidTr="000C7770">
        <w:trPr>
          <w:trHeight w:val="185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Registration Type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 xml:space="preserve">Tin, SSL No, VAT No, Business Pan Card No, Service Tax No, DIC, MSME, S&amp;E, PAN (Mandatory if PVT LTD) </w:t>
            </w:r>
          </w:p>
          <w:p w:rsidR="00AD5F43" w:rsidRPr="00295D20" w:rsidRDefault="00AD5F43" w:rsidP="00B03612">
            <w:pPr>
              <w:spacing w:line="276" w:lineRule="auto"/>
              <w:jc w:val="center"/>
              <w:rPr>
                <w:sz w:val="22"/>
                <w:szCs w:val="22"/>
              </w:rPr>
            </w:pPr>
            <w:r w:rsidRPr="00295D20">
              <w:rPr>
                <w:sz w:val="22"/>
                <w:szCs w:val="22"/>
              </w:rPr>
              <w:t xml:space="preserve"> (If business registered is yes)</w:t>
            </w:r>
          </w:p>
        </w:tc>
      </w:tr>
      <w:tr w:rsidR="00295D20" w:rsidRPr="00295D20" w:rsidTr="00295D20">
        <w:trPr>
          <w:trHeight w:val="62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Registration Proof No</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Alphanumeric</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shd w:val="clear" w:color="auto" w:fill="auto"/>
            <w:vAlign w:val="center"/>
          </w:tcPr>
          <w:p w:rsidR="00AD5F43" w:rsidRPr="00295D20" w:rsidRDefault="00AD5F43" w:rsidP="00B03612">
            <w:pPr>
              <w:spacing w:line="276" w:lineRule="auto"/>
              <w:jc w:val="center"/>
              <w:rPr>
                <w:szCs w:val="22"/>
              </w:rPr>
            </w:pPr>
            <w:r w:rsidRPr="00295D20">
              <w:rPr>
                <w:szCs w:val="22"/>
              </w:rPr>
              <w:t>(If business registered is yes)</w:t>
            </w:r>
          </w:p>
        </w:tc>
      </w:tr>
      <w:tr w:rsidR="00295D20" w:rsidRPr="00295D20" w:rsidTr="00295D20">
        <w:trPr>
          <w:trHeight w:val="560"/>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Business Registration Date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Date</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shd w:val="clear" w:color="auto" w:fill="auto"/>
            <w:vAlign w:val="center"/>
          </w:tcPr>
          <w:p w:rsidR="00AD5F43" w:rsidRPr="00295D20" w:rsidRDefault="00AD5F43" w:rsidP="00B03612">
            <w:pPr>
              <w:spacing w:line="276" w:lineRule="auto"/>
              <w:jc w:val="center"/>
              <w:rPr>
                <w:szCs w:val="22"/>
              </w:rPr>
            </w:pPr>
            <w:r w:rsidRPr="00295D20">
              <w:rPr>
                <w:szCs w:val="22"/>
              </w:rPr>
              <w:t>(If business registered is yes)</w:t>
            </w:r>
          </w:p>
        </w:tc>
      </w:tr>
      <w:tr w:rsidR="00295D20" w:rsidRPr="00295D20" w:rsidTr="00295D20">
        <w:trPr>
          <w:trHeight w:val="667"/>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Valid up to</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Date</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shd w:val="clear" w:color="auto" w:fill="auto"/>
            <w:vAlign w:val="center"/>
          </w:tcPr>
          <w:p w:rsidR="00AD5F43" w:rsidRPr="00295D20" w:rsidRDefault="00AD5F43" w:rsidP="00B03612">
            <w:pPr>
              <w:spacing w:line="276" w:lineRule="auto"/>
              <w:jc w:val="center"/>
              <w:rPr>
                <w:szCs w:val="22"/>
              </w:rPr>
            </w:pPr>
            <w:r w:rsidRPr="00295D20">
              <w:rPr>
                <w:szCs w:val="22"/>
              </w:rPr>
              <w:t>Depending on the ID type ((If business registered is yes))</w:t>
            </w:r>
          </w:p>
        </w:tc>
      </w:tr>
      <w:tr w:rsidR="00295D20" w:rsidRPr="00295D20" w:rsidTr="00295D20">
        <w:trPr>
          <w:trHeight w:val="13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Document Capture</w:t>
            </w:r>
          </w:p>
        </w:tc>
        <w:tc>
          <w:tcPr>
            <w:tcW w:w="1933"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Upload</w:t>
            </w: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shd w:val="clear" w:color="auto" w:fill="auto"/>
            <w:vAlign w:val="center"/>
          </w:tcPr>
          <w:p w:rsidR="00AD5F43" w:rsidRPr="00295D20" w:rsidRDefault="00AD5F43" w:rsidP="00B03612">
            <w:pPr>
              <w:spacing w:line="276" w:lineRule="auto"/>
              <w:jc w:val="center"/>
              <w:rPr>
                <w:szCs w:val="22"/>
              </w:rPr>
            </w:pPr>
            <w:r w:rsidRPr="00295D20">
              <w:rPr>
                <w:szCs w:val="22"/>
              </w:rPr>
              <w:t>(If business registered is yes)</w:t>
            </w:r>
          </w:p>
        </w:tc>
      </w:tr>
      <w:tr w:rsidR="00295D20" w:rsidRPr="00295D20" w:rsidTr="000C7770">
        <w:trPr>
          <w:trHeight w:val="1047"/>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auto"/>
            <w:vAlign w:val="center"/>
          </w:tcPr>
          <w:p w:rsidR="00AD5F43" w:rsidRPr="00295D20" w:rsidRDefault="00AD5F43" w:rsidP="00B03612">
            <w:pPr>
              <w:spacing w:line="276" w:lineRule="auto"/>
              <w:jc w:val="center"/>
              <w:rPr>
                <w:b/>
                <w:bCs/>
                <w:sz w:val="22"/>
                <w:szCs w:val="22"/>
              </w:rPr>
            </w:pPr>
            <w:r w:rsidRPr="00295D20">
              <w:rPr>
                <w:b/>
                <w:bCs/>
                <w:sz w:val="22"/>
                <w:szCs w:val="22"/>
              </w:rPr>
              <w:t>Add Business Registration Type button</w:t>
            </w:r>
          </w:p>
        </w:tc>
        <w:tc>
          <w:tcPr>
            <w:tcW w:w="1933" w:type="dxa"/>
            <w:shd w:val="clear" w:color="auto" w:fill="auto"/>
            <w:vAlign w:val="center"/>
          </w:tcPr>
          <w:p w:rsidR="00AD5F43" w:rsidRPr="00295D20" w:rsidRDefault="00AD5F43" w:rsidP="00B03612">
            <w:pPr>
              <w:spacing w:line="276" w:lineRule="auto"/>
              <w:jc w:val="center"/>
              <w:rPr>
                <w:sz w:val="22"/>
                <w:szCs w:val="22"/>
              </w:rPr>
            </w:pPr>
          </w:p>
        </w:tc>
        <w:tc>
          <w:tcPr>
            <w:tcW w:w="857" w:type="dxa"/>
            <w:shd w:val="clear" w:color="auto" w:fill="auto"/>
            <w:vAlign w:val="center"/>
          </w:tcPr>
          <w:p w:rsidR="00AD5F43" w:rsidRPr="00295D20" w:rsidRDefault="00AD5F43" w:rsidP="00B03612">
            <w:pPr>
              <w:spacing w:line="276" w:lineRule="auto"/>
              <w:jc w:val="center"/>
              <w:rPr>
                <w:sz w:val="22"/>
                <w:szCs w:val="22"/>
              </w:rPr>
            </w:pPr>
          </w:p>
        </w:tc>
        <w:tc>
          <w:tcPr>
            <w:tcW w:w="1302" w:type="dxa"/>
            <w:shd w:val="clear" w:color="auto" w:fill="auto"/>
            <w:vAlign w:val="center"/>
          </w:tcPr>
          <w:p w:rsidR="00AD5F43" w:rsidRPr="00295D20" w:rsidRDefault="00AD5F43" w:rsidP="00B03612">
            <w:pPr>
              <w:spacing w:line="276" w:lineRule="auto"/>
              <w:jc w:val="center"/>
              <w:rPr>
                <w:sz w:val="22"/>
                <w:szCs w:val="22"/>
              </w:rPr>
            </w:pPr>
          </w:p>
        </w:tc>
        <w:tc>
          <w:tcPr>
            <w:tcW w:w="3597" w:type="dxa"/>
            <w:shd w:val="clear" w:color="auto" w:fill="auto"/>
            <w:vAlign w:val="center"/>
          </w:tcPr>
          <w:p w:rsidR="00AD5F43" w:rsidRPr="00295D20" w:rsidRDefault="00AD5F43" w:rsidP="00B03612">
            <w:pPr>
              <w:spacing w:line="276" w:lineRule="auto"/>
              <w:jc w:val="center"/>
              <w:rPr>
                <w:szCs w:val="22"/>
              </w:rPr>
            </w:pPr>
            <w:r w:rsidRPr="00295D20">
              <w:rPr>
                <w:szCs w:val="22"/>
              </w:rPr>
              <w:t>On click show Business Registration Type, Business registration Proof No, Business Registration Date, Valid up to and Document Capture again</w:t>
            </w:r>
          </w:p>
        </w:tc>
      </w:tr>
      <w:tr w:rsidR="00295D20" w:rsidRPr="00295D20" w:rsidTr="00295D20">
        <w:trPr>
          <w:trHeight w:val="32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spacing w:line="276" w:lineRule="auto"/>
              <w:jc w:val="center"/>
              <w:rPr>
                <w:sz w:val="22"/>
                <w:szCs w:val="22"/>
              </w:rPr>
            </w:pPr>
            <w:r w:rsidRPr="00295D20">
              <w:rPr>
                <w:sz w:val="22"/>
                <w:szCs w:val="22"/>
              </w:rPr>
              <w:t>Constitution</w:t>
            </w:r>
          </w:p>
        </w:tc>
        <w:tc>
          <w:tcPr>
            <w:tcW w:w="1933" w:type="dxa"/>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vAlign w:val="center"/>
          </w:tcPr>
          <w:p w:rsidR="00AD5F43" w:rsidRPr="00295D20" w:rsidRDefault="00AD5F43" w:rsidP="00B03612">
            <w:pPr>
              <w:spacing w:line="276" w:lineRule="auto"/>
              <w:jc w:val="center"/>
              <w:rPr>
                <w:sz w:val="22"/>
                <w:szCs w:val="22"/>
              </w:rPr>
            </w:pPr>
            <w:r w:rsidRPr="00295D20">
              <w:rPr>
                <w:sz w:val="22"/>
                <w:szCs w:val="22"/>
              </w:rPr>
              <w:t>Yes</w:t>
            </w:r>
          </w:p>
        </w:tc>
        <w:tc>
          <w:tcPr>
            <w:tcW w:w="1302" w:type="dxa"/>
            <w:vAlign w:val="center"/>
          </w:tcPr>
          <w:p w:rsidR="00AD5F43" w:rsidRPr="00295D20" w:rsidRDefault="00AD5F43" w:rsidP="00B03612">
            <w:pPr>
              <w:spacing w:line="276" w:lineRule="auto"/>
              <w:jc w:val="center"/>
              <w:rPr>
                <w:sz w:val="22"/>
                <w:szCs w:val="22"/>
              </w:rPr>
            </w:pPr>
          </w:p>
        </w:tc>
        <w:tc>
          <w:tcPr>
            <w:tcW w:w="3597" w:type="dxa"/>
            <w:vAlign w:val="center"/>
          </w:tcPr>
          <w:p w:rsidR="00AD5F43" w:rsidRPr="00295D20" w:rsidRDefault="00AD5F43" w:rsidP="00B03612">
            <w:pPr>
              <w:spacing w:line="276" w:lineRule="auto"/>
              <w:jc w:val="center"/>
              <w:rPr>
                <w:szCs w:val="22"/>
              </w:rPr>
            </w:pPr>
            <w:r w:rsidRPr="00295D20">
              <w:rPr>
                <w:szCs w:val="22"/>
              </w:rPr>
              <w:t>Proprietorship, Partnership, Private LTD</w:t>
            </w:r>
          </w:p>
        </w:tc>
      </w:tr>
      <w:tr w:rsidR="00295D20" w:rsidRPr="00295D20" w:rsidTr="00295D20">
        <w:trPr>
          <w:trHeight w:val="27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spacing w:line="276" w:lineRule="auto"/>
              <w:jc w:val="center"/>
              <w:rPr>
                <w:sz w:val="22"/>
                <w:szCs w:val="22"/>
              </w:rPr>
            </w:pPr>
            <w:r w:rsidRPr="00295D20">
              <w:rPr>
                <w:sz w:val="22"/>
                <w:szCs w:val="22"/>
              </w:rPr>
              <w:t>If partnership, how many total partners</w:t>
            </w:r>
          </w:p>
        </w:tc>
        <w:tc>
          <w:tcPr>
            <w:tcW w:w="1933" w:type="dxa"/>
            <w:vAlign w:val="center"/>
          </w:tcPr>
          <w:p w:rsidR="00AD5F43" w:rsidRPr="00295D20" w:rsidRDefault="00AD5F43" w:rsidP="00B03612">
            <w:pPr>
              <w:spacing w:line="276" w:lineRule="auto"/>
              <w:jc w:val="center"/>
              <w:rPr>
                <w:sz w:val="22"/>
                <w:szCs w:val="22"/>
              </w:rPr>
            </w:pPr>
            <w:r w:rsidRPr="00295D20">
              <w:rPr>
                <w:sz w:val="22"/>
                <w:szCs w:val="22"/>
              </w:rPr>
              <w:t>Dropdown</w:t>
            </w:r>
          </w:p>
        </w:tc>
        <w:tc>
          <w:tcPr>
            <w:tcW w:w="857" w:type="dxa"/>
            <w:vAlign w:val="center"/>
          </w:tcPr>
          <w:p w:rsidR="00AD5F43" w:rsidRPr="00295D20" w:rsidRDefault="00AD5F43" w:rsidP="00B03612">
            <w:pPr>
              <w:spacing w:line="276" w:lineRule="auto"/>
              <w:jc w:val="center"/>
              <w:rPr>
                <w:sz w:val="22"/>
                <w:szCs w:val="22"/>
              </w:rPr>
            </w:pPr>
          </w:p>
        </w:tc>
        <w:tc>
          <w:tcPr>
            <w:tcW w:w="1302" w:type="dxa"/>
            <w:vAlign w:val="center"/>
          </w:tcPr>
          <w:p w:rsidR="00AD5F43" w:rsidRPr="00295D20" w:rsidRDefault="00AD5F43" w:rsidP="00B03612">
            <w:pPr>
              <w:spacing w:line="276" w:lineRule="auto"/>
              <w:jc w:val="center"/>
              <w:rPr>
                <w:sz w:val="22"/>
                <w:szCs w:val="22"/>
              </w:rPr>
            </w:pPr>
            <w:r w:rsidRPr="00295D20">
              <w:rPr>
                <w:sz w:val="22"/>
                <w:szCs w:val="22"/>
              </w:rPr>
              <w:t>Yes</w:t>
            </w:r>
          </w:p>
        </w:tc>
        <w:tc>
          <w:tcPr>
            <w:tcW w:w="3597" w:type="dxa"/>
            <w:vAlign w:val="center"/>
          </w:tcPr>
          <w:p w:rsidR="00AD5F43" w:rsidRPr="00295D20" w:rsidRDefault="00AD5F43" w:rsidP="00B03612">
            <w:pPr>
              <w:spacing w:line="276" w:lineRule="auto"/>
              <w:jc w:val="center"/>
              <w:rPr>
                <w:szCs w:val="22"/>
              </w:rPr>
            </w:pPr>
            <w:r w:rsidRPr="00295D20">
              <w:rPr>
                <w:szCs w:val="22"/>
              </w:rPr>
              <w:t>2; 3; 4; &gt;4 (populate only for partnership)</w:t>
            </w:r>
          </w:p>
        </w:tc>
      </w:tr>
      <w:tr w:rsidR="00295D20" w:rsidRPr="00295D20" w:rsidTr="00295D20">
        <w:trPr>
          <w:trHeight w:val="68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spacing w:line="276" w:lineRule="auto"/>
              <w:jc w:val="center"/>
              <w:rPr>
                <w:sz w:val="22"/>
                <w:szCs w:val="22"/>
              </w:rPr>
            </w:pPr>
            <w:r w:rsidRPr="00295D20">
              <w:rPr>
                <w:sz w:val="22"/>
                <w:szCs w:val="22"/>
              </w:rPr>
              <w:t>Has anyone else been a partner of your present business</w:t>
            </w:r>
          </w:p>
        </w:tc>
        <w:tc>
          <w:tcPr>
            <w:tcW w:w="1933" w:type="dxa"/>
            <w:vAlign w:val="center"/>
          </w:tcPr>
          <w:p w:rsidR="00AD5F43" w:rsidRPr="00295D20" w:rsidRDefault="00AD5F43" w:rsidP="00B03612">
            <w:pPr>
              <w:spacing w:line="276" w:lineRule="auto"/>
              <w:jc w:val="center"/>
              <w:rPr>
                <w:sz w:val="22"/>
                <w:szCs w:val="22"/>
              </w:rPr>
            </w:pPr>
            <w:r w:rsidRPr="00295D20">
              <w:rPr>
                <w:sz w:val="22"/>
                <w:szCs w:val="22"/>
              </w:rPr>
              <w:t>Radio Buttons</w:t>
            </w:r>
          </w:p>
        </w:tc>
        <w:tc>
          <w:tcPr>
            <w:tcW w:w="857" w:type="dxa"/>
            <w:vAlign w:val="center"/>
          </w:tcPr>
          <w:p w:rsidR="00AD5F43" w:rsidRPr="00295D20" w:rsidRDefault="00AD5F43" w:rsidP="00B03612">
            <w:pPr>
              <w:spacing w:line="276" w:lineRule="auto"/>
              <w:jc w:val="center"/>
              <w:rPr>
                <w:sz w:val="22"/>
                <w:szCs w:val="22"/>
              </w:rPr>
            </w:pPr>
          </w:p>
        </w:tc>
        <w:tc>
          <w:tcPr>
            <w:tcW w:w="1302" w:type="dxa"/>
            <w:vAlign w:val="center"/>
          </w:tcPr>
          <w:p w:rsidR="00AD5F43" w:rsidRPr="00295D20" w:rsidRDefault="00AD5F43" w:rsidP="00B03612">
            <w:pPr>
              <w:spacing w:line="276" w:lineRule="auto"/>
              <w:jc w:val="center"/>
              <w:rPr>
                <w:sz w:val="22"/>
                <w:szCs w:val="22"/>
              </w:rPr>
            </w:pPr>
          </w:p>
        </w:tc>
        <w:tc>
          <w:tcPr>
            <w:tcW w:w="3597" w:type="dxa"/>
            <w:vAlign w:val="center"/>
          </w:tcPr>
          <w:p w:rsidR="00AD5F43" w:rsidRPr="00295D20" w:rsidRDefault="00AD5F43" w:rsidP="00B03612">
            <w:pPr>
              <w:spacing w:line="276" w:lineRule="auto"/>
              <w:jc w:val="center"/>
              <w:rPr>
                <w:szCs w:val="22"/>
              </w:rPr>
            </w:pPr>
            <w:r w:rsidRPr="00295D20">
              <w:rPr>
                <w:szCs w:val="22"/>
              </w:rPr>
              <w:t>Yes/No</w:t>
            </w:r>
          </w:p>
        </w:tc>
      </w:tr>
      <w:tr w:rsidR="00295D20" w:rsidRPr="00295D20" w:rsidTr="00295D20">
        <w:trPr>
          <w:trHeight w:val="63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spacing w:line="276" w:lineRule="auto"/>
              <w:jc w:val="center"/>
              <w:rPr>
                <w:sz w:val="22"/>
                <w:szCs w:val="22"/>
              </w:rPr>
            </w:pPr>
            <w:r w:rsidRPr="00295D20">
              <w:rPr>
                <w:sz w:val="22"/>
                <w:szCs w:val="22"/>
              </w:rPr>
              <w:t>If yes, when was that partnership dissolved?</w:t>
            </w:r>
          </w:p>
        </w:tc>
        <w:tc>
          <w:tcPr>
            <w:tcW w:w="1933" w:type="dxa"/>
            <w:vAlign w:val="center"/>
          </w:tcPr>
          <w:p w:rsidR="00AD5F43" w:rsidRPr="00295D20" w:rsidRDefault="00AD5F43" w:rsidP="00B03612">
            <w:pPr>
              <w:spacing w:line="276" w:lineRule="auto"/>
              <w:jc w:val="center"/>
              <w:rPr>
                <w:sz w:val="22"/>
                <w:szCs w:val="22"/>
              </w:rPr>
            </w:pPr>
            <w:r w:rsidRPr="00295D20">
              <w:rPr>
                <w:sz w:val="22"/>
                <w:szCs w:val="22"/>
              </w:rPr>
              <w:t>Date</w:t>
            </w:r>
          </w:p>
        </w:tc>
        <w:tc>
          <w:tcPr>
            <w:tcW w:w="857" w:type="dxa"/>
            <w:vAlign w:val="center"/>
          </w:tcPr>
          <w:p w:rsidR="00AD5F43" w:rsidRPr="00295D20" w:rsidRDefault="00AD5F43" w:rsidP="00B03612">
            <w:pPr>
              <w:spacing w:line="276" w:lineRule="auto"/>
              <w:jc w:val="center"/>
              <w:rPr>
                <w:sz w:val="22"/>
                <w:szCs w:val="22"/>
              </w:rPr>
            </w:pPr>
          </w:p>
        </w:tc>
        <w:tc>
          <w:tcPr>
            <w:tcW w:w="1302" w:type="dxa"/>
            <w:vAlign w:val="center"/>
          </w:tcPr>
          <w:p w:rsidR="00AD5F43" w:rsidRPr="00295D20" w:rsidRDefault="00AD5F43" w:rsidP="00B03612">
            <w:pPr>
              <w:spacing w:line="276" w:lineRule="auto"/>
              <w:jc w:val="center"/>
              <w:rPr>
                <w:sz w:val="22"/>
                <w:szCs w:val="22"/>
              </w:rPr>
            </w:pPr>
            <w:r w:rsidRPr="00295D20">
              <w:rPr>
                <w:sz w:val="22"/>
                <w:szCs w:val="22"/>
              </w:rPr>
              <w:t>Dissolution Agreement required</w:t>
            </w:r>
          </w:p>
        </w:tc>
        <w:tc>
          <w:tcPr>
            <w:tcW w:w="3597" w:type="dxa"/>
            <w:vAlign w:val="center"/>
          </w:tcPr>
          <w:p w:rsidR="00AD5F43" w:rsidRPr="00295D20" w:rsidRDefault="00AD5F43" w:rsidP="00B03612">
            <w:pPr>
              <w:spacing w:line="276" w:lineRule="auto"/>
              <w:jc w:val="center"/>
              <w:rPr>
                <w:szCs w:val="22"/>
              </w:rPr>
            </w:pPr>
          </w:p>
        </w:tc>
      </w:tr>
      <w:tr w:rsidR="00295D20" w:rsidRPr="00295D20" w:rsidTr="00295D20">
        <w:trPr>
          <w:trHeight w:val="55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restart"/>
            <w:vAlign w:val="center"/>
          </w:tcPr>
          <w:p w:rsidR="00AD5F43" w:rsidRPr="00295D20" w:rsidRDefault="00AD5F43" w:rsidP="00B03612">
            <w:pPr>
              <w:jc w:val="center"/>
              <w:rPr>
                <w:sz w:val="22"/>
                <w:szCs w:val="22"/>
              </w:rPr>
            </w:pPr>
            <w:r w:rsidRPr="00295D20">
              <w:rPr>
                <w:sz w:val="22"/>
                <w:szCs w:val="22"/>
              </w:rPr>
              <w:t>Address Details</w:t>
            </w:r>
          </w:p>
        </w:tc>
        <w:tc>
          <w:tcPr>
            <w:tcW w:w="2493" w:type="dxa"/>
            <w:vAlign w:val="center"/>
          </w:tcPr>
          <w:p w:rsidR="00AD5F43" w:rsidRPr="00295D20" w:rsidRDefault="00AD5F43" w:rsidP="00B03612">
            <w:pPr>
              <w:jc w:val="center"/>
              <w:rPr>
                <w:sz w:val="22"/>
                <w:szCs w:val="22"/>
              </w:rPr>
            </w:pPr>
            <w:r w:rsidRPr="00295D20">
              <w:rPr>
                <w:sz w:val="22"/>
                <w:szCs w:val="22"/>
              </w:rPr>
              <w:t>Line 1</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auto populated from lead - but editable</w:t>
            </w:r>
          </w:p>
        </w:tc>
      </w:tr>
      <w:tr w:rsidR="00295D20" w:rsidRPr="00295D20" w:rsidTr="00295D20">
        <w:trPr>
          <w:trHeight w:val="46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Line 2</w:t>
            </w:r>
          </w:p>
        </w:tc>
        <w:tc>
          <w:tcPr>
            <w:tcW w:w="1933" w:type="dxa"/>
            <w:vAlign w:val="center"/>
          </w:tcPr>
          <w:p w:rsidR="00AD5F43" w:rsidRPr="00295D20" w:rsidRDefault="00AD5F43" w:rsidP="00B03612">
            <w:pPr>
              <w:jc w:val="center"/>
              <w:rPr>
                <w:sz w:val="22"/>
                <w:szCs w:val="22"/>
              </w:rPr>
            </w:pPr>
            <w:r w:rsidRPr="00295D20">
              <w:rPr>
                <w:sz w:val="22"/>
                <w:szCs w:val="22"/>
              </w:rPr>
              <w:t>Alpha 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auto populated from lead - but editable</w:t>
            </w:r>
          </w:p>
        </w:tc>
      </w:tr>
      <w:tr w:rsidR="00295D20" w:rsidRPr="00295D20" w:rsidTr="00295D20">
        <w:trPr>
          <w:trHeight w:val="526"/>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AD5F43">
            <w:pPr>
              <w:jc w:val="center"/>
              <w:rPr>
                <w:sz w:val="22"/>
                <w:szCs w:val="22"/>
              </w:rPr>
            </w:pPr>
            <w:r w:rsidRPr="00295D20">
              <w:rPr>
                <w:sz w:val="22"/>
                <w:szCs w:val="22"/>
              </w:rPr>
              <w:t xml:space="preserve">Pin Code </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del w:id="58" w:author="Namita Sivasankaran" w:date="2016-11-10T14:59:00Z">
              <w:r w:rsidRPr="00295D20" w:rsidDel="00AD5F43">
                <w:rPr>
                  <w:szCs w:val="22"/>
                </w:rPr>
                <w:delText>auto populated based on Pincode</w:delText>
              </w:r>
            </w:del>
            <w:ins w:id="59" w:author="Namita Sivasankaran" w:date="2016-11-10T15:01:00Z">
              <w:r w:rsidRPr="00295D20">
                <w:rPr>
                  <w:szCs w:val="22"/>
                </w:rPr>
                <w:t xml:space="preserve"> </w:t>
              </w:r>
            </w:ins>
            <w:ins w:id="60" w:author="Namita Sivasankaran" w:date="2016-11-10T14:59:00Z">
              <w:r w:rsidRPr="00295D20">
                <w:rPr>
                  <w:szCs w:val="22"/>
                </w:rPr>
                <w:t xml:space="preserve">Provide search option with </w:t>
              </w:r>
            </w:ins>
            <w:ins w:id="61" w:author="Namita Sivasankaran" w:date="2016-11-10T15:00:00Z">
              <w:r w:rsidRPr="00295D20">
                <w:rPr>
                  <w:szCs w:val="22"/>
                </w:rPr>
                <w:t>Pincode</w:t>
              </w:r>
            </w:ins>
            <w:ins w:id="62" w:author="Namita Sivasankaran" w:date="2016-11-10T14:59:00Z">
              <w:r w:rsidRPr="00295D20">
                <w:rPr>
                  <w:szCs w:val="22"/>
                </w:rPr>
                <w:t xml:space="preserve"> </w:t>
              </w:r>
            </w:ins>
            <w:ins w:id="63" w:author="Namita Sivasankaran" w:date="2016-11-10T15:00:00Z">
              <w:r w:rsidRPr="00295D20">
                <w:rPr>
                  <w:szCs w:val="22"/>
                </w:rPr>
                <w:t>master</w:t>
              </w:r>
            </w:ins>
          </w:p>
        </w:tc>
      </w:tr>
      <w:tr w:rsidR="00295D20" w:rsidRPr="00295D20" w:rsidTr="00295D20">
        <w:trPr>
          <w:trHeight w:val="452"/>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Land Mark</w:t>
            </w:r>
          </w:p>
        </w:tc>
        <w:tc>
          <w:tcPr>
            <w:tcW w:w="1933" w:type="dxa"/>
            <w:vAlign w:val="center"/>
          </w:tcPr>
          <w:p w:rsidR="00AD5F43" w:rsidRPr="00295D20" w:rsidRDefault="00AD5F43" w:rsidP="00B03612">
            <w:pPr>
              <w:jc w:val="center"/>
              <w:rPr>
                <w:sz w:val="22"/>
                <w:szCs w:val="22"/>
              </w:rPr>
            </w:pPr>
            <w:r w:rsidRPr="00295D20">
              <w:rPr>
                <w:sz w:val="22"/>
                <w:szCs w:val="22"/>
              </w:rPr>
              <w:t>Text</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AD5F43">
            <w:pPr>
              <w:jc w:val="center"/>
              <w:rPr>
                <w:szCs w:val="22"/>
              </w:rPr>
            </w:pPr>
            <w:r w:rsidRPr="00295D20">
              <w:rPr>
                <w:szCs w:val="22"/>
              </w:rPr>
              <w:t xml:space="preserve">Auto populated from </w:t>
            </w:r>
            <w:proofErr w:type="spellStart"/>
            <w:r w:rsidRPr="00295D20">
              <w:rPr>
                <w:szCs w:val="22"/>
              </w:rPr>
              <w:t>pincode</w:t>
            </w:r>
            <w:proofErr w:type="spellEnd"/>
            <w:r w:rsidRPr="00295D20">
              <w:rPr>
                <w:szCs w:val="22"/>
              </w:rPr>
              <w:t xml:space="preserve"> master </w:t>
            </w:r>
          </w:p>
        </w:tc>
      </w:tr>
      <w:tr w:rsidR="00295D20" w:rsidRPr="00295D20" w:rsidTr="00295D20">
        <w:trPr>
          <w:trHeight w:val="28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AD5F43">
            <w:pPr>
              <w:jc w:val="center"/>
              <w:rPr>
                <w:sz w:val="22"/>
                <w:szCs w:val="22"/>
              </w:rPr>
            </w:pPr>
            <w:r w:rsidRPr="00295D20">
              <w:rPr>
                <w:sz w:val="22"/>
                <w:szCs w:val="22"/>
              </w:rPr>
              <w:t>City/Village</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 w:rsidRPr="00295D20">
              <w:rPr>
                <w:szCs w:val="22"/>
              </w:rPr>
              <w:t xml:space="preserve">Auto populated from </w:t>
            </w:r>
            <w:proofErr w:type="spellStart"/>
            <w:r w:rsidRPr="00295D20">
              <w:rPr>
                <w:szCs w:val="22"/>
              </w:rPr>
              <w:t>pincode</w:t>
            </w:r>
            <w:proofErr w:type="spellEnd"/>
            <w:r w:rsidRPr="00295D20">
              <w:rPr>
                <w:szCs w:val="22"/>
              </w:rPr>
              <w:t xml:space="preserve"> master </w:t>
            </w:r>
          </w:p>
        </w:tc>
      </w:tr>
      <w:tr w:rsidR="00295D20" w:rsidRPr="00295D20" w:rsidTr="00295D20">
        <w:trPr>
          <w:trHeight w:val="264"/>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AD5F43">
            <w:pPr>
              <w:jc w:val="center"/>
              <w:rPr>
                <w:sz w:val="22"/>
                <w:szCs w:val="22"/>
              </w:rPr>
            </w:pPr>
            <w:r w:rsidRPr="00295D20">
              <w:rPr>
                <w:sz w:val="22"/>
                <w:szCs w:val="22"/>
              </w:rPr>
              <w:t>District</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 w:rsidRPr="00295D20">
              <w:rPr>
                <w:szCs w:val="22"/>
              </w:rPr>
              <w:t xml:space="preserve">Auto populated from </w:t>
            </w:r>
            <w:proofErr w:type="spellStart"/>
            <w:r w:rsidRPr="00295D20">
              <w:rPr>
                <w:szCs w:val="22"/>
              </w:rPr>
              <w:t>pincode</w:t>
            </w:r>
            <w:proofErr w:type="spellEnd"/>
            <w:r w:rsidRPr="00295D20">
              <w:rPr>
                <w:szCs w:val="22"/>
              </w:rPr>
              <w:t xml:space="preserve"> master </w:t>
            </w:r>
          </w:p>
        </w:tc>
      </w:tr>
      <w:tr w:rsidR="00295D20" w:rsidRPr="00295D20" w:rsidTr="00295D20">
        <w:trPr>
          <w:trHeight w:val="424"/>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State</w:t>
            </w:r>
          </w:p>
        </w:tc>
        <w:tc>
          <w:tcPr>
            <w:tcW w:w="1933" w:type="dxa"/>
            <w:vAlign w:val="center"/>
          </w:tcPr>
          <w:p w:rsidR="00AD5F43" w:rsidRPr="00295D20" w:rsidRDefault="00AD5F43" w:rsidP="00B03612">
            <w:pPr>
              <w:jc w:val="center"/>
              <w:rPr>
                <w:sz w:val="22"/>
                <w:szCs w:val="22"/>
              </w:rPr>
            </w:pPr>
            <w:r w:rsidRPr="00295D20">
              <w:rPr>
                <w:sz w:val="22"/>
                <w:szCs w:val="22"/>
              </w:rPr>
              <w:t>Auto populated</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tcPr>
          <w:p w:rsidR="00AD5F43" w:rsidRPr="00295D20" w:rsidRDefault="00AD5F43">
            <w:r w:rsidRPr="00295D20">
              <w:rPr>
                <w:szCs w:val="22"/>
              </w:rPr>
              <w:t xml:space="preserve">Auto populated from </w:t>
            </w:r>
            <w:proofErr w:type="spellStart"/>
            <w:r w:rsidRPr="00295D20">
              <w:rPr>
                <w:szCs w:val="22"/>
              </w:rPr>
              <w:t>pincode</w:t>
            </w:r>
            <w:proofErr w:type="spellEnd"/>
            <w:r w:rsidRPr="00295D20">
              <w:rPr>
                <w:szCs w:val="22"/>
              </w:rPr>
              <w:t xml:space="preserve"> master </w:t>
            </w:r>
          </w:p>
        </w:tc>
      </w:tr>
      <w:tr w:rsidR="00295D20" w:rsidRPr="00295D20" w:rsidTr="00295D20">
        <w:trPr>
          <w:trHeight w:val="400"/>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Location (GPS)</w:t>
            </w:r>
          </w:p>
        </w:tc>
        <w:tc>
          <w:tcPr>
            <w:tcW w:w="1933" w:type="dxa"/>
            <w:vAlign w:val="center"/>
          </w:tcPr>
          <w:p w:rsidR="00AD5F43" w:rsidRPr="00295D20" w:rsidRDefault="00AD5F43" w:rsidP="00B03612">
            <w:pPr>
              <w:jc w:val="center"/>
              <w:rPr>
                <w:sz w:val="22"/>
                <w:szCs w:val="22"/>
              </w:rPr>
            </w:pPr>
            <w:r w:rsidRPr="00295D20">
              <w:rPr>
                <w:sz w:val="22"/>
                <w:szCs w:val="22"/>
              </w:rPr>
              <w:t>GPS co-ordinates</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del w:id="64" w:author="Namita Sivasankaran" w:date="2016-11-10T14:59:00Z">
              <w:r w:rsidRPr="00295D20" w:rsidDel="00AD5F43">
                <w:rPr>
                  <w:sz w:val="22"/>
                  <w:szCs w:val="22"/>
                </w:rPr>
                <w:delText>Yes</w:delText>
              </w:r>
            </w:del>
          </w:p>
        </w:tc>
        <w:tc>
          <w:tcPr>
            <w:tcW w:w="3597" w:type="dxa"/>
            <w:vAlign w:val="center"/>
          </w:tcPr>
          <w:p w:rsidR="00AD5F43" w:rsidRPr="00295D20" w:rsidRDefault="00AD5F43" w:rsidP="00B03612">
            <w:pPr>
              <w:jc w:val="center"/>
              <w:rPr>
                <w:szCs w:val="22"/>
              </w:rPr>
            </w:pPr>
          </w:p>
        </w:tc>
      </w:tr>
      <w:tr w:rsidR="00295D20" w:rsidRPr="00295D20" w:rsidTr="00295D20">
        <w:trPr>
          <w:trHeight w:val="40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 xml:space="preserve">Ownership </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AD5F43">
            <w:pPr>
              <w:jc w:val="center"/>
              <w:rPr>
                <w:szCs w:val="22"/>
              </w:rPr>
            </w:pPr>
            <w:r w:rsidRPr="00295D20">
              <w:rPr>
                <w:szCs w:val="22"/>
              </w:rPr>
              <w:t>Owned, Rent, Lease</w:t>
            </w:r>
          </w:p>
        </w:tc>
      </w:tr>
      <w:tr w:rsidR="00295D20" w:rsidRPr="00295D20" w:rsidTr="00295D20">
        <w:trPr>
          <w:trHeight w:val="763"/>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How many years business in present Area?</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Less Than 1 year, 1 to 3 years, 4 to 6 years, 6 to 10 years, greater than 10 years</w:t>
            </w:r>
          </w:p>
        </w:tc>
      </w:tr>
      <w:tr w:rsidR="00295D20" w:rsidRPr="00295D20" w:rsidTr="00295D20">
        <w:trPr>
          <w:cantSplit/>
          <w:trHeight w:val="703"/>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textDirection w:val="btLr"/>
            <w:vAlign w:val="center"/>
          </w:tcPr>
          <w:p w:rsidR="00AD5F43" w:rsidRPr="00295D20" w:rsidRDefault="00AD5F43" w:rsidP="00B03612">
            <w:pPr>
              <w:ind w:left="113" w:right="113"/>
              <w:jc w:val="center"/>
              <w:rPr>
                <w:sz w:val="22"/>
                <w:szCs w:val="22"/>
              </w:rPr>
            </w:pPr>
          </w:p>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How many years business in current address?</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Less Than 1 year, 1 to 3 years, 4 to 6 years, 6 to 10 years, greater than 10 years</w:t>
            </w: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val="restart"/>
            <w:textDirection w:val="btLr"/>
            <w:vAlign w:val="center"/>
          </w:tcPr>
          <w:p w:rsidR="00295D20" w:rsidRPr="00295D20" w:rsidRDefault="00295D20" w:rsidP="00B03612">
            <w:pPr>
              <w:ind w:left="113" w:right="113"/>
              <w:jc w:val="center"/>
              <w:rPr>
                <w:sz w:val="22"/>
                <w:szCs w:val="22"/>
              </w:rPr>
            </w:pPr>
            <w:r w:rsidRPr="00295D20">
              <w:rPr>
                <w:sz w:val="22"/>
                <w:szCs w:val="22"/>
              </w:rPr>
              <w:t>Liabilities</w:t>
            </w:r>
          </w:p>
        </w:tc>
        <w:tc>
          <w:tcPr>
            <w:tcW w:w="2142" w:type="dxa"/>
            <w:vMerge w:val="restart"/>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Debt Source</w:t>
            </w:r>
          </w:p>
        </w:tc>
        <w:tc>
          <w:tcPr>
            <w:tcW w:w="1933" w:type="dxa"/>
            <w:vAlign w:val="center"/>
          </w:tcPr>
          <w:p w:rsidR="00295D20" w:rsidRPr="00295D20" w:rsidRDefault="00295D20" w:rsidP="00B03612">
            <w:pPr>
              <w:jc w:val="center"/>
              <w:rPr>
                <w:sz w:val="22"/>
                <w:szCs w:val="22"/>
              </w:rPr>
            </w:pPr>
            <w:r w:rsidRPr="00295D20">
              <w:rPr>
                <w:sz w:val="22"/>
                <w:szCs w:val="22"/>
              </w:rPr>
              <w:t>dropdown</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r w:rsidRPr="00295D20">
              <w:rPr>
                <w:sz w:val="22"/>
                <w:szCs w:val="22"/>
              </w:rPr>
              <w:t>refer to screening dropdown sheet (required), If it is CC it should be auto populated from Bank statement</w:t>
            </w:r>
          </w:p>
        </w:tc>
      </w:tr>
      <w:tr w:rsidR="00295D20" w:rsidRPr="00295D20" w:rsidTr="000C7770">
        <w:trPr>
          <w:trHeight w:val="352"/>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Creditor's Name</w:t>
            </w:r>
          </w:p>
        </w:tc>
        <w:tc>
          <w:tcPr>
            <w:tcW w:w="1933" w:type="dxa"/>
            <w:vAlign w:val="center"/>
          </w:tcPr>
          <w:p w:rsidR="00295D20" w:rsidRPr="00295D20" w:rsidRDefault="00295D20" w:rsidP="00B03612">
            <w:pPr>
              <w:jc w:val="center"/>
              <w:rPr>
                <w:sz w:val="22"/>
                <w:szCs w:val="22"/>
              </w:rPr>
            </w:pPr>
            <w:r w:rsidRPr="00295D20">
              <w:rPr>
                <w:sz w:val="22"/>
                <w:szCs w:val="22"/>
              </w:rPr>
              <w:t>Alphanumeric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Loan Amount</w:t>
            </w:r>
          </w:p>
        </w:tc>
        <w:tc>
          <w:tcPr>
            <w:tcW w:w="1933" w:type="dxa"/>
            <w:vAlign w:val="center"/>
          </w:tcPr>
          <w:p w:rsidR="00295D20" w:rsidRPr="00295D20" w:rsidRDefault="00295D20" w:rsidP="00B03612">
            <w:pPr>
              <w:jc w:val="center"/>
              <w:rPr>
                <w:sz w:val="22"/>
                <w:szCs w:val="22"/>
              </w:rPr>
            </w:pPr>
            <w:r w:rsidRPr="00295D20">
              <w:rPr>
                <w:sz w:val="22"/>
                <w:szCs w:val="22"/>
              </w:rPr>
              <w:t>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Loan Outstanding</w:t>
            </w:r>
          </w:p>
        </w:tc>
        <w:tc>
          <w:tcPr>
            <w:tcW w:w="1933" w:type="dxa"/>
            <w:vAlign w:val="center"/>
          </w:tcPr>
          <w:p w:rsidR="00295D20" w:rsidRPr="00295D20" w:rsidRDefault="00295D20" w:rsidP="00B03612">
            <w:pPr>
              <w:jc w:val="center"/>
              <w:rPr>
                <w:sz w:val="22"/>
                <w:szCs w:val="22"/>
              </w:rPr>
            </w:pPr>
            <w:r w:rsidRPr="00295D20">
              <w:rPr>
                <w:sz w:val="22"/>
                <w:szCs w:val="22"/>
              </w:rPr>
              <w:t>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Loan term</w:t>
            </w:r>
          </w:p>
        </w:tc>
        <w:tc>
          <w:tcPr>
            <w:tcW w:w="1933" w:type="dxa"/>
            <w:vAlign w:val="center"/>
          </w:tcPr>
          <w:p w:rsidR="00295D20" w:rsidRPr="00295D20" w:rsidRDefault="00295D20" w:rsidP="00B03612">
            <w:pPr>
              <w:jc w:val="center"/>
              <w:rPr>
                <w:sz w:val="22"/>
                <w:szCs w:val="22"/>
              </w:rPr>
            </w:pPr>
            <w:r w:rsidRPr="00295D20">
              <w:rPr>
                <w:sz w:val="22"/>
                <w:szCs w:val="22"/>
              </w:rPr>
              <w:t>Alphanumeric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Monthly Instalment</w:t>
            </w:r>
          </w:p>
        </w:tc>
        <w:tc>
          <w:tcPr>
            <w:tcW w:w="1933" w:type="dxa"/>
            <w:vAlign w:val="center"/>
          </w:tcPr>
          <w:p w:rsidR="00295D20" w:rsidRPr="00295D20" w:rsidRDefault="00295D20" w:rsidP="00B03612">
            <w:pPr>
              <w:jc w:val="center"/>
              <w:rPr>
                <w:sz w:val="22"/>
                <w:szCs w:val="22"/>
              </w:rPr>
            </w:pPr>
            <w:r w:rsidRPr="00295D20">
              <w:rPr>
                <w:sz w:val="22"/>
                <w:szCs w:val="22"/>
              </w:rPr>
              <w:t>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No. Of instalment Paid</w:t>
            </w:r>
          </w:p>
        </w:tc>
        <w:tc>
          <w:tcPr>
            <w:tcW w:w="1933" w:type="dxa"/>
            <w:vAlign w:val="center"/>
          </w:tcPr>
          <w:p w:rsidR="00295D20" w:rsidRPr="00295D20" w:rsidRDefault="00295D20" w:rsidP="00B03612">
            <w:pPr>
              <w:jc w:val="center"/>
              <w:rPr>
                <w:sz w:val="22"/>
                <w:szCs w:val="22"/>
              </w:rPr>
            </w:pPr>
            <w:r w:rsidRPr="00295D20">
              <w:rPr>
                <w:sz w:val="22"/>
                <w:szCs w:val="22"/>
              </w:rPr>
              <w:t>Numeric</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vAlign w:val="center"/>
          </w:tcPr>
          <w:p w:rsidR="00295D20" w:rsidRPr="00295D20" w:rsidRDefault="00295D20" w:rsidP="00B03612">
            <w:pPr>
              <w:jc w:val="center"/>
              <w:rPr>
                <w:sz w:val="22"/>
                <w:szCs w:val="22"/>
              </w:rPr>
            </w:pPr>
            <w:r w:rsidRPr="00295D20">
              <w:rPr>
                <w:sz w:val="22"/>
                <w:szCs w:val="22"/>
              </w:rPr>
              <w:t>Purpose</w:t>
            </w:r>
          </w:p>
        </w:tc>
        <w:tc>
          <w:tcPr>
            <w:tcW w:w="1933" w:type="dxa"/>
            <w:vAlign w:val="center"/>
          </w:tcPr>
          <w:p w:rsidR="00295D20" w:rsidRPr="00295D20" w:rsidRDefault="00295D20" w:rsidP="00B03612">
            <w:pPr>
              <w:jc w:val="center"/>
              <w:rPr>
                <w:sz w:val="22"/>
                <w:szCs w:val="22"/>
              </w:rPr>
            </w:pPr>
            <w:r w:rsidRPr="00295D20">
              <w:rPr>
                <w:sz w:val="22"/>
                <w:szCs w:val="22"/>
              </w:rPr>
              <w:t>dropdown</w:t>
            </w: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Cs w:val="22"/>
              </w:rPr>
            </w:pPr>
            <w:r w:rsidRPr="00295D20">
              <w:rPr>
                <w:szCs w:val="22"/>
              </w:rPr>
              <w:t>Machine Refinance, Asset Purchase, Debt Consolidation, Working Capital, Line Of Credit, Business Development</w:t>
            </w:r>
          </w:p>
        </w:tc>
      </w:tr>
      <w:tr w:rsidR="00295D20" w:rsidRPr="00295D20" w:rsidTr="000C7770">
        <w:trPr>
          <w:trHeight w:val="159"/>
          <w:jc w:val="center"/>
        </w:trPr>
        <w:tc>
          <w:tcPr>
            <w:tcW w:w="955" w:type="dxa"/>
            <w:vMerge/>
            <w:textDirection w:val="btLr"/>
            <w:vAlign w:val="center"/>
          </w:tcPr>
          <w:p w:rsidR="00295D20" w:rsidRPr="00295D20" w:rsidRDefault="00295D20" w:rsidP="00B03612">
            <w:pPr>
              <w:ind w:left="113" w:right="113"/>
              <w:jc w:val="center"/>
              <w:rPr>
                <w:sz w:val="28"/>
                <w:szCs w:val="28"/>
              </w:rPr>
            </w:pPr>
          </w:p>
        </w:tc>
        <w:tc>
          <w:tcPr>
            <w:tcW w:w="999" w:type="dxa"/>
            <w:vMerge/>
            <w:textDirection w:val="btLr"/>
            <w:vAlign w:val="center"/>
          </w:tcPr>
          <w:p w:rsidR="00295D20" w:rsidRPr="00295D20" w:rsidRDefault="00295D20" w:rsidP="00B03612">
            <w:pPr>
              <w:ind w:left="113" w:right="113"/>
              <w:jc w:val="center"/>
              <w:rPr>
                <w:sz w:val="22"/>
                <w:szCs w:val="22"/>
              </w:rPr>
            </w:pPr>
          </w:p>
        </w:tc>
        <w:tc>
          <w:tcPr>
            <w:tcW w:w="2142" w:type="dxa"/>
            <w:vMerge/>
            <w:vAlign w:val="center"/>
          </w:tcPr>
          <w:p w:rsidR="00295D20" w:rsidRPr="00295D20" w:rsidRDefault="00295D20" w:rsidP="00B03612">
            <w:pPr>
              <w:jc w:val="center"/>
              <w:rPr>
                <w:sz w:val="22"/>
                <w:szCs w:val="22"/>
              </w:rPr>
            </w:pPr>
          </w:p>
        </w:tc>
        <w:tc>
          <w:tcPr>
            <w:tcW w:w="2493" w:type="dxa"/>
            <w:shd w:val="clear" w:color="auto" w:fill="B8CCE4" w:themeFill="accent1" w:themeFillTint="66"/>
            <w:vAlign w:val="center"/>
          </w:tcPr>
          <w:p w:rsidR="00295D20" w:rsidRPr="00295D20" w:rsidRDefault="00295D20" w:rsidP="00B03612">
            <w:pPr>
              <w:jc w:val="center"/>
              <w:rPr>
                <w:b/>
                <w:sz w:val="22"/>
                <w:szCs w:val="22"/>
              </w:rPr>
            </w:pPr>
            <w:r w:rsidRPr="00295D20">
              <w:rPr>
                <w:b/>
                <w:sz w:val="22"/>
                <w:szCs w:val="22"/>
              </w:rPr>
              <w:t>Add Button</w:t>
            </w:r>
          </w:p>
        </w:tc>
        <w:tc>
          <w:tcPr>
            <w:tcW w:w="1933" w:type="dxa"/>
            <w:vAlign w:val="center"/>
          </w:tcPr>
          <w:p w:rsidR="00295D20" w:rsidRPr="00295D20" w:rsidRDefault="00295D20" w:rsidP="00B03612">
            <w:pPr>
              <w:jc w:val="center"/>
              <w:rPr>
                <w:sz w:val="22"/>
                <w:szCs w:val="22"/>
              </w:rPr>
            </w:pPr>
          </w:p>
        </w:tc>
        <w:tc>
          <w:tcPr>
            <w:tcW w:w="857" w:type="dxa"/>
            <w:vAlign w:val="center"/>
          </w:tcPr>
          <w:p w:rsidR="00295D20" w:rsidRPr="00295D20" w:rsidRDefault="00295D20" w:rsidP="00B03612">
            <w:pPr>
              <w:jc w:val="center"/>
              <w:rPr>
                <w:sz w:val="22"/>
                <w:szCs w:val="22"/>
              </w:rPr>
            </w:pPr>
          </w:p>
        </w:tc>
        <w:tc>
          <w:tcPr>
            <w:tcW w:w="1302" w:type="dxa"/>
            <w:vAlign w:val="center"/>
          </w:tcPr>
          <w:p w:rsidR="00295D20" w:rsidRPr="00295D20" w:rsidRDefault="00295D20" w:rsidP="00B03612">
            <w:pPr>
              <w:jc w:val="center"/>
              <w:rPr>
                <w:sz w:val="22"/>
                <w:szCs w:val="22"/>
              </w:rPr>
            </w:pPr>
          </w:p>
        </w:tc>
        <w:tc>
          <w:tcPr>
            <w:tcW w:w="3597" w:type="dxa"/>
            <w:vAlign w:val="center"/>
          </w:tcPr>
          <w:p w:rsidR="00295D20" w:rsidRPr="00295D20" w:rsidRDefault="00295D20" w:rsidP="00B03612">
            <w:pPr>
              <w:jc w:val="center"/>
              <w:rPr>
                <w:szCs w:val="22"/>
              </w:rPr>
            </w:pPr>
            <w:r w:rsidRPr="00295D20">
              <w:rPr>
                <w:szCs w:val="22"/>
              </w:rPr>
              <w:t>In case there are more than one liability</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val="restart"/>
            <w:textDirection w:val="btLr"/>
            <w:vAlign w:val="center"/>
          </w:tcPr>
          <w:p w:rsidR="00AD5F43" w:rsidRPr="00295D20" w:rsidRDefault="00AD5F43" w:rsidP="00B03612">
            <w:pPr>
              <w:ind w:left="113" w:right="113"/>
              <w:jc w:val="center"/>
              <w:rPr>
                <w:sz w:val="22"/>
                <w:szCs w:val="22"/>
              </w:rPr>
            </w:pPr>
            <w:r w:rsidRPr="00295D20">
              <w:rPr>
                <w:sz w:val="22"/>
                <w:szCs w:val="22"/>
              </w:rPr>
              <w:t>Bank Statement</w:t>
            </w:r>
          </w:p>
        </w:tc>
        <w:tc>
          <w:tcPr>
            <w:tcW w:w="2142" w:type="dxa"/>
            <w:vMerge w:val="restart"/>
            <w:vAlign w:val="center"/>
          </w:tcPr>
          <w:p w:rsidR="00AD5F43" w:rsidRPr="00295D20" w:rsidRDefault="00AD5F43" w:rsidP="00B03612">
            <w:pPr>
              <w:jc w:val="center"/>
              <w:rPr>
                <w:sz w:val="22"/>
                <w:szCs w:val="22"/>
              </w:rPr>
            </w:pPr>
            <w:r w:rsidRPr="00295D20">
              <w:rPr>
                <w:sz w:val="22"/>
                <w:szCs w:val="22"/>
              </w:rPr>
              <w:t>-</w:t>
            </w:r>
          </w:p>
        </w:tc>
        <w:tc>
          <w:tcPr>
            <w:tcW w:w="2493" w:type="dxa"/>
            <w:vAlign w:val="center"/>
          </w:tcPr>
          <w:p w:rsidR="00AD5F43" w:rsidRPr="00295D20" w:rsidRDefault="00AD5F43" w:rsidP="000D4DE1">
            <w:pPr>
              <w:jc w:val="center"/>
              <w:rPr>
                <w:sz w:val="22"/>
                <w:szCs w:val="22"/>
              </w:rPr>
            </w:pPr>
            <w:r w:rsidRPr="00295D20">
              <w:rPr>
                <w:sz w:val="22"/>
                <w:szCs w:val="22"/>
              </w:rPr>
              <w:t>IFSC Code</w:t>
            </w:r>
          </w:p>
        </w:tc>
        <w:tc>
          <w:tcPr>
            <w:tcW w:w="1933" w:type="dxa"/>
            <w:vAlign w:val="center"/>
          </w:tcPr>
          <w:p w:rsidR="00AD5F43" w:rsidRPr="00295D20" w:rsidRDefault="00AD5F43" w:rsidP="000D4DE1">
            <w:pPr>
              <w:jc w:val="center"/>
              <w:rPr>
                <w:sz w:val="22"/>
                <w:szCs w:val="22"/>
              </w:rPr>
            </w:pPr>
            <w:r w:rsidRPr="00295D20">
              <w:rPr>
                <w:sz w:val="22"/>
                <w:szCs w:val="22"/>
              </w:rPr>
              <w:t>Alphanumeric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AD5F43">
            <w:pPr>
              <w:jc w:val="center"/>
              <w:rPr>
                <w:szCs w:val="22"/>
              </w:rPr>
            </w:pPr>
            <w:r w:rsidRPr="00295D20">
              <w:rPr>
                <w:szCs w:val="22"/>
              </w:rPr>
              <w:t>Provide search option with IFSC master</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0D4DE1">
            <w:pPr>
              <w:jc w:val="center"/>
              <w:rPr>
                <w:sz w:val="22"/>
                <w:szCs w:val="22"/>
              </w:rPr>
            </w:pPr>
            <w:r w:rsidRPr="00295D20">
              <w:rPr>
                <w:sz w:val="22"/>
                <w:szCs w:val="22"/>
              </w:rPr>
              <w:t>Bank Name</w:t>
            </w:r>
          </w:p>
        </w:tc>
        <w:tc>
          <w:tcPr>
            <w:tcW w:w="1933" w:type="dxa"/>
            <w:vAlign w:val="center"/>
          </w:tcPr>
          <w:p w:rsidR="00AD5F43" w:rsidRPr="00295D20" w:rsidRDefault="00AD5F43" w:rsidP="000D4DE1">
            <w:pPr>
              <w:jc w:val="center"/>
              <w:rPr>
                <w:sz w:val="22"/>
                <w:szCs w:val="22"/>
              </w:rPr>
            </w:pPr>
            <w:r w:rsidRPr="00295D20">
              <w:rPr>
                <w:sz w:val="22"/>
                <w:szCs w:val="22"/>
              </w:rPr>
              <w:t>Alphanumeric</w:t>
            </w:r>
          </w:p>
        </w:tc>
        <w:tc>
          <w:tcPr>
            <w:tcW w:w="857" w:type="dxa"/>
            <w:vAlign w:val="center"/>
          </w:tcPr>
          <w:p w:rsidR="00AD5F43" w:rsidRPr="00295D20" w:rsidRDefault="00AD5F43" w:rsidP="000D4DE1">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 xml:space="preserve">Auto-populate </w:t>
            </w:r>
            <w:r w:rsidR="004B164B" w:rsidRPr="00295D20">
              <w:rPr>
                <w:szCs w:val="22"/>
              </w:rPr>
              <w:t>from IFSC master</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Branch Name</w:t>
            </w:r>
          </w:p>
        </w:tc>
        <w:tc>
          <w:tcPr>
            <w:tcW w:w="1933" w:type="dxa"/>
            <w:vAlign w:val="center"/>
          </w:tcPr>
          <w:p w:rsidR="00AD5F43" w:rsidRPr="00295D20" w:rsidRDefault="00AD5F43" w:rsidP="00B03612">
            <w:pPr>
              <w:jc w:val="center"/>
              <w:rPr>
                <w:sz w:val="22"/>
                <w:szCs w:val="22"/>
              </w:rPr>
            </w:pPr>
            <w:r w:rsidRPr="00295D20">
              <w:rPr>
                <w:sz w:val="22"/>
                <w:szCs w:val="22"/>
              </w:rPr>
              <w:t>Alphanumeric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4B164B" w:rsidP="00B03612">
            <w:pPr>
              <w:jc w:val="center"/>
              <w:rPr>
                <w:szCs w:val="22"/>
              </w:rPr>
            </w:pPr>
            <w:r w:rsidRPr="00295D20">
              <w:rPr>
                <w:szCs w:val="22"/>
              </w:rPr>
              <w:t>Auto-populate from IFSC master</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A/C name</w:t>
            </w:r>
          </w:p>
        </w:tc>
        <w:tc>
          <w:tcPr>
            <w:tcW w:w="1933" w:type="dxa"/>
            <w:vAlign w:val="center"/>
          </w:tcPr>
          <w:p w:rsidR="00AD5F43" w:rsidRPr="00295D20" w:rsidRDefault="00AD5F43" w:rsidP="00B03612">
            <w:pPr>
              <w:jc w:val="center"/>
              <w:rPr>
                <w:sz w:val="22"/>
                <w:szCs w:val="22"/>
              </w:rPr>
            </w:pPr>
            <w:r w:rsidRPr="00295D20">
              <w:rPr>
                <w:sz w:val="22"/>
                <w:szCs w:val="22"/>
              </w:rPr>
              <w:t>Alphanumeric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A/C type</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Current, Saving, OD, CC</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A/C no</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Banking since</w:t>
            </w:r>
          </w:p>
        </w:tc>
        <w:tc>
          <w:tcPr>
            <w:tcW w:w="1933" w:type="dxa"/>
            <w:vAlign w:val="center"/>
          </w:tcPr>
          <w:p w:rsidR="00AD5F43" w:rsidRPr="00295D20" w:rsidRDefault="00AD5F43" w:rsidP="00B03612">
            <w:pPr>
              <w:jc w:val="center"/>
              <w:rPr>
                <w:sz w:val="22"/>
                <w:szCs w:val="22"/>
              </w:rPr>
            </w:pPr>
            <w:r w:rsidRPr="00295D20">
              <w:rPr>
                <w:sz w:val="22"/>
                <w:szCs w:val="22"/>
              </w:rPr>
              <w:t>Date</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MM/YYYY</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Net banking available</w:t>
            </w:r>
          </w:p>
        </w:tc>
        <w:tc>
          <w:tcPr>
            <w:tcW w:w="1933" w:type="dxa"/>
            <w:vAlign w:val="center"/>
          </w:tcPr>
          <w:p w:rsidR="00AD5F43" w:rsidRPr="00295D20" w:rsidRDefault="00AD5F43" w:rsidP="00B03612">
            <w:pPr>
              <w:jc w:val="center"/>
              <w:rPr>
                <w:sz w:val="22"/>
                <w:szCs w:val="22"/>
              </w:rPr>
            </w:pPr>
            <w:r w:rsidRPr="00295D20">
              <w:rPr>
                <w:sz w:val="22"/>
                <w:szCs w:val="22"/>
              </w:rPr>
              <w:t>Radio Buttons</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Yes/No</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Sanctioned Amount</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r w:rsidRPr="00295D20">
              <w:rPr>
                <w:sz w:val="22"/>
                <w:szCs w:val="22"/>
              </w:rPr>
              <w:t>yes</w:t>
            </w:r>
          </w:p>
        </w:tc>
        <w:tc>
          <w:tcPr>
            <w:tcW w:w="3597" w:type="dxa"/>
            <w:vAlign w:val="center"/>
          </w:tcPr>
          <w:p w:rsidR="00AD5F43" w:rsidRPr="00295D20" w:rsidRDefault="00AD5F43" w:rsidP="00B03612">
            <w:pPr>
              <w:jc w:val="center"/>
              <w:rPr>
                <w:szCs w:val="22"/>
              </w:rPr>
            </w:pPr>
            <w:r w:rsidRPr="00295D20">
              <w:rPr>
                <w:szCs w:val="22"/>
              </w:rPr>
              <w:t>(If A/C type is OD, CC)</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Start Month</w:t>
            </w:r>
          </w:p>
        </w:tc>
        <w:tc>
          <w:tcPr>
            <w:tcW w:w="1933" w:type="dxa"/>
            <w:vAlign w:val="center"/>
          </w:tcPr>
          <w:p w:rsidR="00AD5F43" w:rsidRPr="00295D20" w:rsidRDefault="00AD5F43" w:rsidP="00B03612">
            <w:pPr>
              <w:jc w:val="center"/>
              <w:rPr>
                <w:sz w:val="22"/>
                <w:szCs w:val="22"/>
              </w:rPr>
            </w:pPr>
            <w:r w:rsidRPr="00295D20">
              <w:rPr>
                <w:sz w:val="22"/>
                <w:szCs w:val="22"/>
              </w:rPr>
              <w:t>Date</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MM/YYYY</w:t>
            </w: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Total Deposits</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Total Withdrawals</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121"/>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Balance as on 15th</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626"/>
          <w:jc w:val="center"/>
        </w:trPr>
        <w:tc>
          <w:tcPr>
            <w:tcW w:w="955" w:type="dxa"/>
            <w:vMerge/>
            <w:textDirection w:val="btLr"/>
            <w:vAlign w:val="center"/>
          </w:tcPr>
          <w:p w:rsidR="004B164B" w:rsidRPr="00295D20" w:rsidRDefault="004B164B" w:rsidP="00B03612">
            <w:pPr>
              <w:ind w:left="113" w:right="113"/>
              <w:jc w:val="center"/>
              <w:rPr>
                <w:sz w:val="28"/>
                <w:szCs w:val="28"/>
              </w:rPr>
            </w:pPr>
          </w:p>
        </w:tc>
        <w:tc>
          <w:tcPr>
            <w:tcW w:w="999" w:type="dxa"/>
            <w:vMerge/>
            <w:textDirection w:val="btLr"/>
            <w:vAlign w:val="center"/>
          </w:tcPr>
          <w:p w:rsidR="004B164B" w:rsidRPr="00295D20" w:rsidRDefault="004B164B" w:rsidP="00B03612">
            <w:pPr>
              <w:ind w:left="113" w:right="113"/>
              <w:jc w:val="center"/>
              <w:rPr>
                <w:sz w:val="22"/>
                <w:szCs w:val="22"/>
              </w:rPr>
            </w:pPr>
          </w:p>
        </w:tc>
        <w:tc>
          <w:tcPr>
            <w:tcW w:w="2142" w:type="dxa"/>
            <w:vMerge/>
            <w:vAlign w:val="center"/>
          </w:tcPr>
          <w:p w:rsidR="004B164B" w:rsidRPr="00295D20" w:rsidRDefault="004B164B" w:rsidP="00B03612">
            <w:pPr>
              <w:jc w:val="center"/>
              <w:rPr>
                <w:sz w:val="22"/>
                <w:szCs w:val="22"/>
              </w:rPr>
            </w:pPr>
          </w:p>
        </w:tc>
        <w:tc>
          <w:tcPr>
            <w:tcW w:w="2493" w:type="dxa"/>
            <w:shd w:val="clear" w:color="auto" w:fill="B8CCE4" w:themeFill="accent1" w:themeFillTint="66"/>
            <w:vAlign w:val="center"/>
          </w:tcPr>
          <w:p w:rsidR="004B164B" w:rsidRPr="00295D20" w:rsidRDefault="004B164B" w:rsidP="00B03612">
            <w:pPr>
              <w:jc w:val="center"/>
              <w:rPr>
                <w:sz w:val="22"/>
                <w:szCs w:val="22"/>
              </w:rPr>
            </w:pPr>
            <w:ins w:id="65" w:author="Namita Sivasankaran" w:date="2016-11-10T15:06:00Z">
              <w:r w:rsidRPr="00295D20">
                <w:rPr>
                  <w:sz w:val="22"/>
                  <w:szCs w:val="22"/>
                </w:rPr>
                <w:t>Button to add bank details</w:t>
              </w:r>
            </w:ins>
          </w:p>
        </w:tc>
        <w:tc>
          <w:tcPr>
            <w:tcW w:w="1933" w:type="dxa"/>
            <w:vAlign w:val="center"/>
          </w:tcPr>
          <w:p w:rsidR="004B164B" w:rsidRPr="00295D20" w:rsidRDefault="004B164B" w:rsidP="00B03612">
            <w:pPr>
              <w:jc w:val="center"/>
              <w:rPr>
                <w:sz w:val="22"/>
                <w:szCs w:val="22"/>
              </w:rPr>
            </w:pPr>
          </w:p>
        </w:tc>
        <w:tc>
          <w:tcPr>
            <w:tcW w:w="857" w:type="dxa"/>
            <w:vAlign w:val="center"/>
          </w:tcPr>
          <w:p w:rsidR="004B164B" w:rsidRPr="00295D20" w:rsidRDefault="004B164B" w:rsidP="00B03612">
            <w:pPr>
              <w:jc w:val="center"/>
              <w:rPr>
                <w:sz w:val="22"/>
                <w:szCs w:val="22"/>
              </w:rPr>
            </w:pPr>
          </w:p>
        </w:tc>
        <w:tc>
          <w:tcPr>
            <w:tcW w:w="1302" w:type="dxa"/>
            <w:vAlign w:val="center"/>
          </w:tcPr>
          <w:p w:rsidR="004B164B" w:rsidRPr="00295D20" w:rsidRDefault="004B164B" w:rsidP="00B03612">
            <w:pPr>
              <w:jc w:val="center"/>
              <w:rPr>
                <w:sz w:val="22"/>
                <w:szCs w:val="22"/>
              </w:rPr>
            </w:pPr>
          </w:p>
        </w:tc>
        <w:tc>
          <w:tcPr>
            <w:tcW w:w="3597" w:type="dxa"/>
            <w:vAlign w:val="center"/>
          </w:tcPr>
          <w:p w:rsidR="004B164B" w:rsidRPr="00295D20" w:rsidRDefault="004B164B" w:rsidP="00B03612">
            <w:pPr>
              <w:jc w:val="center"/>
              <w:rPr>
                <w:sz w:val="22"/>
                <w:szCs w:val="22"/>
              </w:rPr>
            </w:pPr>
            <w:ins w:id="66" w:author="Namita Sivasankaran" w:date="2016-11-10T15:07:00Z">
              <w:r w:rsidRPr="00295D20">
                <w:rPr>
                  <w:szCs w:val="22"/>
                </w:rPr>
                <w:t>On clicking add- display fields- start month, total deposits, total withdrawals, balance as on 15th</w:t>
              </w:r>
            </w:ins>
          </w:p>
        </w:tc>
      </w:tr>
      <w:tr w:rsidR="00295D20" w:rsidRPr="00295D20" w:rsidTr="000C7770">
        <w:trPr>
          <w:trHeight w:val="159"/>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No of cheques bounced</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327"/>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No of EMI cheques bounced</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295D20">
        <w:trPr>
          <w:trHeight w:val="400"/>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textDirection w:val="btLr"/>
            <w:vAlign w:val="center"/>
          </w:tcPr>
          <w:p w:rsidR="00AD5F43" w:rsidRPr="00295D20" w:rsidRDefault="00AD5F43" w:rsidP="00B03612">
            <w:pPr>
              <w:ind w:left="113" w:right="113"/>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shd w:val="clear" w:color="auto" w:fill="B8CCE4" w:themeFill="accent1" w:themeFillTint="66"/>
            <w:vAlign w:val="center"/>
          </w:tcPr>
          <w:p w:rsidR="00AD5F43" w:rsidRPr="00295D20" w:rsidRDefault="00AD5F43" w:rsidP="00B03612">
            <w:pPr>
              <w:jc w:val="center"/>
              <w:rPr>
                <w:b/>
                <w:bCs/>
                <w:sz w:val="22"/>
                <w:szCs w:val="22"/>
              </w:rPr>
            </w:pPr>
            <w:r w:rsidRPr="00295D20">
              <w:rPr>
                <w:b/>
                <w:bCs/>
                <w:sz w:val="22"/>
                <w:szCs w:val="22"/>
              </w:rPr>
              <w:t>Button to add account</w:t>
            </w:r>
          </w:p>
        </w:tc>
        <w:tc>
          <w:tcPr>
            <w:tcW w:w="1933" w:type="dxa"/>
            <w:vAlign w:val="center"/>
          </w:tcPr>
          <w:p w:rsidR="00AD5F43" w:rsidRPr="00295D20" w:rsidRDefault="00AD5F43" w:rsidP="00B03612">
            <w:pPr>
              <w:jc w:val="center"/>
              <w:rPr>
                <w:sz w:val="22"/>
                <w:szCs w:val="22"/>
              </w:rPr>
            </w:pP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159"/>
          <w:jc w:val="center"/>
        </w:trPr>
        <w:tc>
          <w:tcPr>
            <w:tcW w:w="955" w:type="dxa"/>
            <w:vMerge w:val="restart"/>
            <w:textDirection w:val="btLr"/>
            <w:vAlign w:val="center"/>
          </w:tcPr>
          <w:p w:rsidR="00AD5F43" w:rsidRPr="00295D20" w:rsidRDefault="00AD5F43" w:rsidP="00B03612">
            <w:pPr>
              <w:ind w:left="113" w:right="113"/>
              <w:jc w:val="center"/>
              <w:rPr>
                <w:sz w:val="28"/>
                <w:szCs w:val="28"/>
              </w:rPr>
            </w:pPr>
          </w:p>
        </w:tc>
        <w:tc>
          <w:tcPr>
            <w:tcW w:w="999" w:type="dxa"/>
            <w:vMerge w:val="restart"/>
            <w:textDirection w:val="btLr"/>
            <w:vAlign w:val="center"/>
          </w:tcPr>
          <w:p w:rsidR="00AD5F43" w:rsidRPr="00295D20" w:rsidRDefault="00AD5F43" w:rsidP="00B03612">
            <w:pPr>
              <w:ind w:left="113" w:right="113"/>
              <w:jc w:val="center"/>
              <w:rPr>
                <w:sz w:val="22"/>
                <w:szCs w:val="22"/>
              </w:rPr>
            </w:pPr>
            <w:r w:rsidRPr="00295D20">
              <w:rPr>
                <w:sz w:val="22"/>
                <w:szCs w:val="22"/>
              </w:rPr>
              <w:t>Business Financials</w:t>
            </w:r>
          </w:p>
        </w:tc>
        <w:tc>
          <w:tcPr>
            <w:tcW w:w="2142" w:type="dxa"/>
            <w:vMerge w:val="restart"/>
            <w:vAlign w:val="center"/>
          </w:tcPr>
          <w:p w:rsidR="00AD5F43" w:rsidRPr="00295D20" w:rsidRDefault="00AD5F43" w:rsidP="00B03612">
            <w:pPr>
              <w:jc w:val="center"/>
              <w:rPr>
                <w:sz w:val="22"/>
                <w:szCs w:val="22"/>
              </w:rPr>
            </w:pPr>
            <w:r w:rsidRPr="00295D20">
              <w:rPr>
                <w:sz w:val="22"/>
                <w:szCs w:val="22"/>
              </w:rPr>
              <w:t>-</w:t>
            </w:r>
          </w:p>
        </w:tc>
        <w:tc>
          <w:tcPr>
            <w:tcW w:w="2493" w:type="dxa"/>
            <w:vAlign w:val="center"/>
          </w:tcPr>
          <w:p w:rsidR="00AD5F43" w:rsidRPr="00295D20" w:rsidRDefault="00AD5F43" w:rsidP="00B03612">
            <w:pPr>
              <w:jc w:val="center"/>
              <w:rPr>
                <w:sz w:val="22"/>
                <w:szCs w:val="22"/>
              </w:rPr>
            </w:pPr>
            <w:r w:rsidRPr="00295D20">
              <w:rPr>
                <w:sz w:val="22"/>
                <w:szCs w:val="22"/>
              </w:rPr>
              <w:t>Monthly turnover</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438"/>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Monthly Business Expenses</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 w:val="22"/>
                <w:szCs w:val="22"/>
              </w:rPr>
            </w:pPr>
          </w:p>
        </w:tc>
      </w:tr>
      <w:tr w:rsidR="00295D20" w:rsidRPr="00295D20" w:rsidTr="000C7770">
        <w:trPr>
          <w:trHeight w:val="493"/>
          <w:jc w:val="center"/>
        </w:trPr>
        <w:tc>
          <w:tcPr>
            <w:tcW w:w="955" w:type="dxa"/>
            <w:vMerge/>
            <w:textDirection w:val="btLr"/>
            <w:vAlign w:val="center"/>
          </w:tcPr>
          <w:p w:rsidR="00AD5F43" w:rsidRPr="00295D20" w:rsidRDefault="00AD5F43" w:rsidP="00B03612">
            <w:pPr>
              <w:ind w:left="113" w:right="113"/>
              <w:jc w:val="center"/>
              <w:rPr>
                <w:sz w:val="28"/>
                <w:szCs w:val="28"/>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 w:val="22"/>
                <w:szCs w:val="22"/>
              </w:rPr>
            </w:pPr>
            <w:r w:rsidRPr="00295D20">
              <w:rPr>
                <w:sz w:val="22"/>
                <w:szCs w:val="22"/>
              </w:rPr>
              <w:t>Average Monthly Net Income</w:t>
            </w:r>
          </w:p>
        </w:tc>
        <w:tc>
          <w:tcPr>
            <w:tcW w:w="1933" w:type="dxa"/>
            <w:vAlign w:val="center"/>
          </w:tcPr>
          <w:p w:rsidR="00AD5F43" w:rsidRPr="00295D20" w:rsidRDefault="00AD5F43" w:rsidP="00B03612">
            <w:pPr>
              <w:jc w:val="center"/>
              <w:rPr>
                <w:sz w:val="22"/>
                <w:szCs w:val="22"/>
              </w:rPr>
            </w:pPr>
            <w:r w:rsidRPr="00295D20">
              <w:rPr>
                <w:sz w:val="22"/>
                <w:szCs w:val="22"/>
              </w:rPr>
              <w:t>Auto Calculated</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Auto calculated</w:t>
            </w:r>
          </w:p>
        </w:tc>
      </w:tr>
      <w:tr w:rsidR="00295D20" w:rsidRPr="00295D20" w:rsidTr="000C7770">
        <w:trPr>
          <w:trHeight w:val="159"/>
          <w:jc w:val="center"/>
        </w:trPr>
        <w:tc>
          <w:tcPr>
            <w:tcW w:w="955" w:type="dxa"/>
            <w:vMerge w:val="restart"/>
            <w:textDirection w:val="btLr"/>
            <w:vAlign w:val="center"/>
          </w:tcPr>
          <w:p w:rsidR="00AD5F43" w:rsidRPr="00295D20" w:rsidRDefault="00AD5F43" w:rsidP="00B03612">
            <w:pPr>
              <w:ind w:left="113" w:right="113"/>
              <w:jc w:val="center"/>
              <w:rPr>
                <w:sz w:val="28"/>
                <w:szCs w:val="28"/>
              </w:rPr>
            </w:pPr>
            <w:r w:rsidRPr="00295D20">
              <w:rPr>
                <w:sz w:val="28"/>
                <w:szCs w:val="28"/>
              </w:rPr>
              <w:t>LOAN REQUEST</w:t>
            </w:r>
          </w:p>
        </w:tc>
        <w:tc>
          <w:tcPr>
            <w:tcW w:w="999" w:type="dxa"/>
            <w:vMerge w:val="restart"/>
            <w:vAlign w:val="center"/>
          </w:tcPr>
          <w:p w:rsidR="00AD5F43" w:rsidRPr="00295D20" w:rsidRDefault="00AD5F43" w:rsidP="00B03612">
            <w:pPr>
              <w:jc w:val="center"/>
              <w:rPr>
                <w:sz w:val="22"/>
                <w:szCs w:val="22"/>
              </w:rPr>
            </w:pPr>
            <w:r w:rsidRPr="00295D20">
              <w:rPr>
                <w:sz w:val="22"/>
                <w:szCs w:val="22"/>
              </w:rPr>
              <w:t>-</w:t>
            </w:r>
          </w:p>
        </w:tc>
        <w:tc>
          <w:tcPr>
            <w:tcW w:w="2142" w:type="dxa"/>
            <w:vMerge w:val="restart"/>
            <w:vAlign w:val="center"/>
          </w:tcPr>
          <w:p w:rsidR="00AD5F43" w:rsidRPr="00295D20" w:rsidRDefault="00AD5F43" w:rsidP="00B03612">
            <w:pPr>
              <w:jc w:val="center"/>
              <w:rPr>
                <w:sz w:val="22"/>
                <w:szCs w:val="22"/>
              </w:rPr>
            </w:pPr>
            <w:r w:rsidRPr="00295D20">
              <w:rPr>
                <w:sz w:val="22"/>
                <w:szCs w:val="22"/>
              </w:rPr>
              <w:t>-</w:t>
            </w:r>
          </w:p>
        </w:tc>
        <w:tc>
          <w:tcPr>
            <w:tcW w:w="2493" w:type="dxa"/>
            <w:vAlign w:val="center"/>
          </w:tcPr>
          <w:p w:rsidR="00AD5F43" w:rsidRPr="00295D20" w:rsidRDefault="00AD5F43" w:rsidP="00B03612">
            <w:pPr>
              <w:jc w:val="center"/>
              <w:rPr>
                <w:szCs w:val="22"/>
              </w:rPr>
            </w:pPr>
            <w:r w:rsidRPr="00295D20">
              <w:rPr>
                <w:szCs w:val="22"/>
              </w:rPr>
              <w:t>Purpose</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Machine Refinance, Asset Purchase, Debt Consolidation, Working Capital, Line Of Credit, Business Development</w:t>
            </w:r>
          </w:p>
        </w:tc>
      </w:tr>
      <w:tr w:rsidR="00295D20" w:rsidRPr="00295D20" w:rsidTr="000C7770">
        <w:trPr>
          <w:trHeight w:val="159"/>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Sub-purpose</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refer to screening dropdown sheet</w:t>
            </w:r>
          </w:p>
        </w:tc>
      </w:tr>
      <w:tr w:rsidR="00295D20" w:rsidRPr="00295D20" w:rsidTr="000C7770">
        <w:trPr>
          <w:trHeight w:val="595"/>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Do you have assets available for hypothecation?</w:t>
            </w:r>
          </w:p>
        </w:tc>
        <w:tc>
          <w:tcPr>
            <w:tcW w:w="1933" w:type="dxa"/>
            <w:vAlign w:val="center"/>
          </w:tcPr>
          <w:p w:rsidR="00AD5F43" w:rsidRPr="00295D20" w:rsidRDefault="00AD5F43" w:rsidP="00B03612">
            <w:pPr>
              <w:jc w:val="center"/>
              <w:rPr>
                <w:sz w:val="22"/>
                <w:szCs w:val="22"/>
              </w:rPr>
            </w:pPr>
            <w:r w:rsidRPr="00295D20">
              <w:rPr>
                <w:sz w:val="22"/>
                <w:szCs w:val="22"/>
              </w:rPr>
              <w:t>Radio Buttons</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r w:rsidRPr="00295D20">
              <w:rPr>
                <w:sz w:val="22"/>
                <w:szCs w:val="22"/>
              </w:rPr>
              <w:t>yes</w:t>
            </w:r>
          </w:p>
        </w:tc>
        <w:tc>
          <w:tcPr>
            <w:tcW w:w="3597" w:type="dxa"/>
            <w:vAlign w:val="center"/>
          </w:tcPr>
          <w:p w:rsidR="00AD5F43" w:rsidRPr="00295D20" w:rsidRDefault="00AD5F43" w:rsidP="00B03612">
            <w:pPr>
              <w:jc w:val="center"/>
              <w:rPr>
                <w:szCs w:val="22"/>
              </w:rPr>
            </w:pPr>
            <w:r w:rsidRPr="00295D20">
              <w:rPr>
                <w:szCs w:val="22"/>
              </w:rPr>
              <w:t>Yes/No</w:t>
            </w:r>
          </w:p>
          <w:p w:rsidR="00AD5F43" w:rsidRPr="00295D20" w:rsidRDefault="00AD5F43" w:rsidP="00B03612">
            <w:pPr>
              <w:jc w:val="center"/>
              <w:rPr>
                <w:szCs w:val="22"/>
              </w:rPr>
            </w:pPr>
            <w:r w:rsidRPr="00295D20">
              <w:rPr>
                <w:szCs w:val="22"/>
              </w:rPr>
              <w:t>And, If purpose is WC, BD or LOC</w:t>
            </w:r>
          </w:p>
        </w:tc>
      </w:tr>
      <w:tr w:rsidR="00295D20" w:rsidRPr="00295D20" w:rsidTr="000C7770">
        <w:trPr>
          <w:trHeight w:val="433"/>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If yes, estimated value of assets</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r w:rsidRPr="00295D20">
              <w:rPr>
                <w:sz w:val="22"/>
                <w:szCs w:val="22"/>
              </w:rPr>
              <w:t>yes</w:t>
            </w:r>
          </w:p>
        </w:tc>
        <w:tc>
          <w:tcPr>
            <w:tcW w:w="3597" w:type="dxa"/>
            <w:vAlign w:val="center"/>
          </w:tcPr>
          <w:p w:rsidR="00AD5F43" w:rsidRPr="00295D20" w:rsidRDefault="00AD5F43" w:rsidP="00B03612">
            <w:pPr>
              <w:jc w:val="center"/>
              <w:rPr>
                <w:szCs w:val="22"/>
              </w:rPr>
            </w:pPr>
            <w:r w:rsidRPr="00295D20">
              <w:rPr>
                <w:szCs w:val="22"/>
              </w:rPr>
              <w:t>If assets for hypothecation is yes</w:t>
            </w:r>
          </w:p>
        </w:tc>
      </w:tr>
      <w:tr w:rsidR="00295D20" w:rsidRPr="00295D20" w:rsidTr="000C7770">
        <w:trPr>
          <w:trHeight w:val="159"/>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Loan Amount</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p>
        </w:tc>
      </w:tr>
      <w:tr w:rsidR="00295D20" w:rsidRPr="00295D20" w:rsidTr="000C7770">
        <w:trPr>
          <w:trHeight w:val="101"/>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EMI Requested</w:t>
            </w:r>
          </w:p>
        </w:tc>
        <w:tc>
          <w:tcPr>
            <w:tcW w:w="1933" w:type="dxa"/>
            <w:vAlign w:val="center"/>
          </w:tcPr>
          <w:p w:rsidR="00AD5F43" w:rsidRPr="00295D20" w:rsidRDefault="00AD5F43" w:rsidP="00B03612">
            <w:pPr>
              <w:jc w:val="center"/>
              <w:rPr>
                <w:sz w:val="22"/>
                <w:szCs w:val="22"/>
              </w:rPr>
            </w:pPr>
            <w:r w:rsidRPr="00295D20">
              <w:rPr>
                <w:sz w:val="22"/>
                <w:szCs w:val="22"/>
              </w:rPr>
              <w:t>Numeric</w:t>
            </w:r>
          </w:p>
        </w:tc>
        <w:tc>
          <w:tcPr>
            <w:tcW w:w="857" w:type="dxa"/>
            <w:vAlign w:val="center"/>
          </w:tcPr>
          <w:p w:rsidR="00AD5F43" w:rsidRPr="00295D20" w:rsidRDefault="00AD5F43" w:rsidP="00B03612">
            <w:pPr>
              <w:jc w:val="center"/>
              <w:rPr>
                <w:sz w:val="22"/>
                <w:szCs w:val="22"/>
              </w:rPr>
            </w:pPr>
            <w:r w:rsidRPr="00295D20">
              <w:rPr>
                <w:sz w:val="22"/>
                <w:szCs w:val="22"/>
              </w:rPr>
              <w:t>Yes</w:t>
            </w: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p>
        </w:tc>
      </w:tr>
      <w:tr w:rsidR="00295D20" w:rsidRPr="00295D20" w:rsidTr="000C7770">
        <w:trPr>
          <w:trHeight w:val="433"/>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EMI Payment Date Requested</w:t>
            </w:r>
          </w:p>
        </w:tc>
        <w:tc>
          <w:tcPr>
            <w:tcW w:w="1933" w:type="dxa"/>
            <w:vAlign w:val="center"/>
          </w:tcPr>
          <w:p w:rsidR="00AD5F43" w:rsidRPr="00295D20" w:rsidRDefault="00AD5F43" w:rsidP="00B03612">
            <w:pPr>
              <w:jc w:val="center"/>
              <w:rPr>
                <w:sz w:val="22"/>
                <w:szCs w:val="22"/>
              </w:rPr>
            </w:pPr>
            <w:r w:rsidRPr="00295D20">
              <w:rPr>
                <w:sz w:val="22"/>
                <w:szCs w:val="22"/>
              </w:rPr>
              <w:t>Date</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p>
        </w:tc>
      </w:tr>
      <w:tr w:rsidR="00295D20" w:rsidRPr="00295D20" w:rsidTr="000C7770">
        <w:trPr>
          <w:trHeight w:val="159"/>
          <w:jc w:val="center"/>
        </w:trPr>
        <w:tc>
          <w:tcPr>
            <w:tcW w:w="955" w:type="dxa"/>
            <w:vMerge/>
            <w:vAlign w:val="center"/>
          </w:tcPr>
          <w:p w:rsidR="00AD5F43" w:rsidRPr="00295D20" w:rsidRDefault="00AD5F43" w:rsidP="00B03612">
            <w:pPr>
              <w:jc w:val="center"/>
              <w:rPr>
                <w:sz w:val="22"/>
                <w:szCs w:val="22"/>
              </w:rPr>
            </w:pPr>
          </w:p>
        </w:tc>
        <w:tc>
          <w:tcPr>
            <w:tcW w:w="999" w:type="dxa"/>
            <w:vMerge/>
            <w:vAlign w:val="center"/>
          </w:tcPr>
          <w:p w:rsidR="00AD5F43" w:rsidRPr="00295D20" w:rsidRDefault="00AD5F43" w:rsidP="00B03612">
            <w:pPr>
              <w:jc w:val="center"/>
              <w:rPr>
                <w:sz w:val="22"/>
                <w:szCs w:val="22"/>
              </w:rPr>
            </w:pPr>
          </w:p>
        </w:tc>
        <w:tc>
          <w:tcPr>
            <w:tcW w:w="2142" w:type="dxa"/>
            <w:vMerge/>
            <w:vAlign w:val="center"/>
          </w:tcPr>
          <w:p w:rsidR="00AD5F43" w:rsidRPr="00295D20" w:rsidRDefault="00AD5F43" w:rsidP="00B03612">
            <w:pPr>
              <w:jc w:val="center"/>
              <w:rPr>
                <w:sz w:val="22"/>
                <w:szCs w:val="22"/>
              </w:rPr>
            </w:pPr>
          </w:p>
        </w:tc>
        <w:tc>
          <w:tcPr>
            <w:tcW w:w="2493" w:type="dxa"/>
            <w:vAlign w:val="center"/>
          </w:tcPr>
          <w:p w:rsidR="00AD5F43" w:rsidRPr="00295D20" w:rsidRDefault="00AD5F43" w:rsidP="00B03612">
            <w:pPr>
              <w:jc w:val="center"/>
              <w:rPr>
                <w:szCs w:val="22"/>
              </w:rPr>
            </w:pPr>
            <w:r w:rsidRPr="00295D20">
              <w:rPr>
                <w:szCs w:val="22"/>
              </w:rPr>
              <w:t>Product Type</w:t>
            </w:r>
          </w:p>
        </w:tc>
        <w:tc>
          <w:tcPr>
            <w:tcW w:w="1933" w:type="dxa"/>
            <w:vAlign w:val="center"/>
          </w:tcPr>
          <w:p w:rsidR="00AD5F43" w:rsidRPr="00295D20" w:rsidRDefault="00AD5F43" w:rsidP="00B03612">
            <w:pPr>
              <w:jc w:val="center"/>
              <w:rPr>
                <w:sz w:val="22"/>
                <w:szCs w:val="22"/>
              </w:rPr>
            </w:pPr>
            <w:r w:rsidRPr="00295D20">
              <w:rPr>
                <w:sz w:val="22"/>
                <w:szCs w:val="22"/>
              </w:rPr>
              <w:t>dropdown</w:t>
            </w:r>
          </w:p>
        </w:tc>
        <w:tc>
          <w:tcPr>
            <w:tcW w:w="857" w:type="dxa"/>
            <w:vAlign w:val="center"/>
          </w:tcPr>
          <w:p w:rsidR="00AD5F43" w:rsidRPr="00295D20" w:rsidRDefault="00AD5F43" w:rsidP="00B03612">
            <w:pPr>
              <w:jc w:val="center"/>
              <w:rPr>
                <w:sz w:val="22"/>
                <w:szCs w:val="22"/>
              </w:rPr>
            </w:pPr>
          </w:p>
        </w:tc>
        <w:tc>
          <w:tcPr>
            <w:tcW w:w="1302" w:type="dxa"/>
            <w:vAlign w:val="center"/>
          </w:tcPr>
          <w:p w:rsidR="00AD5F43" w:rsidRPr="00295D20" w:rsidRDefault="00AD5F43" w:rsidP="00B03612">
            <w:pPr>
              <w:jc w:val="center"/>
              <w:rPr>
                <w:sz w:val="22"/>
                <w:szCs w:val="22"/>
              </w:rPr>
            </w:pPr>
          </w:p>
        </w:tc>
        <w:tc>
          <w:tcPr>
            <w:tcW w:w="3597" w:type="dxa"/>
            <w:vAlign w:val="center"/>
          </w:tcPr>
          <w:p w:rsidR="00AD5F43" w:rsidRPr="00295D20" w:rsidRDefault="00AD5F43" w:rsidP="00B03612">
            <w:pPr>
              <w:jc w:val="center"/>
              <w:rPr>
                <w:szCs w:val="22"/>
              </w:rPr>
            </w:pPr>
            <w:r w:rsidRPr="00295D20">
              <w:rPr>
                <w:szCs w:val="22"/>
              </w:rPr>
              <w:t>Working Capital, Loan Refinance, Asset Purchase, Business Development, to be auto populated based on questions above</w:t>
            </w:r>
          </w:p>
        </w:tc>
      </w:tr>
    </w:tbl>
    <w:p w:rsidR="00C66B59" w:rsidRDefault="00C66B59" w:rsidP="00C66B59">
      <w:pPr>
        <w:sectPr w:rsidR="00C66B59" w:rsidSect="000C7770">
          <w:pgSz w:w="16838" w:h="11899" w:orient="landscape"/>
          <w:pgMar w:top="720" w:right="720" w:bottom="1134" w:left="1134" w:header="1560" w:footer="567" w:gutter="0"/>
          <w:cols w:space="720"/>
          <w:docGrid w:linePitch="360"/>
        </w:sectPr>
      </w:pPr>
    </w:p>
    <w:p w:rsidR="00C66B59" w:rsidRPr="001E2911" w:rsidRDefault="00C66B59" w:rsidP="00C66B59">
      <w:pPr>
        <w:jc w:val="both"/>
      </w:pPr>
    </w:p>
    <w:p w:rsidR="00C66B59" w:rsidRPr="001E2911" w:rsidRDefault="00C66B59" w:rsidP="00C66B59">
      <w:pPr>
        <w:ind w:left="1080"/>
      </w:pPr>
    </w:p>
    <w:p w:rsidR="00C66B59" w:rsidRPr="001E2911" w:rsidRDefault="00C66B59" w:rsidP="00C66B59">
      <w:pPr>
        <w:ind w:left="1080"/>
        <w:rPr>
          <w:rFonts w:eastAsia="Calibri"/>
          <w:b/>
          <w:sz w:val="24"/>
          <w:szCs w:val="28"/>
          <w:lang w:val="en-IN"/>
        </w:rPr>
      </w:pPr>
      <w:r w:rsidRPr="001E2911">
        <w:rPr>
          <w:rFonts w:eastAsia="Calibri"/>
          <w:b/>
          <w:sz w:val="24"/>
          <w:szCs w:val="28"/>
          <w:lang w:val="en-IN"/>
        </w:rPr>
        <w:t>Business Type- Manufacturing</w:t>
      </w:r>
    </w:p>
    <w:tbl>
      <w:tblPr>
        <w:tblW w:w="5000" w:type="pct"/>
        <w:jc w:val="center"/>
        <w:tblInd w:w="534" w:type="dxa"/>
        <w:tblLook w:val="04A0" w:firstRow="1" w:lastRow="0" w:firstColumn="1" w:lastColumn="0" w:noHBand="0" w:noVBand="1"/>
      </w:tblPr>
      <w:tblGrid>
        <w:gridCol w:w="1721"/>
        <w:gridCol w:w="1824"/>
        <w:gridCol w:w="2162"/>
        <w:gridCol w:w="4554"/>
      </w:tblGrid>
      <w:tr w:rsidR="00C66B59" w:rsidRPr="001E2911" w:rsidTr="00B03612">
        <w:trPr>
          <w:trHeight w:val="600"/>
          <w:jc w:val="center"/>
        </w:trPr>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66B59" w:rsidRPr="008C2578" w:rsidRDefault="00C66B59" w:rsidP="00B03612">
            <w:pPr>
              <w:rPr>
                <w:b/>
                <w:color w:val="000000"/>
                <w:sz w:val="22"/>
                <w:szCs w:val="22"/>
                <w:lang w:val="en-GB" w:eastAsia="en-GB"/>
              </w:rPr>
            </w:pPr>
            <w:r w:rsidRPr="008C2578">
              <w:rPr>
                <w:b/>
                <w:color w:val="000000"/>
                <w:sz w:val="22"/>
                <w:szCs w:val="22"/>
                <w:lang w:val="en-GB" w:eastAsia="en-GB"/>
              </w:rPr>
              <w:t>Business Type</w:t>
            </w:r>
          </w:p>
        </w:tc>
        <w:tc>
          <w:tcPr>
            <w:tcW w:w="864" w:type="pct"/>
            <w:tcBorders>
              <w:top w:val="single" w:sz="4" w:space="0" w:color="auto"/>
              <w:left w:val="nil"/>
              <w:bottom w:val="single" w:sz="4" w:space="0" w:color="auto"/>
              <w:right w:val="single" w:sz="4" w:space="0" w:color="auto"/>
            </w:tcBorders>
            <w:shd w:val="clear" w:color="auto" w:fill="auto"/>
            <w:noWrap/>
            <w:vAlign w:val="center"/>
            <w:hideMark/>
          </w:tcPr>
          <w:p w:rsidR="00C66B59" w:rsidRPr="008C2578" w:rsidRDefault="00C66B59" w:rsidP="00B03612">
            <w:pPr>
              <w:rPr>
                <w:b/>
                <w:color w:val="000000"/>
                <w:sz w:val="22"/>
                <w:szCs w:val="22"/>
                <w:lang w:val="en-GB" w:eastAsia="en-GB"/>
              </w:rPr>
            </w:pPr>
            <w:r w:rsidRPr="008C2578">
              <w:rPr>
                <w:b/>
                <w:color w:val="000000"/>
                <w:sz w:val="22"/>
                <w:szCs w:val="22"/>
                <w:lang w:val="en-GB" w:eastAsia="en-GB"/>
              </w:rPr>
              <w:t>Business Activity</w:t>
            </w:r>
          </w:p>
        </w:tc>
        <w:tc>
          <w:tcPr>
            <w:tcW w:w="1062" w:type="pct"/>
            <w:tcBorders>
              <w:top w:val="single" w:sz="4" w:space="0" w:color="auto"/>
              <w:left w:val="nil"/>
              <w:bottom w:val="single" w:sz="4" w:space="0" w:color="auto"/>
              <w:right w:val="single" w:sz="4" w:space="0" w:color="auto"/>
            </w:tcBorders>
            <w:shd w:val="clear" w:color="auto" w:fill="auto"/>
            <w:noWrap/>
            <w:vAlign w:val="center"/>
            <w:hideMark/>
          </w:tcPr>
          <w:p w:rsidR="00C66B59" w:rsidRPr="008C2578" w:rsidRDefault="00C66B59" w:rsidP="00B03612">
            <w:pPr>
              <w:rPr>
                <w:b/>
                <w:color w:val="000000"/>
                <w:sz w:val="22"/>
                <w:szCs w:val="22"/>
                <w:lang w:val="en-GB" w:eastAsia="en-GB"/>
              </w:rPr>
            </w:pPr>
            <w:r w:rsidRPr="008C2578">
              <w:rPr>
                <w:b/>
                <w:color w:val="000000"/>
                <w:sz w:val="22"/>
                <w:szCs w:val="22"/>
                <w:lang w:val="en-GB" w:eastAsia="en-GB"/>
              </w:rPr>
              <w:t>Business Sector</w:t>
            </w:r>
          </w:p>
        </w:tc>
        <w:tc>
          <w:tcPr>
            <w:tcW w:w="2227" w:type="pct"/>
            <w:tcBorders>
              <w:top w:val="single" w:sz="4" w:space="0" w:color="auto"/>
              <w:left w:val="nil"/>
              <w:bottom w:val="single" w:sz="4" w:space="0" w:color="auto"/>
              <w:right w:val="single" w:sz="4" w:space="0" w:color="auto"/>
            </w:tcBorders>
            <w:shd w:val="clear" w:color="auto" w:fill="auto"/>
            <w:vAlign w:val="center"/>
            <w:hideMark/>
          </w:tcPr>
          <w:p w:rsidR="00C66B59" w:rsidRPr="008C2578" w:rsidRDefault="00C66B59" w:rsidP="00B03612">
            <w:pPr>
              <w:rPr>
                <w:b/>
                <w:color w:val="000000"/>
                <w:sz w:val="22"/>
                <w:szCs w:val="22"/>
                <w:lang w:val="en-GB" w:eastAsia="en-GB"/>
              </w:rPr>
            </w:pPr>
            <w:r w:rsidRPr="008C2578">
              <w:rPr>
                <w:b/>
                <w:color w:val="000000"/>
                <w:sz w:val="22"/>
                <w:szCs w:val="22"/>
                <w:lang w:val="en-GB" w:eastAsia="en-GB"/>
              </w:rPr>
              <w:t>Business Sub Sector</w:t>
            </w:r>
          </w:p>
        </w:tc>
      </w:tr>
      <w:tr w:rsidR="00C66B59" w:rsidRPr="001E2911" w:rsidTr="00B03612">
        <w:trPr>
          <w:trHeight w:val="421"/>
          <w:jc w:val="center"/>
        </w:trPr>
        <w:tc>
          <w:tcPr>
            <w:tcW w:w="847" w:type="pct"/>
            <w:tcBorders>
              <w:top w:val="nil"/>
              <w:left w:val="single" w:sz="4" w:space="0" w:color="auto"/>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Manufacturing</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Sales</w:t>
            </w:r>
          </w:p>
        </w:tc>
        <w:tc>
          <w:tcPr>
            <w:tcW w:w="1062" w:type="pct"/>
            <w:tcBorders>
              <w:top w:val="nil"/>
              <w:left w:val="nil"/>
              <w:bottom w:val="single" w:sz="4" w:space="0" w:color="auto"/>
              <w:right w:val="nil"/>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Machine  Components</w:t>
            </w:r>
          </w:p>
        </w:tc>
        <w:tc>
          <w:tcPr>
            <w:tcW w:w="222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Job Work</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Agriculture Machinery</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Job work &amp; Sales</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Satellite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Construction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Textile Machinery</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Plastics Machinery</w:t>
            </w:r>
          </w:p>
        </w:tc>
      </w:tr>
      <w:tr w:rsidR="00C66B59" w:rsidRPr="001E2911" w:rsidTr="00B03612">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Chemical Processing Machinery</w:t>
            </w:r>
          </w:p>
        </w:tc>
      </w:tr>
      <w:tr w:rsidR="00C66B59" w:rsidRPr="001E2911" w:rsidTr="00B03612">
        <w:trPr>
          <w:trHeight w:val="28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Paper &amp; Paperboard making machinery</w:t>
            </w:r>
          </w:p>
        </w:tc>
      </w:tr>
      <w:tr w:rsidR="00C66B59" w:rsidRPr="001E2911" w:rsidTr="00B03612">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Manufacturing Machinery</w:t>
            </w:r>
          </w:p>
        </w:tc>
      </w:tr>
      <w:tr w:rsidR="00C66B59" w:rsidRPr="001E2911" w:rsidTr="00B03612">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Semi-conductor Machinery</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Wire Cutting Machinery</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Automation Machinery</w:t>
            </w:r>
          </w:p>
        </w:tc>
      </w:tr>
      <w:tr w:rsidR="00C66B59" w:rsidRPr="001E2911" w:rsidTr="00B03612">
        <w:trPr>
          <w:trHeight w:val="23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Special Purpose Machinery</w:t>
            </w:r>
          </w:p>
        </w:tc>
      </w:tr>
      <w:tr w:rsidR="00C66B59" w:rsidRPr="001E2911" w:rsidTr="00B03612">
        <w:trPr>
          <w:trHeight w:val="25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Aircraft/Defence Machines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Air-conditioning/Heating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Elevator/Conveyor  </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Ovens/Furnaces</w:t>
            </w:r>
          </w:p>
        </w:tc>
      </w:tr>
      <w:tr w:rsidR="00C66B59" w:rsidRPr="001E2911" w:rsidTr="00B03612">
        <w:trPr>
          <w:trHeight w:val="32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Office Machinery/Equipment</w:t>
            </w:r>
          </w:p>
        </w:tc>
      </w:tr>
      <w:tr w:rsidR="00C66B59" w:rsidRPr="001E2911" w:rsidTr="00B03612">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Pumps/Compressors/Valves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Power Equipment</w:t>
            </w:r>
          </w:p>
        </w:tc>
      </w:tr>
      <w:tr w:rsidR="00C66B59" w:rsidRPr="001E2911" w:rsidTr="00B03612">
        <w:trPr>
          <w:trHeight w:val="25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General Purpose Machinery</w:t>
            </w:r>
          </w:p>
        </w:tc>
      </w:tr>
      <w:tr w:rsidR="00C66B59" w:rsidRPr="001E2911" w:rsidTr="00B03612">
        <w:trPr>
          <w:trHeight w:val="12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 Components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2-Wheelers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4-Wheelers</w:t>
            </w:r>
          </w:p>
        </w:tc>
      </w:tr>
      <w:tr w:rsidR="00C66B59" w:rsidRPr="001E2911" w:rsidTr="00B03612">
        <w:trPr>
          <w:trHeight w:val="4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Light Commercial Vehicles (utility trucks, pickups, etc.)</w:t>
            </w:r>
          </w:p>
        </w:tc>
      </w:tr>
      <w:tr w:rsidR="00C66B59" w:rsidRPr="001E2911" w:rsidTr="00B03612">
        <w:trPr>
          <w:trHeight w:val="29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Heavy Commercial Vehicles (Trucks/Lorries)</w:t>
            </w:r>
          </w:p>
        </w:tc>
      </w:tr>
      <w:tr w:rsidR="00C66B59" w:rsidRPr="001E2911" w:rsidTr="00B03612">
        <w:trPr>
          <w:trHeight w:val="28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Passenger Vehicles (Vans, Buses)</w:t>
            </w:r>
          </w:p>
        </w:tc>
      </w:tr>
      <w:tr w:rsidR="00C66B59" w:rsidRPr="001E2911" w:rsidTr="00B03612">
        <w:trPr>
          <w:trHeight w:val="25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Agriculture Vehicles (Tractors, Tillers)</w:t>
            </w:r>
          </w:p>
        </w:tc>
      </w:tr>
      <w:tr w:rsidR="00C66B59" w:rsidRPr="001E2911" w:rsidTr="00B03612">
        <w:trPr>
          <w:trHeight w:val="55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Construction Vehicles (Bobcats, Loaders, Compactors, Drillers, Earth-moving, etc.)</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Fabrication</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Welding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Tool &amp; Dies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Products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Dairy Products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Beverage</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Oils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Grain Mills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Animal Feed</w:t>
            </w:r>
          </w:p>
        </w:tc>
      </w:tr>
      <w:tr w:rsidR="00C66B59" w:rsidRPr="001E2911" w:rsidTr="00B03612">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Processing/Preserving meat, fish, vegetables</w:t>
            </w:r>
          </w:p>
        </w:tc>
      </w:tr>
      <w:tr w:rsidR="00C66B59" w:rsidRPr="001E2911" w:rsidTr="00B03612">
        <w:trPr>
          <w:trHeight w:val="24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Starch and Starch Products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Bakery Goods</w:t>
            </w:r>
          </w:p>
        </w:tc>
      </w:tr>
      <w:tr w:rsidR="00C66B59" w:rsidRPr="001E2911" w:rsidTr="00B03612">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Prepared Meals &amp; Dishes</w:t>
            </w:r>
          </w:p>
        </w:tc>
      </w:tr>
      <w:tr w:rsidR="00C66B59" w:rsidRPr="001E2911" w:rsidTr="00B03612">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lastRenderedPageBreak/>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Leather</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Tanning &amp; Dyeing</w:t>
            </w:r>
          </w:p>
        </w:tc>
      </w:tr>
      <w:tr w:rsidR="00C66B59" w:rsidRPr="001E2911" w:rsidTr="00B03612">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Footwear</w:t>
            </w:r>
          </w:p>
        </w:tc>
      </w:tr>
      <w:tr w:rsidR="00C66B59" w:rsidRPr="001E2911" w:rsidTr="00B03612">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Luggage</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Handbags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Wood</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Sawmill</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Wood Materials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Furniture</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Household goods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Textiles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Spinning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Weaving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Bleaching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Dyeing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Dressing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Drying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Steaming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Shrinking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Printing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Apparel</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Knitwear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Ethnic Wear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Western Wear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Underwear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Paper</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Paper Recycling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Pulp making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Paper &amp; Paper Rolls</w:t>
            </w:r>
          </w:p>
        </w:tc>
      </w:tr>
      <w:tr w:rsidR="00C66B59" w:rsidRPr="001E2911" w:rsidTr="00B03612">
        <w:trPr>
          <w:trHeight w:val="29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Paper Products (cups, plates, toys,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C66B59" w:rsidRPr="001E2911" w:rsidTr="00B03612">
        <w:trPr>
          <w:trHeight w:val="27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Cardboard Paper Products</w:t>
            </w:r>
          </w:p>
        </w:tc>
      </w:tr>
      <w:tr w:rsidR="00C66B59" w:rsidRPr="001E2911" w:rsidTr="00B03612">
        <w:trPr>
          <w:trHeight w:val="29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Corrugated Paper Products</w:t>
            </w:r>
          </w:p>
        </w:tc>
      </w:tr>
      <w:tr w:rsidR="00C66B59" w:rsidRPr="001E2911" w:rsidTr="00B03612">
        <w:trPr>
          <w:trHeight w:val="26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Carbon Paper &amp; Stationary Items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Printing</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Packaging Printing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Publication Printing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Commercial Printing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 Recycling</w:t>
            </w:r>
          </w:p>
        </w:tc>
      </w:tr>
      <w:tr w:rsidR="00C66B59" w:rsidRPr="001E2911" w:rsidTr="00B03612">
        <w:trPr>
          <w:trHeight w:val="31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Industrial Injection Moulding</w:t>
            </w:r>
          </w:p>
        </w:tc>
      </w:tr>
      <w:tr w:rsidR="00C66B59" w:rsidRPr="001E2911" w:rsidTr="00B03612">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Household Injection Moulding</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 Sheets and Films</w:t>
            </w:r>
          </w:p>
        </w:tc>
      </w:tr>
      <w:tr w:rsidR="00C66B59" w:rsidRPr="001E2911" w:rsidTr="00B03612">
        <w:trPr>
          <w:trHeight w:val="24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 Packaging (bags, boxes, cases, et)</w:t>
            </w:r>
          </w:p>
        </w:tc>
      </w:tr>
      <w:tr w:rsidR="00C66B59" w:rsidRPr="001E2911" w:rsidTr="00B03612">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Optical (eye glass frames,</w:t>
            </w:r>
            <w:r>
              <w:rPr>
                <w:color w:val="000000"/>
                <w:sz w:val="22"/>
                <w:szCs w:val="22"/>
                <w:lang w:val="en-GB" w:eastAsia="en-GB"/>
              </w:rPr>
              <w:t xml:space="preserve"> </w:t>
            </w:r>
            <w:r w:rsidRPr="001E2911">
              <w:rPr>
                <w:color w:val="000000"/>
                <w:sz w:val="22"/>
                <w:szCs w:val="22"/>
                <w:lang w:val="en-GB" w:eastAsia="en-GB"/>
              </w:rPr>
              <w:t>etc.)</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Housewares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Pipes, Tubes and Fittings</w:t>
            </w:r>
          </w:p>
        </w:tc>
      </w:tr>
      <w:tr w:rsidR="00C66B59" w:rsidRPr="001E2911" w:rsidTr="00B03612">
        <w:trPr>
          <w:trHeight w:val="23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Other Plastic Moulding &amp; Extrusion</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 Furniture</w:t>
            </w:r>
          </w:p>
        </w:tc>
      </w:tr>
      <w:tr w:rsidR="00C66B59" w:rsidRPr="001E2911" w:rsidTr="00B03612">
        <w:trPr>
          <w:trHeight w:val="22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Medical &amp; Dental Appliances</w:t>
            </w:r>
          </w:p>
        </w:tc>
      </w:tr>
      <w:tr w:rsidR="00C66B59" w:rsidRPr="001E2911" w:rsidTr="00B03612">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Games &amp; Toys</w:t>
            </w:r>
          </w:p>
        </w:tc>
      </w:tr>
      <w:tr w:rsidR="00C66B59" w:rsidRPr="001E2911" w:rsidTr="00B03612">
        <w:trPr>
          <w:trHeight w:val="26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Writing (pens, desk stuff,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C66B59" w:rsidRPr="001E2911" w:rsidTr="00B03612">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Sanitary (tubs, basins,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C66B59" w:rsidRPr="001E2911" w:rsidTr="00B03612">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Travel Goods (luggage, bags,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C66B59" w:rsidRPr="001E2911" w:rsidTr="00B03612">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lastRenderedPageBreak/>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 Components</w:t>
            </w:r>
          </w:p>
        </w:tc>
      </w:tr>
      <w:tr w:rsidR="00C66B59" w:rsidRPr="001E2911" w:rsidTr="00B03612">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Computer Components</w:t>
            </w:r>
          </w:p>
        </w:tc>
      </w:tr>
      <w:tr w:rsidR="00C66B59" w:rsidRPr="001E2911" w:rsidTr="00B03612">
        <w:trPr>
          <w:trHeight w:val="31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Communication Equipment</w:t>
            </w:r>
          </w:p>
        </w:tc>
      </w:tr>
      <w:tr w:rsidR="00C66B59" w:rsidRPr="001E2911" w:rsidTr="00B03612">
        <w:trPr>
          <w:trHeight w:val="2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Measuring &amp; Testing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Optical Instruments</w:t>
            </w:r>
          </w:p>
        </w:tc>
      </w:tr>
      <w:tr w:rsidR="00C66B59" w:rsidRPr="001E2911" w:rsidTr="00B03612">
        <w:trPr>
          <w:trHeight w:val="23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w:t>
            </w:r>
            <w:r>
              <w:rPr>
                <w:color w:val="000000"/>
                <w:sz w:val="22"/>
                <w:szCs w:val="22"/>
                <w:lang w:val="en-GB" w:eastAsia="en-GB"/>
              </w:rPr>
              <w:t>-</w:t>
            </w:r>
            <w:r w:rsidRPr="001E2911">
              <w:rPr>
                <w:color w:val="000000"/>
                <w:sz w:val="22"/>
                <w:szCs w:val="22"/>
                <w:lang w:val="en-GB" w:eastAsia="en-GB"/>
              </w:rPr>
              <w:t>medical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Electrical</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Control Panels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Motors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Generators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Batteries/Accumulators</w:t>
            </w:r>
          </w:p>
        </w:tc>
      </w:tr>
      <w:tr w:rsidR="00C66B59" w:rsidRPr="001E2911" w:rsidTr="00B03612">
        <w:trPr>
          <w:trHeight w:val="30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Wiring and Wiring Devices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Lighting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Domestic Appliances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Medical Equipment</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Medical Instruments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Dental Instruments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Hospital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Chemicals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Basic Chemicals</w:t>
            </w:r>
          </w:p>
        </w:tc>
      </w:tr>
      <w:tr w:rsidR="00C66B59" w:rsidRPr="001E2911" w:rsidTr="00B03612">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Fertilizers &amp; Nitrogen Compounds</w:t>
            </w:r>
          </w:p>
        </w:tc>
      </w:tr>
      <w:tr w:rsidR="00C66B59" w:rsidRPr="001E2911" w:rsidTr="00B03612">
        <w:trPr>
          <w:trHeight w:val="267"/>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Plastics &amp; Synthetic Rubber</w:t>
            </w:r>
          </w:p>
        </w:tc>
      </w:tr>
      <w:tr w:rsidR="00C66B59" w:rsidRPr="001E2911" w:rsidTr="00B03612">
        <w:trPr>
          <w:trHeight w:val="28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Pesticides &amp; Agro-chemicals</w:t>
            </w:r>
          </w:p>
        </w:tc>
      </w:tr>
      <w:tr w:rsidR="00C66B59" w:rsidRPr="001E2911" w:rsidTr="00B03612">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Paints, Varnishes, Coatings, Enamels &amp; Lacquer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Soap &amp; Detergents</w:t>
            </w:r>
          </w:p>
        </w:tc>
      </w:tr>
      <w:tr w:rsidR="00C66B59" w:rsidRPr="001E2911" w:rsidTr="00B03612">
        <w:trPr>
          <w:trHeight w:val="24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Pharmaceuticals</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Antibiotics, Serums, Vitamins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Ayurvedic Preparations</w:t>
            </w:r>
          </w:p>
        </w:tc>
      </w:tr>
      <w:tr w:rsidR="00C66B59" w:rsidRPr="001E2911" w:rsidTr="00B03612">
        <w:trPr>
          <w:trHeight w:val="24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Homeopathic Preparations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Veterinary Preparations</w:t>
            </w:r>
          </w:p>
        </w:tc>
      </w:tr>
      <w:tr w:rsidR="00C66B59" w:rsidRPr="001E2911" w:rsidTr="00B03612">
        <w:trPr>
          <w:trHeight w:val="24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Gauze, Bandages, Dressings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Rubber</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Rubber Tyres and Tubes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Tyre and Tube Repair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Elastic Fabrics</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Footwear</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Glues &amp; Adhesives</w:t>
            </w:r>
          </w:p>
        </w:tc>
      </w:tr>
      <w:tr w:rsidR="00C66B59" w:rsidRPr="001E2911" w:rsidTr="00B03612">
        <w:trPr>
          <w:trHeight w:val="27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Rubber Sports Equipment</w:t>
            </w:r>
          </w:p>
        </w:tc>
      </w:tr>
      <w:tr w:rsidR="00C66B59" w:rsidRPr="001E2911" w:rsidTr="00B03612">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Boats &amp; Rafts</w:t>
            </w:r>
          </w:p>
        </w:tc>
      </w:tr>
      <w:tr w:rsidR="00C66B59" w:rsidRPr="001E2911" w:rsidTr="00295D20">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Games &amp; Toys &amp; Balloons</w:t>
            </w:r>
          </w:p>
        </w:tc>
      </w:tr>
      <w:tr w:rsidR="00C66B59" w:rsidRPr="001E2911" w:rsidTr="00295D20">
        <w:trPr>
          <w:trHeight w:val="267"/>
          <w:jc w:val="center"/>
        </w:trPr>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0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22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Rubber Fittings (plates, sheets, rods, hoses)</w:t>
            </w:r>
          </w:p>
        </w:tc>
      </w:tr>
      <w:tr w:rsidR="00295D20" w:rsidRPr="001E2911" w:rsidTr="00295D20">
        <w:trPr>
          <w:trHeight w:val="267"/>
          <w:jc w:val="center"/>
        </w:trPr>
        <w:tc>
          <w:tcPr>
            <w:tcW w:w="847" w:type="pct"/>
            <w:tcBorders>
              <w:top w:val="single" w:sz="4" w:space="0" w:color="auto"/>
              <w:left w:val="single" w:sz="4" w:space="0" w:color="auto"/>
              <w:bottom w:val="single" w:sz="4" w:space="0" w:color="auto"/>
              <w:right w:val="single" w:sz="4" w:space="0" w:color="auto"/>
            </w:tcBorders>
            <w:shd w:val="clear" w:color="auto" w:fill="auto"/>
            <w:noWrap/>
            <w:vAlign w:val="center"/>
          </w:tcPr>
          <w:p w:rsidR="00295D20" w:rsidRPr="001E2911" w:rsidRDefault="00295D20" w:rsidP="00B03612">
            <w:pPr>
              <w:rPr>
                <w:color w:val="000000"/>
                <w:sz w:val="22"/>
                <w:szCs w:val="22"/>
                <w:lang w:val="en-GB" w:eastAsia="en-GB"/>
              </w:rPr>
            </w:pPr>
          </w:p>
        </w:tc>
        <w:tc>
          <w:tcPr>
            <w:tcW w:w="864" w:type="pct"/>
            <w:tcBorders>
              <w:top w:val="single" w:sz="4" w:space="0" w:color="auto"/>
              <w:left w:val="single" w:sz="4" w:space="0" w:color="auto"/>
              <w:bottom w:val="single" w:sz="4" w:space="0" w:color="auto"/>
              <w:right w:val="single" w:sz="4" w:space="0" w:color="auto"/>
            </w:tcBorders>
            <w:shd w:val="clear" w:color="auto" w:fill="auto"/>
            <w:noWrap/>
            <w:vAlign w:val="center"/>
          </w:tcPr>
          <w:p w:rsidR="00295D20" w:rsidRPr="001E2911" w:rsidRDefault="00295D20" w:rsidP="00B03612">
            <w:pPr>
              <w:rPr>
                <w:color w:val="000000"/>
                <w:sz w:val="22"/>
                <w:szCs w:val="22"/>
                <w:lang w:val="en-GB" w:eastAsia="en-GB"/>
              </w:rPr>
            </w:pPr>
          </w:p>
        </w:tc>
        <w:tc>
          <w:tcPr>
            <w:tcW w:w="1062" w:type="pct"/>
            <w:tcBorders>
              <w:top w:val="single" w:sz="4" w:space="0" w:color="auto"/>
              <w:left w:val="single" w:sz="4" w:space="0" w:color="auto"/>
              <w:bottom w:val="single" w:sz="4" w:space="0" w:color="auto"/>
              <w:right w:val="single" w:sz="4" w:space="0" w:color="auto"/>
            </w:tcBorders>
            <w:shd w:val="clear" w:color="auto" w:fill="auto"/>
            <w:noWrap/>
            <w:vAlign w:val="center"/>
          </w:tcPr>
          <w:p w:rsidR="00295D20" w:rsidRPr="001E2911" w:rsidRDefault="00295D20" w:rsidP="00B03612">
            <w:pPr>
              <w:rPr>
                <w:color w:val="000000"/>
                <w:sz w:val="22"/>
                <w:szCs w:val="22"/>
                <w:lang w:val="en-GB" w:eastAsia="en-GB"/>
              </w:rPr>
            </w:pPr>
          </w:p>
        </w:tc>
        <w:tc>
          <w:tcPr>
            <w:tcW w:w="2227" w:type="pct"/>
            <w:tcBorders>
              <w:top w:val="single" w:sz="4" w:space="0" w:color="auto"/>
              <w:left w:val="single" w:sz="4" w:space="0" w:color="auto"/>
              <w:bottom w:val="single" w:sz="4" w:space="0" w:color="auto"/>
              <w:right w:val="single" w:sz="4" w:space="0" w:color="auto"/>
            </w:tcBorders>
            <w:shd w:val="clear" w:color="auto" w:fill="auto"/>
            <w:vAlign w:val="center"/>
          </w:tcPr>
          <w:p w:rsidR="00295D20" w:rsidRPr="001E2911" w:rsidRDefault="00295D20" w:rsidP="00B03612">
            <w:pPr>
              <w:rPr>
                <w:color w:val="000000"/>
                <w:sz w:val="22"/>
                <w:szCs w:val="22"/>
                <w:lang w:val="en-GB" w:eastAsia="en-GB"/>
              </w:rPr>
            </w:pPr>
          </w:p>
        </w:tc>
      </w:tr>
    </w:tbl>
    <w:p w:rsidR="00C66B59" w:rsidRDefault="00C66B59" w:rsidP="00C66B59">
      <w:pPr>
        <w:rPr>
          <w:rFonts w:eastAsia="Calibri"/>
          <w:b/>
          <w:sz w:val="24"/>
          <w:szCs w:val="28"/>
          <w:lang w:val="en-IN"/>
        </w:rPr>
        <w:sectPr w:rsidR="00C66B59" w:rsidSect="00B03612">
          <w:pgSz w:w="11899" w:h="16838"/>
          <w:pgMar w:top="720" w:right="720" w:bottom="720" w:left="1134" w:header="1560" w:footer="567" w:gutter="0"/>
          <w:cols w:space="720"/>
          <w:docGrid w:linePitch="360"/>
        </w:sectPr>
      </w:pPr>
    </w:p>
    <w:p w:rsidR="00C66B59" w:rsidRPr="001E2911" w:rsidRDefault="00C66B59" w:rsidP="00C66B59">
      <w:pPr>
        <w:rPr>
          <w:rFonts w:eastAsia="Calibri"/>
          <w:b/>
          <w:sz w:val="24"/>
          <w:szCs w:val="28"/>
          <w:lang w:val="en-IN"/>
        </w:rPr>
      </w:pPr>
      <w:r w:rsidRPr="001E2911">
        <w:rPr>
          <w:rFonts w:eastAsia="Calibri"/>
          <w:b/>
          <w:sz w:val="24"/>
          <w:szCs w:val="28"/>
          <w:lang w:val="en-IN"/>
        </w:rPr>
        <w:lastRenderedPageBreak/>
        <w:t>Business Type-Trading</w:t>
      </w:r>
    </w:p>
    <w:tbl>
      <w:tblPr>
        <w:tblW w:w="8080" w:type="dxa"/>
        <w:tblInd w:w="108" w:type="dxa"/>
        <w:tblLook w:val="04A0" w:firstRow="1" w:lastRow="0" w:firstColumn="1" w:lastColumn="0" w:noHBand="0" w:noVBand="1"/>
      </w:tblPr>
      <w:tblGrid>
        <w:gridCol w:w="1560"/>
        <w:gridCol w:w="1701"/>
        <w:gridCol w:w="1842"/>
        <w:gridCol w:w="2977"/>
      </w:tblGrid>
      <w:tr w:rsidR="00C66B59" w:rsidRPr="001E2911" w:rsidTr="00B03612">
        <w:trPr>
          <w:trHeight w:val="600"/>
        </w:trPr>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Sub Sector</w:t>
            </w:r>
          </w:p>
        </w:tc>
      </w:tr>
      <w:tr w:rsidR="00C66B59" w:rsidRPr="001E2911" w:rsidTr="00B03612">
        <w:trPr>
          <w:trHeight w:val="315"/>
        </w:trPr>
        <w:tc>
          <w:tcPr>
            <w:tcW w:w="156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jc w:val="center"/>
              <w:rPr>
                <w:color w:val="000000"/>
                <w:sz w:val="22"/>
                <w:szCs w:val="22"/>
                <w:lang w:val="en-GB" w:eastAsia="en-GB"/>
              </w:rPr>
            </w:pPr>
            <w:r w:rsidRPr="001E2911">
              <w:rPr>
                <w:color w:val="000000"/>
                <w:sz w:val="22"/>
                <w:szCs w:val="22"/>
                <w:lang w:val="en-GB" w:eastAsia="en-GB"/>
              </w:rPr>
              <w:t xml:space="preserve">Trading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Whole Sale</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Auto Accessories</w:t>
            </w:r>
          </w:p>
        </w:tc>
      </w:tr>
      <w:tr w:rsidR="00C66B59" w:rsidRPr="001E2911" w:rsidTr="00B03612">
        <w:trPr>
          <w:trHeight w:val="315"/>
        </w:trPr>
        <w:tc>
          <w:tcPr>
            <w:tcW w:w="1560" w:type="dxa"/>
            <w:vMerge/>
            <w:tcBorders>
              <w:top w:val="nil"/>
              <w:left w:val="single" w:sz="4" w:space="0" w:color="000000"/>
              <w:bottom w:val="single" w:sz="4" w:space="0" w:color="000000"/>
              <w:right w:val="single" w:sz="4" w:space="0" w:color="000000"/>
            </w:tcBorders>
            <w:vAlign w:val="center"/>
            <w:hideMark/>
          </w:tcPr>
          <w:p w:rsidR="00C66B59" w:rsidRPr="001E2911" w:rsidRDefault="00C66B59" w:rsidP="00B0361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Retail</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Auto Parts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Auto Tyres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Book Stores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Book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Painting</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Cement</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Electricals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lighting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camera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computers/tech shops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home appliances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Kitchen appliances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Kitchen Goods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mobile shops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baby products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clothing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luggage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shoe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Fruit/Veg Stands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Provision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Water Suppliers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Snack Shops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 xml:space="preserve">Sweet Shops </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Ice</w:t>
            </w:r>
            <w:r>
              <w:rPr>
                <w:color w:val="000000"/>
                <w:sz w:val="24"/>
                <w:szCs w:val="24"/>
                <w:lang w:val="en-GB" w:eastAsia="en-GB"/>
              </w:rPr>
              <w:t>-</w:t>
            </w:r>
            <w:r w:rsidRPr="001E2911">
              <w:rPr>
                <w:color w:val="000000"/>
                <w:sz w:val="24"/>
                <w:szCs w:val="24"/>
                <w:lang w:val="en-GB" w:eastAsia="en-GB"/>
              </w:rPr>
              <w:t>cream shops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Wood Furniture</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Steel Furniture</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Plastic Furniture</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Beauty Products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Eyewear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health food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jewellery stores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Pharmacy</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Ayurvedic Medical</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Homeopathic Medical</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sports equipment</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art and crafts store</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musical instruments</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pet goods store</w:t>
            </w:r>
          </w:p>
        </w:tc>
      </w:tr>
      <w:tr w:rsidR="00C66B59" w:rsidRPr="001E2911" w:rsidTr="00B03612">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video stores</w:t>
            </w:r>
          </w:p>
        </w:tc>
      </w:tr>
      <w:tr w:rsidR="00C66B59" w:rsidRPr="001E2911" w:rsidTr="00B03612">
        <w:trPr>
          <w:trHeight w:val="315"/>
        </w:trPr>
        <w:tc>
          <w:tcPr>
            <w:tcW w:w="1560" w:type="dxa"/>
            <w:tcBorders>
              <w:top w:val="nil"/>
              <w:left w:val="single" w:sz="4" w:space="0" w:color="000000"/>
              <w:bottom w:val="single" w:sz="2" w:space="0" w:color="auto"/>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2" w:space="0" w:color="auto"/>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2" w:space="0" w:color="auto"/>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2" w:space="0" w:color="auto"/>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Home Decor &amp; Gifts</w:t>
            </w:r>
          </w:p>
        </w:tc>
      </w:tr>
      <w:tr w:rsidR="00C66B59" w:rsidRPr="001E2911" w:rsidTr="00B03612">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lastRenderedPageBreak/>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Houseware</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watch and clocks</w:t>
            </w:r>
          </w:p>
        </w:tc>
      </w:tr>
      <w:tr w:rsidR="00C66B59" w:rsidRPr="001E2911" w:rsidTr="00B03612">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 products</w:t>
            </w:r>
          </w:p>
        </w:tc>
      </w:tr>
      <w:tr w:rsidR="00C66B59" w:rsidRPr="001E2911" w:rsidTr="00B03612">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Scrap Dealers</w:t>
            </w:r>
          </w:p>
        </w:tc>
      </w:tr>
      <w:tr w:rsidR="00C66B59" w:rsidRPr="001E2911" w:rsidTr="00B03612">
        <w:trPr>
          <w:trHeight w:val="300"/>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Stationary</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Stationary</w:t>
            </w:r>
          </w:p>
        </w:tc>
      </w:tr>
    </w:tbl>
    <w:p w:rsidR="00C66B59" w:rsidRPr="001E2911" w:rsidRDefault="00C66B59" w:rsidP="00C66B59">
      <w:pPr>
        <w:rPr>
          <w:rFonts w:eastAsia="Calibri"/>
          <w:b/>
          <w:sz w:val="24"/>
          <w:szCs w:val="28"/>
          <w:lang w:val="en-IN"/>
        </w:rPr>
      </w:pPr>
    </w:p>
    <w:p w:rsidR="00C66B59" w:rsidRPr="001E2911" w:rsidRDefault="00C66B59" w:rsidP="00C66B59">
      <w:pPr>
        <w:rPr>
          <w:rFonts w:eastAsia="Calibri"/>
          <w:b/>
          <w:sz w:val="24"/>
          <w:szCs w:val="28"/>
          <w:lang w:val="en-IN"/>
        </w:rPr>
      </w:pPr>
      <w:r w:rsidRPr="001E2911">
        <w:rPr>
          <w:rFonts w:eastAsia="Calibri"/>
          <w:b/>
          <w:sz w:val="24"/>
          <w:szCs w:val="28"/>
          <w:lang w:val="en-IN"/>
        </w:rPr>
        <w:t>Business Type-Services</w:t>
      </w:r>
    </w:p>
    <w:p w:rsidR="00C66B59" w:rsidRPr="001E2911" w:rsidRDefault="00C66B59" w:rsidP="00C66B59">
      <w:pPr>
        <w:rPr>
          <w:rFonts w:eastAsia="Calibri"/>
          <w:b/>
          <w:sz w:val="24"/>
          <w:szCs w:val="28"/>
          <w:lang w:val="en-IN"/>
        </w:rPr>
      </w:pPr>
    </w:p>
    <w:tbl>
      <w:tblPr>
        <w:tblW w:w="8188" w:type="dxa"/>
        <w:tblLook w:val="04A0" w:firstRow="1" w:lastRow="0" w:firstColumn="1" w:lastColumn="0" w:noHBand="0" w:noVBand="1"/>
      </w:tblPr>
      <w:tblGrid>
        <w:gridCol w:w="1668"/>
        <w:gridCol w:w="1701"/>
        <w:gridCol w:w="1842"/>
        <w:gridCol w:w="2977"/>
      </w:tblGrid>
      <w:tr w:rsidR="00C66B59" w:rsidRPr="001E2911" w:rsidTr="00B03612">
        <w:trPr>
          <w:trHeight w:val="600"/>
        </w:trPr>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b/>
                <w:bCs/>
                <w:color w:val="000000"/>
                <w:sz w:val="22"/>
                <w:szCs w:val="22"/>
                <w:lang w:val="en-GB" w:eastAsia="en-GB"/>
              </w:rPr>
            </w:pPr>
            <w:r w:rsidRPr="001E2911">
              <w:rPr>
                <w:b/>
                <w:bCs/>
                <w:color w:val="000000"/>
                <w:sz w:val="22"/>
                <w:szCs w:val="22"/>
                <w:lang w:val="en-GB" w:eastAsia="en-GB"/>
              </w:rPr>
              <w:t>Business Sub Sector</w:t>
            </w:r>
          </w:p>
        </w:tc>
      </w:tr>
      <w:tr w:rsidR="00C66B59" w:rsidRPr="001E2911" w:rsidTr="00B03612">
        <w:trPr>
          <w:trHeight w:val="462"/>
        </w:trPr>
        <w:tc>
          <w:tcPr>
            <w:tcW w:w="166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jc w:val="center"/>
              <w:rPr>
                <w:color w:val="000000"/>
                <w:sz w:val="22"/>
                <w:szCs w:val="22"/>
                <w:lang w:val="en-GB" w:eastAsia="en-GB"/>
              </w:rPr>
            </w:pPr>
            <w:r w:rsidRPr="001E2911">
              <w:rPr>
                <w:color w:val="000000"/>
                <w:sz w:val="22"/>
                <w:szCs w:val="22"/>
                <w:lang w:val="en-GB" w:eastAsia="en-GB"/>
              </w:rPr>
              <w:t>Services</w:t>
            </w:r>
          </w:p>
        </w:tc>
        <w:tc>
          <w:tcPr>
            <w:tcW w:w="1701" w:type="dxa"/>
            <w:tcBorders>
              <w:top w:val="nil"/>
              <w:left w:val="nil"/>
              <w:bottom w:val="single" w:sz="4" w:space="0" w:color="000000"/>
              <w:right w:val="single" w:sz="4" w:space="0" w:color="000000"/>
            </w:tcBorders>
            <w:shd w:val="clear" w:color="000000" w:fill="FFFFFF"/>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Retail (Business to Consumer)</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Car Maintenance Services</w:t>
            </w:r>
          </w:p>
        </w:tc>
      </w:tr>
      <w:tr w:rsidR="00C66B59" w:rsidRPr="001E2911" w:rsidTr="00B03612">
        <w:trPr>
          <w:trHeight w:val="414"/>
        </w:trPr>
        <w:tc>
          <w:tcPr>
            <w:tcW w:w="1668" w:type="dxa"/>
            <w:vMerge/>
            <w:tcBorders>
              <w:top w:val="nil"/>
              <w:left w:val="single" w:sz="4" w:space="0" w:color="000000"/>
              <w:bottom w:val="single" w:sz="4" w:space="0" w:color="000000"/>
              <w:right w:val="single" w:sz="4" w:space="0" w:color="000000"/>
            </w:tcBorders>
            <w:vAlign w:val="center"/>
            <w:hideMark/>
          </w:tcPr>
          <w:p w:rsidR="00C66B59" w:rsidRPr="001E2911" w:rsidRDefault="00C66B59" w:rsidP="00B0361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Retail (Business to Business)</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Tyre Retreading</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Education</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Education</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Beauty/Hair</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Diagnostics</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Gym/Fitness</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Salons</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Appliance Repair</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Carpentry</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 xml:space="preserve">Cleaning </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Construction</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Gardening</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Movers</w:t>
            </w:r>
          </w:p>
        </w:tc>
      </w:tr>
      <w:tr w:rsidR="00C66B59" w:rsidRPr="001E2911" w:rsidTr="00B03612">
        <w:trPr>
          <w:trHeight w:val="25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Painting</w:t>
            </w:r>
          </w:p>
        </w:tc>
      </w:tr>
      <w:tr w:rsidR="00C66B59" w:rsidRPr="001E2911" w:rsidTr="00B03612">
        <w:trPr>
          <w:trHeight w:val="20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Pest Control</w:t>
            </w:r>
          </w:p>
        </w:tc>
      </w:tr>
      <w:tr w:rsidR="00C66B59" w:rsidRPr="001E2911" w:rsidTr="00B03612">
        <w:trPr>
          <w:trHeight w:val="16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Plumbing</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Electro-plating</w:t>
            </w:r>
          </w:p>
        </w:tc>
      </w:tr>
      <w:tr w:rsidR="00C66B59" w:rsidRPr="001E2911" w:rsidTr="00B03612">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Hydro-plating</w:t>
            </w:r>
          </w:p>
        </w:tc>
      </w:tr>
      <w:tr w:rsidR="00C66B59" w:rsidRPr="001E2911" w:rsidTr="00B03612">
        <w:trPr>
          <w:trHeight w:val="19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Heat Treatment</w:t>
            </w:r>
          </w:p>
        </w:tc>
      </w:tr>
      <w:tr w:rsidR="00C66B59" w:rsidRPr="001E2911" w:rsidTr="00B03612">
        <w:trPr>
          <w:trHeight w:val="14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 Gases</w:t>
            </w:r>
          </w:p>
        </w:tc>
      </w:tr>
      <w:tr w:rsidR="00C66B59" w:rsidRPr="001E2911" w:rsidTr="00B03612">
        <w:trPr>
          <w:trHeight w:val="23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Pr>
                <w:color w:val="000000"/>
                <w:sz w:val="24"/>
                <w:szCs w:val="24"/>
                <w:lang w:val="en-GB" w:eastAsia="en-GB"/>
              </w:rPr>
              <w:t>Waste &amp;</w:t>
            </w:r>
            <w:r w:rsidRPr="001E2911">
              <w:rPr>
                <w:color w:val="000000"/>
                <w:sz w:val="24"/>
                <w:szCs w:val="24"/>
                <w:lang w:val="en-GB" w:eastAsia="en-GB"/>
              </w:rPr>
              <w:t>Water Management</w:t>
            </w:r>
          </w:p>
        </w:tc>
      </w:tr>
      <w:tr w:rsidR="00C66B59" w:rsidRPr="001E2911" w:rsidTr="00B03612">
        <w:trPr>
          <w:trHeight w:val="23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Advertising</w:t>
            </w:r>
          </w:p>
        </w:tc>
      </w:tr>
      <w:tr w:rsidR="00C66B59" w:rsidRPr="001E2911" w:rsidTr="00B03612">
        <w:trPr>
          <w:trHeight w:val="242"/>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Dry Cleaning/Laundry</w:t>
            </w:r>
          </w:p>
        </w:tc>
      </w:tr>
      <w:tr w:rsidR="00C66B59" w:rsidRPr="001E2911" w:rsidTr="00B03612">
        <w:trPr>
          <w:trHeight w:val="23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Event Planning</w:t>
            </w:r>
          </w:p>
        </w:tc>
      </w:tr>
      <w:tr w:rsidR="00C66B59" w:rsidRPr="001E2911" w:rsidTr="00B03612">
        <w:trPr>
          <w:trHeight w:val="23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Financial</w:t>
            </w:r>
          </w:p>
        </w:tc>
      </w:tr>
      <w:tr w:rsidR="00C66B59" w:rsidRPr="001E2911" w:rsidTr="00B03612">
        <w:trPr>
          <w:trHeight w:val="22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 xml:space="preserve">Legal </w:t>
            </w:r>
          </w:p>
        </w:tc>
      </w:tr>
      <w:tr w:rsidR="00C66B59" w:rsidRPr="001E2911" w:rsidTr="00B03612">
        <w:trPr>
          <w:trHeight w:val="23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Medical</w:t>
            </w:r>
          </w:p>
        </w:tc>
      </w:tr>
      <w:tr w:rsidR="00C66B59" w:rsidRPr="001E2911" w:rsidTr="00B03612">
        <w:trPr>
          <w:trHeight w:val="23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Opticians</w:t>
            </w:r>
          </w:p>
        </w:tc>
      </w:tr>
      <w:tr w:rsidR="00C66B59" w:rsidRPr="001E2911" w:rsidTr="00B03612">
        <w:trPr>
          <w:trHeight w:val="22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Real Estate</w:t>
            </w:r>
          </w:p>
        </w:tc>
      </w:tr>
      <w:tr w:rsidR="00C66B59" w:rsidRPr="001E2911" w:rsidTr="00B03612">
        <w:trPr>
          <w:trHeight w:val="22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Graphic Design</w:t>
            </w:r>
          </w:p>
        </w:tc>
      </w:tr>
      <w:tr w:rsidR="00C66B59" w:rsidRPr="001E2911" w:rsidTr="00B03612">
        <w:trPr>
          <w:trHeight w:val="21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Software</w:t>
            </w:r>
          </w:p>
        </w:tc>
      </w:tr>
      <w:tr w:rsidR="00C66B59" w:rsidRPr="001E2911" w:rsidTr="00B03612">
        <w:trPr>
          <w:trHeight w:val="22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Telecommunication</w:t>
            </w:r>
          </w:p>
        </w:tc>
      </w:tr>
      <w:tr w:rsidR="00C66B59" w:rsidRPr="001E2911" w:rsidTr="00B03612">
        <w:trPr>
          <w:trHeight w:val="22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Hotels</w:t>
            </w:r>
          </w:p>
        </w:tc>
      </w:tr>
      <w:tr w:rsidR="00C66B59" w:rsidRPr="001E2911" w:rsidTr="00B03612">
        <w:trPr>
          <w:trHeight w:val="20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Restaurants</w:t>
            </w:r>
          </w:p>
        </w:tc>
      </w:tr>
      <w:tr w:rsidR="00C66B59" w:rsidRPr="001E2911" w:rsidTr="00B03612">
        <w:trPr>
          <w:trHeight w:val="20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Tourism/Travel</w:t>
            </w:r>
          </w:p>
        </w:tc>
      </w:tr>
      <w:tr w:rsidR="00C66B59" w:rsidRPr="001E2911" w:rsidTr="00B03612">
        <w:trPr>
          <w:trHeight w:val="7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66B59" w:rsidRPr="001E2911" w:rsidRDefault="00C66B59" w:rsidP="00B0361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66B59" w:rsidRPr="001E2911" w:rsidRDefault="00C66B59" w:rsidP="00B03612">
            <w:pPr>
              <w:rPr>
                <w:color w:val="000000"/>
                <w:sz w:val="24"/>
                <w:szCs w:val="24"/>
                <w:lang w:val="en-GB" w:eastAsia="en-GB"/>
              </w:rPr>
            </w:pPr>
            <w:r w:rsidRPr="001E2911">
              <w:rPr>
                <w:color w:val="000000"/>
                <w:sz w:val="24"/>
                <w:szCs w:val="24"/>
                <w:lang w:val="en-GB" w:eastAsia="en-GB"/>
              </w:rPr>
              <w:t>Transport</w:t>
            </w:r>
          </w:p>
        </w:tc>
      </w:tr>
    </w:tbl>
    <w:p w:rsidR="00C66B59" w:rsidRPr="001E2911" w:rsidRDefault="00C66B59" w:rsidP="00C66B59">
      <w:pPr>
        <w:rPr>
          <w:rFonts w:eastAsia="Calibri"/>
          <w:b/>
          <w:sz w:val="24"/>
          <w:szCs w:val="28"/>
          <w:lang w:val="en-IN"/>
        </w:rPr>
      </w:pPr>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67" w:name="_Toc466554998"/>
      <w:r w:rsidRPr="001E2911">
        <w:rPr>
          <w:rFonts w:ascii="Times New Roman" w:hAnsi="Times New Roman" w:cs="Times New Roman"/>
          <w:b w:val="0"/>
          <w:bCs w:val="0"/>
          <w:smallCaps/>
          <w:color w:val="auto"/>
          <w:sz w:val="28"/>
          <w:szCs w:val="28"/>
        </w:rPr>
        <w:t>Screenshots</w:t>
      </w:r>
      <w:bookmarkEnd w:id="67"/>
    </w:p>
    <w:p w:rsidR="00C66B59" w:rsidRPr="001E2911" w:rsidRDefault="00C66B59" w:rsidP="00C66B59"/>
    <w:p w:rsidR="00C66B59" w:rsidRPr="001E2911" w:rsidRDefault="00C66B59" w:rsidP="00C66B59">
      <w:pPr>
        <w:rPr>
          <w:sz w:val="24"/>
        </w:rPr>
      </w:pPr>
      <w:r w:rsidRPr="001E2911">
        <w:rPr>
          <w:sz w:val="24"/>
        </w:rPr>
        <w:t>UI layout:</w:t>
      </w:r>
    </w:p>
    <w:p w:rsidR="00C66B59" w:rsidRPr="001E2911" w:rsidRDefault="00C66B59" w:rsidP="00C66B59">
      <w:pPr>
        <w:rPr>
          <w:sz w:val="24"/>
        </w:rPr>
      </w:pPr>
      <w:r w:rsidRPr="001E2911">
        <w:rPr>
          <w:noProof/>
          <w:sz w:val="24"/>
          <w:lang w:val="en-IN" w:eastAsia="en-IN"/>
        </w:rPr>
        <w:drawing>
          <wp:inline distT="0" distB="0" distL="0" distR="0" wp14:anchorId="1BBDDDBF" wp14:editId="5DF09B1D">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638" cy="3429479"/>
                    </a:xfrm>
                    <a:prstGeom prst="rect">
                      <a:avLst/>
                    </a:prstGeom>
                  </pic:spPr>
                </pic:pic>
              </a:graphicData>
            </a:graphic>
          </wp:inline>
        </w:drawing>
      </w:r>
    </w:p>
    <w:p w:rsidR="00C66B59" w:rsidRPr="001E2911" w:rsidRDefault="00C66B59" w:rsidP="00C66B59">
      <w:pPr>
        <w:rPr>
          <w:sz w:val="28"/>
        </w:rPr>
      </w:pPr>
    </w:p>
    <w:p w:rsidR="00C66B59" w:rsidRPr="001E2911" w:rsidRDefault="00C66B59" w:rsidP="00C66B59">
      <w:pPr>
        <w:rPr>
          <w:sz w:val="24"/>
        </w:rPr>
      </w:pPr>
    </w:p>
    <w:p w:rsidR="00C66B59" w:rsidRPr="001E2911" w:rsidRDefault="00C66B59" w:rsidP="00C66B59">
      <w:r w:rsidRPr="001E2911">
        <w:rPr>
          <w:noProof/>
          <w:lang w:val="en-IN" w:eastAsia="en-IN"/>
        </w:rPr>
        <w:drawing>
          <wp:inline distT="0" distB="0" distL="0" distR="0" wp14:anchorId="727B803F" wp14:editId="06F3F37E">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pic:spPr>
                </pic:pic>
              </a:graphicData>
            </a:graphic>
          </wp:inline>
        </w:drawing>
      </w:r>
    </w:p>
    <w:p w:rsidR="00C66B59" w:rsidRPr="001E2911" w:rsidRDefault="00C66B59" w:rsidP="00C66B59">
      <w:r w:rsidRPr="001E2911">
        <w:rPr>
          <w:noProof/>
          <w:lang w:val="en-IN" w:eastAsia="en-IN"/>
        </w:rPr>
        <w:lastRenderedPageBreak/>
        <w:drawing>
          <wp:inline distT="0" distB="0" distL="0" distR="0" wp14:anchorId="57D0CCF6" wp14:editId="0053EF4F">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rsidR="00C66B59" w:rsidRPr="001E2911" w:rsidRDefault="00C66B59" w:rsidP="00C66B59"/>
    <w:p w:rsidR="00C66B59" w:rsidRPr="001E2911" w:rsidRDefault="00C66B59" w:rsidP="00C66B59">
      <w:r w:rsidRPr="001E2911">
        <w:rPr>
          <w:noProof/>
          <w:lang w:val="en-IN" w:eastAsia="en-IN"/>
        </w:rPr>
        <w:drawing>
          <wp:inline distT="0" distB="0" distL="0" distR="0" wp14:anchorId="2F10596E" wp14:editId="21439F7D">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rsidR="00C66B59" w:rsidRPr="001E2911" w:rsidRDefault="00C66B59" w:rsidP="00C66B59"/>
    <w:p w:rsidR="00C66B59" w:rsidRPr="001E2911" w:rsidRDefault="00C66B59" w:rsidP="00C66B59">
      <w:r w:rsidRPr="001E2911">
        <w:rPr>
          <w:noProof/>
          <w:lang w:val="en-IN" w:eastAsia="en-IN"/>
        </w:rPr>
        <w:lastRenderedPageBreak/>
        <w:drawing>
          <wp:inline distT="0" distB="0" distL="0" distR="0" wp14:anchorId="3A4A4E0F" wp14:editId="4FA17282">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638" cy="3429479"/>
                    </a:xfrm>
                    <a:prstGeom prst="rect">
                      <a:avLst/>
                    </a:prstGeom>
                  </pic:spPr>
                </pic:pic>
              </a:graphicData>
            </a:graphic>
          </wp:inline>
        </w:drawing>
      </w:r>
    </w:p>
    <w:p w:rsidR="00C66B59" w:rsidRPr="001E2911" w:rsidRDefault="00C66B59" w:rsidP="00C66B59"/>
    <w:p w:rsidR="00C66B59" w:rsidRPr="001E2911" w:rsidRDefault="00C66B59" w:rsidP="00C66B59">
      <w:pPr>
        <w:rPr>
          <w:sz w:val="28"/>
        </w:rPr>
      </w:pPr>
      <w:r w:rsidRPr="001E2911">
        <w:rPr>
          <w:sz w:val="28"/>
        </w:rPr>
        <w:t>To add Co-Applicant or guarantor</w:t>
      </w:r>
      <w:r>
        <w:rPr>
          <w:sz w:val="28"/>
        </w:rPr>
        <w:t xml:space="preserve"> or remarks</w:t>
      </w:r>
      <w:r w:rsidRPr="001E2911">
        <w:rPr>
          <w:sz w:val="28"/>
        </w:rPr>
        <w:t>, click on + button.</w:t>
      </w:r>
    </w:p>
    <w:p w:rsidR="00C66B59" w:rsidRPr="001E2911" w:rsidRDefault="00C66B59" w:rsidP="00C66B59">
      <w:pPr>
        <w:rPr>
          <w:sz w:val="28"/>
        </w:rPr>
      </w:pPr>
    </w:p>
    <w:p w:rsidR="00C66B59" w:rsidRPr="001E2911" w:rsidRDefault="00C66B59" w:rsidP="00C66B59">
      <w:pPr>
        <w:rPr>
          <w:sz w:val="28"/>
        </w:rPr>
      </w:pPr>
      <w:r>
        <w:rPr>
          <w:noProof/>
          <w:lang w:val="en-IN" w:eastAsia="en-IN"/>
        </w:rPr>
        <w:drawing>
          <wp:inline distT="0" distB="0" distL="0" distR="0" wp14:anchorId="7FB2D5FD" wp14:editId="0AC85947">
            <wp:extent cx="4352925" cy="334137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3463" r="13300"/>
                    <a:stretch/>
                  </pic:blipFill>
                  <pic:spPr bwMode="auto">
                    <a:xfrm>
                      <a:off x="0" y="0"/>
                      <a:ext cx="4352925" cy="3341370"/>
                    </a:xfrm>
                    <a:prstGeom prst="rect">
                      <a:avLst/>
                    </a:prstGeom>
                    <a:ln>
                      <a:noFill/>
                    </a:ln>
                    <a:extLst>
                      <a:ext uri="{53640926-AAD7-44D8-BBD7-CCE9431645EC}">
                        <a14:shadowObscured xmlns:a14="http://schemas.microsoft.com/office/drawing/2010/main"/>
                      </a:ext>
                    </a:extLst>
                  </pic:spPr>
                </pic:pic>
              </a:graphicData>
            </a:graphic>
          </wp:inline>
        </w:drawing>
      </w:r>
    </w:p>
    <w:p w:rsidR="00C66B59" w:rsidRPr="001E2911" w:rsidRDefault="00C66B59" w:rsidP="00C66B59">
      <w:pPr>
        <w:rPr>
          <w:sz w:val="28"/>
        </w:rPr>
      </w:pPr>
    </w:p>
    <w:p w:rsidR="00C66B59" w:rsidRPr="001E2911" w:rsidRDefault="00C66B59" w:rsidP="00C66B59">
      <w:pPr>
        <w:rPr>
          <w:sz w:val="28"/>
        </w:rPr>
      </w:pPr>
      <w:r w:rsidRPr="001E2911">
        <w:rPr>
          <w:noProof/>
          <w:sz w:val="28"/>
          <w:lang w:val="en-IN" w:eastAsia="en-IN"/>
        </w:rPr>
        <w:lastRenderedPageBreak/>
        <w:drawing>
          <wp:inline distT="0" distB="0" distL="0" distR="0" wp14:anchorId="4315B0C4" wp14:editId="322B1CFB">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638" cy="3429479"/>
                    </a:xfrm>
                    <a:prstGeom prst="rect">
                      <a:avLst/>
                    </a:prstGeom>
                  </pic:spPr>
                </pic:pic>
              </a:graphicData>
            </a:graphic>
          </wp:inline>
        </w:drawing>
      </w:r>
    </w:p>
    <w:p w:rsidR="00C66B59" w:rsidRPr="001E2911" w:rsidRDefault="00C66B59" w:rsidP="00C66B59">
      <w:pPr>
        <w:rPr>
          <w:sz w:val="28"/>
        </w:rPr>
      </w:pPr>
    </w:p>
    <w:p w:rsidR="00C66B59" w:rsidRPr="001E2911" w:rsidRDefault="00C66B59" w:rsidP="00C66B59">
      <w:pPr>
        <w:rPr>
          <w:sz w:val="28"/>
        </w:rPr>
      </w:pPr>
      <w:r w:rsidRPr="001E2911">
        <w:rPr>
          <w:noProof/>
          <w:sz w:val="28"/>
          <w:lang w:val="en-IN" w:eastAsia="en-IN"/>
        </w:rPr>
        <w:drawing>
          <wp:inline distT="0" distB="0" distL="0" distR="0" wp14:anchorId="3B03917D" wp14:editId="12F14D1E">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638" cy="3429479"/>
                    </a:xfrm>
                    <a:prstGeom prst="rect">
                      <a:avLst/>
                    </a:prstGeom>
                  </pic:spPr>
                </pic:pic>
              </a:graphicData>
            </a:graphic>
          </wp:inline>
        </w:drawing>
      </w:r>
    </w:p>
    <w:p w:rsidR="00C66B59" w:rsidRPr="004F0AF2" w:rsidRDefault="00C66B59" w:rsidP="00C66B59">
      <w:pPr>
        <w:rPr>
          <w:b/>
          <w:sz w:val="24"/>
        </w:rPr>
      </w:pPr>
      <w:r w:rsidRPr="004F0AF2">
        <w:rPr>
          <w:b/>
          <w:sz w:val="24"/>
        </w:rPr>
        <w:t>Applicant</w:t>
      </w:r>
    </w:p>
    <w:p w:rsidR="00C66B59" w:rsidRPr="004F0AF2" w:rsidRDefault="00C66B59" w:rsidP="00C66B59">
      <w:pPr>
        <w:rPr>
          <w:sz w:val="24"/>
        </w:rPr>
      </w:pPr>
    </w:p>
    <w:p w:rsidR="00C66B59" w:rsidRPr="004F0AF2" w:rsidRDefault="00C66B59" w:rsidP="00C66B59">
      <w:pPr>
        <w:rPr>
          <w:sz w:val="24"/>
        </w:rPr>
      </w:pPr>
      <w:r w:rsidRPr="004F0AF2">
        <w:rPr>
          <w:sz w:val="24"/>
        </w:rPr>
        <w:t>Entity wise data capture and it will start with Applicant.</w:t>
      </w:r>
    </w:p>
    <w:p w:rsidR="00C66B59" w:rsidRPr="001E2911" w:rsidRDefault="00C66B59" w:rsidP="00C66B59">
      <w:pPr>
        <w:rPr>
          <w:sz w:val="28"/>
        </w:rPr>
      </w:pPr>
    </w:p>
    <w:p w:rsidR="00C66B59" w:rsidRPr="001E2911" w:rsidRDefault="00C66B59" w:rsidP="00C66B59">
      <w:pPr>
        <w:rPr>
          <w:sz w:val="28"/>
        </w:rPr>
      </w:pPr>
      <w:r w:rsidRPr="001E2911">
        <w:rPr>
          <w:noProof/>
          <w:sz w:val="28"/>
          <w:lang w:val="en-IN" w:eastAsia="en-IN"/>
        </w:rPr>
        <w:lastRenderedPageBreak/>
        <w:drawing>
          <wp:inline distT="0" distB="0" distL="0" distR="0" wp14:anchorId="4E28302B" wp14:editId="76CCCB44">
            <wp:extent cx="4572638" cy="3429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638" cy="3429479"/>
                    </a:xfrm>
                    <a:prstGeom prst="rect">
                      <a:avLst/>
                    </a:prstGeom>
                  </pic:spPr>
                </pic:pic>
              </a:graphicData>
            </a:graphic>
          </wp:inline>
        </w:drawing>
      </w:r>
    </w:p>
    <w:p w:rsidR="00C66B59" w:rsidRPr="001E2911" w:rsidRDefault="00C66B59" w:rsidP="00C66B59">
      <w:pPr>
        <w:rPr>
          <w:sz w:val="28"/>
        </w:rPr>
      </w:pPr>
    </w:p>
    <w:p w:rsidR="00C66B59" w:rsidRPr="001E2911" w:rsidRDefault="00295D20" w:rsidP="00C66B59">
      <w:pPr>
        <w:pStyle w:val="ListParagraph"/>
        <w:numPr>
          <w:ilvl w:val="0"/>
          <w:numId w:val="33"/>
        </w:numPr>
        <w:rPr>
          <w:rFonts w:ascii="Times New Roman" w:hAnsi="Times New Roman"/>
          <w:sz w:val="28"/>
        </w:rPr>
      </w:pPr>
      <w:r>
        <w:rPr>
          <w:rFonts w:ascii="Times New Roman" w:hAnsi="Times New Roman"/>
          <w:sz w:val="28"/>
        </w:rPr>
        <w:t>KYC de</w:t>
      </w:r>
      <w:r w:rsidR="00C66B59" w:rsidRPr="001E2911">
        <w:rPr>
          <w:rFonts w:ascii="Times New Roman" w:hAnsi="Times New Roman"/>
          <w:sz w:val="28"/>
        </w:rPr>
        <w:t>tails:</w:t>
      </w:r>
    </w:p>
    <w:tbl>
      <w:tblPr>
        <w:tblStyle w:val="TableGrid"/>
        <w:tblW w:w="0" w:type="auto"/>
        <w:tblLook w:val="04A0" w:firstRow="1" w:lastRow="0" w:firstColumn="1" w:lastColumn="0" w:noHBand="0" w:noVBand="1"/>
      </w:tblPr>
      <w:tblGrid>
        <w:gridCol w:w="4804"/>
        <w:gridCol w:w="4805"/>
      </w:tblGrid>
      <w:tr w:rsidR="00C66B59" w:rsidTr="00295D20">
        <w:trPr>
          <w:trHeight w:val="5850"/>
        </w:trPr>
        <w:tc>
          <w:tcPr>
            <w:tcW w:w="4804" w:type="dxa"/>
            <w:tcBorders>
              <w:top w:val="single" w:sz="4" w:space="0" w:color="auto"/>
              <w:left w:val="single" w:sz="4" w:space="0" w:color="auto"/>
              <w:bottom w:val="single" w:sz="4" w:space="0" w:color="auto"/>
              <w:right w:val="single" w:sz="4" w:space="0" w:color="auto"/>
            </w:tcBorders>
          </w:tcPr>
          <w:p w:rsidR="00C66B59" w:rsidRDefault="00C66B59" w:rsidP="00B03612">
            <w:pPr>
              <w:rPr>
                <w:sz w:val="28"/>
              </w:rPr>
            </w:pPr>
            <w:r>
              <w:rPr>
                <w:sz w:val="28"/>
              </w:rPr>
              <w:t>Page 1</w:t>
            </w:r>
          </w:p>
          <w:p w:rsidR="00C66B59" w:rsidRDefault="00C66B59" w:rsidP="00B03612">
            <w:pPr>
              <w:rPr>
                <w:sz w:val="28"/>
              </w:rPr>
            </w:pPr>
            <w:r w:rsidRPr="001E2911">
              <w:rPr>
                <w:noProof/>
                <w:sz w:val="28"/>
                <w:lang w:val="en-IN" w:eastAsia="en-IN"/>
              </w:rPr>
              <w:drawing>
                <wp:inline distT="0" distB="0" distL="0" distR="0" wp14:anchorId="3392C9A5" wp14:editId="214E87D9">
                  <wp:extent cx="2244436" cy="32099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974" r="24935"/>
                          <a:stretch/>
                        </pic:blipFill>
                        <pic:spPr bwMode="auto">
                          <a:xfrm>
                            <a:off x="0" y="0"/>
                            <a:ext cx="2244750" cy="3210373"/>
                          </a:xfrm>
                          <a:prstGeom prst="rect">
                            <a:avLst/>
                          </a:prstGeom>
                          <a:ln>
                            <a:noFill/>
                          </a:ln>
                          <a:extLst>
                            <a:ext uri="{53640926-AAD7-44D8-BBD7-CCE9431645EC}">
                              <a14:shadowObscured xmlns:a14="http://schemas.microsoft.com/office/drawing/2010/main"/>
                            </a:ext>
                          </a:extLst>
                        </pic:spPr>
                      </pic:pic>
                    </a:graphicData>
                  </a:graphic>
                </wp:inline>
              </w:drawing>
            </w:r>
          </w:p>
          <w:p w:rsidR="00C66B59" w:rsidRDefault="00C66B59" w:rsidP="00B03612">
            <w:pPr>
              <w:rPr>
                <w:sz w:val="28"/>
              </w:rPr>
            </w:pPr>
          </w:p>
        </w:tc>
        <w:tc>
          <w:tcPr>
            <w:tcW w:w="4805" w:type="dxa"/>
            <w:tcBorders>
              <w:top w:val="single" w:sz="4" w:space="0" w:color="auto"/>
              <w:left w:val="single" w:sz="4" w:space="0" w:color="auto"/>
              <w:bottom w:val="single" w:sz="4" w:space="0" w:color="auto"/>
              <w:right w:val="single" w:sz="4" w:space="0" w:color="auto"/>
            </w:tcBorders>
          </w:tcPr>
          <w:p w:rsidR="00C66B59" w:rsidRDefault="00C66B59" w:rsidP="00B03612">
            <w:pPr>
              <w:rPr>
                <w:sz w:val="28"/>
              </w:rPr>
            </w:pPr>
            <w:r>
              <w:rPr>
                <w:sz w:val="28"/>
              </w:rPr>
              <w:t>Page 2</w:t>
            </w:r>
          </w:p>
          <w:p w:rsidR="00C66B59" w:rsidRDefault="00C66B59" w:rsidP="00B03612">
            <w:pPr>
              <w:rPr>
                <w:sz w:val="28"/>
              </w:rPr>
            </w:pPr>
            <w:r>
              <w:rPr>
                <w:noProof/>
                <w:sz w:val="28"/>
                <w:lang w:val="en-IN" w:eastAsia="en-IN"/>
              </w:rPr>
              <w:t xml:space="preserve">        </w:t>
            </w:r>
            <w:r w:rsidRPr="001E2911">
              <w:rPr>
                <w:noProof/>
                <w:sz w:val="28"/>
                <w:lang w:val="en-IN" w:eastAsia="en-IN"/>
              </w:rPr>
              <w:drawing>
                <wp:inline distT="0" distB="0" distL="0" distR="0" wp14:anchorId="5CBE5F8E" wp14:editId="0E64AE9E">
                  <wp:extent cx="2124075" cy="3209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7792" r="25714"/>
                          <a:stretch/>
                        </pic:blipFill>
                        <pic:spPr bwMode="auto">
                          <a:xfrm>
                            <a:off x="0" y="0"/>
                            <a:ext cx="2125980" cy="3212804"/>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295D20" w:rsidP="00C66B59">
      <w:pPr>
        <w:rPr>
          <w:sz w:val="28"/>
        </w:rPr>
      </w:pPr>
      <w:r>
        <w:rPr>
          <w:sz w:val="28"/>
        </w:rPr>
        <w:tab/>
      </w:r>
    </w:p>
    <w:p w:rsidR="00C66B59" w:rsidRPr="004F0AF2" w:rsidRDefault="00C66B59" w:rsidP="00C66B59">
      <w:pPr>
        <w:rPr>
          <w:sz w:val="24"/>
        </w:rPr>
      </w:pPr>
      <w:r w:rsidRPr="004F0AF2">
        <w:rPr>
          <w:sz w:val="24"/>
        </w:rPr>
        <w:t>To add more than one KYC Details, Click on +KYC Details Button.</w:t>
      </w:r>
    </w:p>
    <w:p w:rsidR="00C66B59" w:rsidRDefault="00C66B59" w:rsidP="00C66B59">
      <w:pPr>
        <w:rPr>
          <w:sz w:val="24"/>
        </w:rPr>
        <w:sectPr w:rsidR="00C66B59" w:rsidSect="00295D20">
          <w:pgSz w:w="11899" w:h="16838"/>
          <w:pgMar w:top="720" w:right="720" w:bottom="993" w:left="1560" w:header="1560" w:footer="567" w:gutter="0"/>
          <w:cols w:space="720"/>
          <w:docGrid w:linePitch="360"/>
        </w:sectPr>
      </w:pPr>
    </w:p>
    <w:p w:rsidR="00C66B59" w:rsidRPr="004F0AF2" w:rsidRDefault="00C66B59" w:rsidP="00C66B59">
      <w:pPr>
        <w:rPr>
          <w:sz w:val="24"/>
        </w:rPr>
      </w:pPr>
    </w:p>
    <w:p w:rsidR="00C66B59" w:rsidRPr="004F0AF2" w:rsidRDefault="00C66B59" w:rsidP="00C66B59">
      <w:pPr>
        <w:pStyle w:val="ListParagraph"/>
        <w:numPr>
          <w:ilvl w:val="0"/>
          <w:numId w:val="33"/>
        </w:numPr>
        <w:rPr>
          <w:rFonts w:ascii="Times New Roman" w:hAnsi="Times New Roman"/>
          <w:sz w:val="24"/>
        </w:rPr>
      </w:pPr>
      <w:r w:rsidRPr="004F0AF2">
        <w:rPr>
          <w:rFonts w:ascii="Times New Roman" w:hAnsi="Times New Roman"/>
          <w:sz w:val="24"/>
        </w:rPr>
        <w:t>Applicant Details</w:t>
      </w:r>
    </w:p>
    <w:tbl>
      <w:tblPr>
        <w:tblStyle w:val="TableGrid"/>
        <w:tblW w:w="0" w:type="auto"/>
        <w:tblInd w:w="720" w:type="dxa"/>
        <w:tblLook w:val="04A0" w:firstRow="1" w:lastRow="0" w:firstColumn="1" w:lastColumn="0" w:noHBand="0" w:noVBand="1"/>
      </w:tblPr>
      <w:tblGrid>
        <w:gridCol w:w="4962"/>
        <w:gridCol w:w="4952"/>
        <w:gridCol w:w="4980"/>
      </w:tblGrid>
      <w:tr w:rsidR="00C66B59" w:rsidTr="00B03612">
        <w:tc>
          <w:tcPr>
            <w:tcW w:w="5204" w:type="dxa"/>
          </w:tcPr>
          <w:p w:rsidR="00C66B59" w:rsidRDefault="00C66B59" w:rsidP="00B03612">
            <w:pPr>
              <w:pStyle w:val="ListParagraph"/>
              <w:ind w:left="0"/>
              <w:rPr>
                <w:rFonts w:ascii="Times New Roman" w:hAnsi="Times New Roman"/>
                <w:sz w:val="24"/>
              </w:rPr>
            </w:pPr>
            <w:r>
              <w:rPr>
                <w:rFonts w:ascii="Times New Roman" w:hAnsi="Times New Roman"/>
                <w:sz w:val="24"/>
              </w:rPr>
              <w:t>Page 1</w:t>
            </w:r>
          </w:p>
          <w:p w:rsidR="00C66B59" w:rsidRDefault="00C66B59" w:rsidP="00B03612">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42599EB5" wp14:editId="032A6EBC">
                  <wp:extent cx="2360428" cy="34290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651" r="23721"/>
                          <a:stretch/>
                        </pic:blipFill>
                        <pic:spPr bwMode="auto">
                          <a:xfrm>
                            <a:off x="0" y="0"/>
                            <a:ext cx="2360758"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C66B59" w:rsidRDefault="00C66B59" w:rsidP="00B03612">
            <w:pPr>
              <w:pStyle w:val="ListParagraph"/>
              <w:ind w:left="0"/>
              <w:rPr>
                <w:rFonts w:ascii="Times New Roman" w:hAnsi="Times New Roman"/>
                <w:sz w:val="24"/>
              </w:rPr>
            </w:pPr>
            <w:r>
              <w:rPr>
                <w:rFonts w:ascii="Times New Roman" w:hAnsi="Times New Roman"/>
                <w:sz w:val="24"/>
              </w:rPr>
              <w:t xml:space="preserve"> Page 2</w:t>
            </w:r>
          </w:p>
          <w:p w:rsidR="00C66B59" w:rsidRDefault="00C66B59" w:rsidP="00B03612">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0DE6C1C5" wp14:editId="68A46122">
                  <wp:extent cx="2317898" cy="342900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279" r="23023"/>
                          <a:stretch/>
                        </pic:blipFill>
                        <pic:spPr bwMode="auto">
                          <a:xfrm>
                            <a:off x="0" y="0"/>
                            <a:ext cx="231822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C66B59" w:rsidRDefault="00C66B59" w:rsidP="00B03612">
            <w:pPr>
              <w:pStyle w:val="ListParagraph"/>
              <w:ind w:left="0"/>
              <w:rPr>
                <w:rFonts w:ascii="Times New Roman" w:hAnsi="Times New Roman"/>
                <w:sz w:val="24"/>
              </w:rPr>
            </w:pPr>
            <w:r>
              <w:rPr>
                <w:rFonts w:ascii="Times New Roman" w:hAnsi="Times New Roman"/>
                <w:sz w:val="24"/>
              </w:rPr>
              <w:t>Page 3</w:t>
            </w:r>
          </w:p>
          <w:p w:rsidR="00C66B59" w:rsidRDefault="00C66B59" w:rsidP="00B03612">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052F3989" wp14:editId="7FBEEA9F">
                  <wp:extent cx="2413590" cy="3429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024" r="24186"/>
                          <a:stretch/>
                        </pic:blipFill>
                        <pic:spPr bwMode="auto">
                          <a:xfrm>
                            <a:off x="0" y="0"/>
                            <a:ext cx="2413927"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4F0AF2" w:rsidRDefault="00C66B59" w:rsidP="00C66B59">
      <w:pPr>
        <w:pStyle w:val="ListParagraph"/>
        <w:rPr>
          <w:rFonts w:ascii="Times New Roman" w:hAnsi="Times New Roman"/>
          <w:sz w:val="24"/>
        </w:rPr>
      </w:pPr>
    </w:p>
    <w:p w:rsidR="00C66B59" w:rsidRPr="001E2911" w:rsidRDefault="00C66B59" w:rsidP="00C66B59">
      <w:pPr>
        <w:pStyle w:val="ListParagraph"/>
        <w:jc w:val="center"/>
        <w:rPr>
          <w:rFonts w:ascii="Times New Roman" w:hAnsi="Times New Roman"/>
          <w:sz w:val="28"/>
        </w:rPr>
      </w:pPr>
    </w:p>
    <w:p w:rsidR="00C66B59" w:rsidRPr="001E2911" w:rsidRDefault="00C66B59" w:rsidP="00C66B59">
      <w:pPr>
        <w:pStyle w:val="ListParagraph"/>
        <w:rPr>
          <w:rFonts w:ascii="Times New Roman" w:hAnsi="Times New Roman"/>
          <w:sz w:val="28"/>
        </w:rPr>
      </w:pPr>
    </w:p>
    <w:p w:rsidR="00C66B59" w:rsidRPr="001E2911" w:rsidRDefault="00C66B59" w:rsidP="00C66B59">
      <w:pPr>
        <w:pStyle w:val="ListParagraph"/>
        <w:rPr>
          <w:rFonts w:ascii="Times New Roman" w:hAnsi="Times New Roman"/>
          <w:sz w:val="28"/>
        </w:rPr>
      </w:pPr>
    </w:p>
    <w:p w:rsidR="00C66B59" w:rsidRPr="001E2911" w:rsidRDefault="00C66B59" w:rsidP="00C66B59">
      <w:pPr>
        <w:pStyle w:val="ListParagraph"/>
        <w:rPr>
          <w:rFonts w:ascii="Times New Roman" w:hAnsi="Times New Roman"/>
          <w:sz w:val="28"/>
        </w:rPr>
      </w:pPr>
    </w:p>
    <w:p w:rsidR="00C66B59" w:rsidRPr="001E2911" w:rsidRDefault="00C66B59" w:rsidP="00C66B59">
      <w:pPr>
        <w:pStyle w:val="ListParagraph"/>
        <w:rPr>
          <w:rFonts w:ascii="Times New Roman" w:hAnsi="Times New Roman"/>
          <w:sz w:val="28"/>
        </w:rPr>
      </w:pPr>
    </w:p>
    <w:p w:rsidR="00C66B59" w:rsidRPr="001E2911" w:rsidRDefault="00C66B59" w:rsidP="00C66B59">
      <w:pPr>
        <w:pStyle w:val="ListParagraph"/>
        <w:rPr>
          <w:rFonts w:ascii="Times New Roman" w:hAnsi="Times New Roman"/>
          <w:sz w:val="28"/>
        </w:rPr>
      </w:pPr>
    </w:p>
    <w:p w:rsidR="00C66B59" w:rsidRDefault="00C66B59" w:rsidP="00C66B59">
      <w:pPr>
        <w:pStyle w:val="ListParagraph"/>
        <w:numPr>
          <w:ilvl w:val="0"/>
          <w:numId w:val="33"/>
        </w:numPr>
        <w:rPr>
          <w:rFonts w:ascii="Times New Roman" w:hAnsi="Times New Roman"/>
          <w:sz w:val="28"/>
        </w:rPr>
        <w:sectPr w:rsidR="00C66B59" w:rsidSect="00B03612">
          <w:pgSz w:w="16838" w:h="11899" w:orient="landscape"/>
          <w:pgMar w:top="1560" w:right="720" w:bottom="720" w:left="720" w:header="1560" w:footer="567" w:gutter="0"/>
          <w:cols w:space="720"/>
          <w:docGrid w:linePitch="360"/>
        </w:sectPr>
      </w:pPr>
    </w:p>
    <w:p w:rsidR="00C66B59" w:rsidRDefault="00C66B59" w:rsidP="00C66B59">
      <w:pPr>
        <w:pStyle w:val="ListParagraph"/>
        <w:numPr>
          <w:ilvl w:val="0"/>
          <w:numId w:val="33"/>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929"/>
        <w:gridCol w:w="4926"/>
        <w:gridCol w:w="5039"/>
      </w:tblGrid>
      <w:tr w:rsidR="00C66B59" w:rsidTr="00B03612">
        <w:tc>
          <w:tcPr>
            <w:tcW w:w="5204"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5A3BDC42" wp14:editId="457DAB9D">
                  <wp:extent cx="2052084" cy="342900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8837" r="26279"/>
                          <a:stretch/>
                        </pic:blipFill>
                        <pic:spPr bwMode="auto">
                          <a:xfrm>
                            <a:off x="0" y="0"/>
                            <a:ext cx="20523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p>
          <w:p w:rsidR="00C66B59" w:rsidRDefault="00C66B59" w:rsidP="00B03612">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012D857F" wp14:editId="4A671C59">
                  <wp:extent cx="2041451" cy="3429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9070" r="26279"/>
                          <a:stretch/>
                        </pic:blipFill>
                        <pic:spPr bwMode="auto">
                          <a:xfrm>
                            <a:off x="0" y="0"/>
                            <a:ext cx="204173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C66B59" w:rsidRDefault="00C66B59" w:rsidP="00B03612">
            <w:pPr>
              <w:pStyle w:val="ListParagraph"/>
              <w:ind w:left="0"/>
              <w:rPr>
                <w:rFonts w:ascii="Times New Roman" w:hAnsi="Times New Roman"/>
                <w:sz w:val="28"/>
              </w:rPr>
            </w:pPr>
            <w:r>
              <w:rPr>
                <w:rFonts w:ascii="Times New Roman" w:hAnsi="Times New Roman"/>
                <w:sz w:val="28"/>
              </w:rPr>
              <w:t>Page 3</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70B7598C" wp14:editId="44F345A6">
                  <wp:extent cx="2498651" cy="342899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024" r="22325"/>
                          <a:stretch/>
                        </pic:blipFill>
                        <pic:spPr bwMode="auto">
                          <a:xfrm>
                            <a:off x="0" y="0"/>
                            <a:ext cx="2499001"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pStyle w:val="ListParagraph"/>
        <w:rPr>
          <w:rFonts w:ascii="Times New Roman" w:hAnsi="Times New Roman"/>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3"/>
        </w:numPr>
        <w:rPr>
          <w:rFonts w:ascii="Times New Roman" w:hAnsi="Times New Roman"/>
          <w:sz w:val="28"/>
        </w:rPr>
        <w:sectPr w:rsidR="00C66B59" w:rsidSect="00B03612">
          <w:pgSz w:w="16838" w:h="11899" w:orient="landscape"/>
          <w:pgMar w:top="1560" w:right="720" w:bottom="720" w:left="720" w:header="1560" w:footer="567" w:gutter="0"/>
          <w:cols w:space="720"/>
          <w:docGrid w:linePitch="360"/>
        </w:sectPr>
      </w:pPr>
    </w:p>
    <w:p w:rsidR="00C66B59" w:rsidRPr="001E2911" w:rsidRDefault="00C66B59" w:rsidP="00C66B59">
      <w:pPr>
        <w:pStyle w:val="ListParagraph"/>
        <w:numPr>
          <w:ilvl w:val="0"/>
          <w:numId w:val="33"/>
        </w:numPr>
        <w:rPr>
          <w:rFonts w:ascii="Times New Roman" w:hAnsi="Times New Roman"/>
          <w:sz w:val="28"/>
        </w:rPr>
      </w:pPr>
      <w:r w:rsidRPr="001E2911">
        <w:rPr>
          <w:rFonts w:ascii="Times New Roman" w:hAnsi="Times New Roman"/>
          <w:sz w:val="28"/>
        </w:rPr>
        <w:lastRenderedPageBreak/>
        <w:t>Liabilities</w:t>
      </w:r>
    </w:p>
    <w:p w:rsidR="00C66B59" w:rsidRPr="001E2911" w:rsidRDefault="00C66B59" w:rsidP="00C66B59">
      <w:pPr>
        <w:ind w:left="360"/>
        <w:rPr>
          <w:sz w:val="28"/>
        </w:rPr>
      </w:pPr>
      <w:r w:rsidRPr="001E2911">
        <w:rPr>
          <w:noProof/>
          <w:sz w:val="28"/>
          <w:lang w:val="en-IN" w:eastAsia="en-IN"/>
        </w:rPr>
        <w:drawing>
          <wp:inline distT="0" distB="0" distL="0" distR="0" wp14:anchorId="43C3B976" wp14:editId="46AEBAA2">
            <wp:extent cx="4572638" cy="3429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p>
    <w:p w:rsidR="00C66B59" w:rsidRDefault="00C66B59" w:rsidP="00C66B59">
      <w:pPr>
        <w:pStyle w:val="ListParagraph"/>
        <w:numPr>
          <w:ilvl w:val="0"/>
          <w:numId w:val="33"/>
        </w:numPr>
        <w:rPr>
          <w:rFonts w:ascii="Times New Roman" w:hAnsi="Times New Roman"/>
          <w:sz w:val="28"/>
        </w:rPr>
      </w:pPr>
      <w:r w:rsidRPr="001E2911">
        <w:rPr>
          <w:rFonts w:ascii="Times New Roman" w:hAnsi="Times New Roman"/>
          <w:sz w:val="28"/>
        </w:rPr>
        <w:t>Bank Statement</w:t>
      </w:r>
    </w:p>
    <w:tbl>
      <w:tblPr>
        <w:tblStyle w:val="TableGrid"/>
        <w:tblW w:w="0" w:type="auto"/>
        <w:tblInd w:w="720" w:type="dxa"/>
        <w:tblLook w:val="04A0" w:firstRow="1" w:lastRow="0" w:firstColumn="1" w:lastColumn="0" w:noHBand="0" w:noVBand="1"/>
      </w:tblPr>
      <w:tblGrid>
        <w:gridCol w:w="4569"/>
        <w:gridCol w:w="4546"/>
      </w:tblGrid>
      <w:tr w:rsidR="00C66B59" w:rsidTr="00B03612">
        <w:tc>
          <w:tcPr>
            <w:tcW w:w="4917"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383ABFBB" wp14:editId="40DA2B78">
                  <wp:extent cx="2211572" cy="3429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6977" r="24651"/>
                          <a:stretch/>
                        </pic:blipFill>
                        <pic:spPr bwMode="auto">
                          <a:xfrm>
                            <a:off x="0" y="0"/>
                            <a:ext cx="221188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ins w:id="68" w:author="Namita Sivasankaran" w:date="2016-11-10T15:11:00Z">
              <w:r w:rsidR="006C2174">
                <w:rPr>
                  <w:rFonts w:ascii="Times New Roman" w:hAnsi="Times New Roman"/>
                  <w:sz w:val="28"/>
                </w:rPr>
                <w:t xml:space="preserve"> </w:t>
              </w:r>
              <w:r w:rsidR="006C2174" w:rsidRPr="00A44603">
                <w:rPr>
                  <w:rFonts w:ascii="Times New Roman" w:hAnsi="Times New Roman"/>
                  <w:sz w:val="24"/>
                </w:rPr>
                <w:t>(provide add bank details button)</w:t>
              </w:r>
            </w:ins>
          </w:p>
          <w:p w:rsidR="00C66B59" w:rsidRDefault="00C66B59" w:rsidP="00B03612">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0CC27FD3" wp14:editId="1CAE8457">
                  <wp:extent cx="2158409" cy="3429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7442" r="25349"/>
                          <a:stretch/>
                        </pic:blipFill>
                        <pic:spPr bwMode="auto">
                          <a:xfrm>
                            <a:off x="0" y="0"/>
                            <a:ext cx="215871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r w:rsidRPr="001E2911">
        <w:rPr>
          <w:sz w:val="28"/>
        </w:rPr>
        <w:t>To add more than one account, click on +Add Account Button.</w:t>
      </w:r>
    </w:p>
    <w:p w:rsidR="00C66B59" w:rsidRPr="001E2911" w:rsidRDefault="00C66B59" w:rsidP="00C66B59">
      <w:pPr>
        <w:ind w:left="360"/>
        <w:rPr>
          <w:sz w:val="28"/>
        </w:rPr>
      </w:pPr>
    </w:p>
    <w:p w:rsidR="00C66B59" w:rsidRDefault="00C66B59" w:rsidP="00C66B59">
      <w:pPr>
        <w:ind w:left="360"/>
        <w:rPr>
          <w:b/>
          <w:sz w:val="28"/>
        </w:rPr>
        <w:sectPr w:rsidR="00C66B59" w:rsidSect="00B03612">
          <w:pgSz w:w="11899" w:h="16838"/>
          <w:pgMar w:top="720" w:right="720" w:bottom="720" w:left="1560" w:header="1560" w:footer="567" w:gutter="0"/>
          <w:cols w:space="720"/>
          <w:docGrid w:linePitch="360"/>
        </w:sectPr>
      </w:pPr>
    </w:p>
    <w:p w:rsidR="00C66B59" w:rsidRPr="001E2911" w:rsidRDefault="00C66B59" w:rsidP="00C66B59">
      <w:pPr>
        <w:ind w:left="360"/>
        <w:rPr>
          <w:b/>
          <w:sz w:val="28"/>
        </w:rPr>
      </w:pPr>
      <w:r w:rsidRPr="001E2911">
        <w:rPr>
          <w:b/>
          <w:sz w:val="28"/>
        </w:rPr>
        <w:lastRenderedPageBreak/>
        <w:t>Co-Applicant</w:t>
      </w:r>
    </w:p>
    <w:p w:rsidR="00C66B59" w:rsidRPr="001E2911" w:rsidRDefault="00C66B59" w:rsidP="00C66B59">
      <w:pPr>
        <w:rPr>
          <w:sz w:val="28"/>
        </w:rPr>
      </w:pPr>
    </w:p>
    <w:p w:rsidR="00C66B59" w:rsidRPr="001E2911" w:rsidRDefault="00C66B59" w:rsidP="00C66B59">
      <w:pPr>
        <w:pStyle w:val="ListParagraph"/>
        <w:numPr>
          <w:ilvl w:val="0"/>
          <w:numId w:val="34"/>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62"/>
        <w:gridCol w:w="4713"/>
      </w:tblGrid>
      <w:tr w:rsidR="00C66B59" w:rsidTr="00295D20">
        <w:tc>
          <w:tcPr>
            <w:tcW w:w="4762" w:type="dxa"/>
          </w:tcPr>
          <w:p w:rsidR="00C66B59" w:rsidRDefault="00C66B59" w:rsidP="00B03612">
            <w:pPr>
              <w:rPr>
                <w:sz w:val="28"/>
              </w:rPr>
            </w:pPr>
            <w:r>
              <w:rPr>
                <w:sz w:val="28"/>
              </w:rPr>
              <w:t>Page 1</w:t>
            </w:r>
            <w:r w:rsidRPr="001E2911">
              <w:rPr>
                <w:noProof/>
                <w:sz w:val="28"/>
                <w:lang w:val="en-IN" w:eastAsia="en-IN"/>
              </w:rPr>
              <w:drawing>
                <wp:inline distT="0" distB="0" distL="0" distR="0" wp14:anchorId="4CF554D3" wp14:editId="7AC3F18C">
                  <wp:extent cx="261561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0930" r="21860"/>
                          <a:stretch/>
                        </pic:blipFill>
                        <pic:spPr bwMode="auto">
                          <a:xfrm>
                            <a:off x="0" y="0"/>
                            <a:ext cx="2615975"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13" w:type="dxa"/>
          </w:tcPr>
          <w:p w:rsidR="00C66B59" w:rsidRDefault="00C66B59" w:rsidP="00B03612">
            <w:pPr>
              <w:rPr>
                <w:sz w:val="28"/>
              </w:rPr>
            </w:pPr>
            <w:r>
              <w:rPr>
                <w:sz w:val="28"/>
              </w:rPr>
              <w:t>Page 2</w:t>
            </w:r>
            <w:r>
              <w:rPr>
                <w:noProof/>
                <w:sz w:val="28"/>
                <w:lang w:val="en-IN" w:eastAsia="en-IN"/>
              </w:rPr>
              <w:t xml:space="preserve">          </w:t>
            </w:r>
            <w:r w:rsidRPr="001E2911">
              <w:rPr>
                <w:noProof/>
                <w:sz w:val="28"/>
                <w:lang w:val="en-IN" w:eastAsia="en-IN"/>
              </w:rPr>
              <w:drawing>
                <wp:inline distT="0" distB="0" distL="0" distR="0" wp14:anchorId="4A169254" wp14:editId="5EF86DC4">
                  <wp:extent cx="2488019" cy="34290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3721" r="21860"/>
                          <a:stretch/>
                        </pic:blipFill>
                        <pic:spPr bwMode="auto">
                          <a:xfrm>
                            <a:off x="0" y="0"/>
                            <a:ext cx="248836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4"/>
        </w:numPr>
        <w:rPr>
          <w:rFonts w:ascii="Times New Roman" w:hAnsi="Times New Roman"/>
          <w:sz w:val="28"/>
        </w:rPr>
        <w:sectPr w:rsidR="00C66B59" w:rsidSect="00B03612">
          <w:pgSz w:w="11899" w:h="16838"/>
          <w:pgMar w:top="720" w:right="720" w:bottom="720" w:left="1560" w:header="1560" w:footer="567" w:gutter="0"/>
          <w:cols w:space="720"/>
          <w:docGrid w:linePitch="360"/>
        </w:sectPr>
      </w:pPr>
    </w:p>
    <w:p w:rsidR="00C66B59" w:rsidRDefault="00C66B59" w:rsidP="00C66B59">
      <w:pPr>
        <w:pStyle w:val="ListParagraph"/>
        <w:numPr>
          <w:ilvl w:val="0"/>
          <w:numId w:val="34"/>
        </w:numPr>
        <w:rPr>
          <w:rFonts w:ascii="Times New Roman" w:hAnsi="Times New Roman"/>
          <w:sz w:val="28"/>
        </w:rPr>
      </w:pPr>
      <w:r w:rsidRPr="001E2911">
        <w:rPr>
          <w:rFonts w:ascii="Times New Roman" w:hAnsi="Times New Roman"/>
          <w:sz w:val="28"/>
        </w:rPr>
        <w:lastRenderedPageBreak/>
        <w:t>Co-Applicant Details</w:t>
      </w:r>
    </w:p>
    <w:tbl>
      <w:tblPr>
        <w:tblStyle w:val="TableGrid"/>
        <w:tblW w:w="0" w:type="auto"/>
        <w:tblInd w:w="720" w:type="dxa"/>
        <w:tblLook w:val="04A0" w:firstRow="1" w:lastRow="0" w:firstColumn="1" w:lastColumn="0" w:noHBand="0" w:noVBand="1"/>
      </w:tblPr>
      <w:tblGrid>
        <w:gridCol w:w="4951"/>
        <w:gridCol w:w="4995"/>
        <w:gridCol w:w="4948"/>
      </w:tblGrid>
      <w:tr w:rsidR="00C66B59" w:rsidTr="00295D20">
        <w:tc>
          <w:tcPr>
            <w:tcW w:w="4951"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49805B75" wp14:editId="5C416906">
                  <wp:extent cx="2243470" cy="3429001"/>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7442" r="23489"/>
                          <a:stretch/>
                        </pic:blipFill>
                        <pic:spPr bwMode="auto">
                          <a:xfrm>
                            <a:off x="0" y="0"/>
                            <a:ext cx="224378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95"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5466FCFF" wp14:editId="0E04991B">
                  <wp:extent cx="2402958" cy="342899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1861" r="25581"/>
                          <a:stretch/>
                        </pic:blipFill>
                        <pic:spPr bwMode="auto">
                          <a:xfrm>
                            <a:off x="0" y="0"/>
                            <a:ext cx="240329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48" w:type="dxa"/>
          </w:tcPr>
          <w:p w:rsidR="00C66B59" w:rsidRDefault="00C66B59" w:rsidP="00B03612">
            <w:pPr>
              <w:pStyle w:val="ListParagraph"/>
              <w:ind w:left="0"/>
              <w:rPr>
                <w:rFonts w:ascii="Times New Roman" w:hAnsi="Times New Roman"/>
                <w:sz w:val="28"/>
              </w:rPr>
            </w:pPr>
            <w:r>
              <w:rPr>
                <w:rFonts w:ascii="Times New Roman" w:hAnsi="Times New Roman"/>
                <w:sz w:val="28"/>
              </w:rPr>
              <w:t>Page 3</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61726BCF" wp14:editId="7D9EDD94">
                  <wp:extent cx="2232837" cy="34290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744" r="24419"/>
                          <a:stretch/>
                        </pic:blipFill>
                        <pic:spPr bwMode="auto">
                          <a:xfrm>
                            <a:off x="0" y="0"/>
                            <a:ext cx="223314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pStyle w:val="ListParagraph"/>
        <w:rPr>
          <w:rFonts w:ascii="Times New Roman" w:hAnsi="Times New Roman"/>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4"/>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992"/>
        <w:gridCol w:w="4971"/>
        <w:gridCol w:w="4931"/>
      </w:tblGrid>
      <w:tr w:rsidR="00C66B59" w:rsidTr="00295D20">
        <w:tc>
          <w:tcPr>
            <w:tcW w:w="4992"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4BBF0F8C" wp14:editId="7BC45CAD">
                  <wp:extent cx="2392326" cy="3429001"/>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4652" r="23022"/>
                          <a:stretch/>
                        </pic:blipFill>
                        <pic:spPr bwMode="auto">
                          <a:xfrm>
                            <a:off x="0" y="0"/>
                            <a:ext cx="239266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71"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p>
          <w:p w:rsidR="00C66B59" w:rsidRDefault="00C66B59" w:rsidP="00B03612">
            <w:pPr>
              <w:pStyle w:val="ListParagraph"/>
              <w:ind w:left="0"/>
              <w:rPr>
                <w:rFonts w:ascii="Times New Roman" w:hAnsi="Times New Roman"/>
                <w:sz w:val="28"/>
              </w:rPr>
            </w:pPr>
            <w:r>
              <w:rPr>
                <w:rFonts w:ascii="Times New Roman" w:hAnsi="Times New Roman"/>
                <w:sz w:val="28"/>
              </w:rPr>
              <w:t xml:space="preserve"> </w:t>
            </w:r>
            <w:r w:rsidRPr="001E2911">
              <w:rPr>
                <w:noProof/>
                <w:sz w:val="28"/>
                <w:lang w:eastAsia="en-IN"/>
              </w:rPr>
              <w:drawing>
                <wp:inline distT="0" distB="0" distL="0" distR="0" wp14:anchorId="37244B7D" wp14:editId="0670D0F5">
                  <wp:extent cx="2317897" cy="3430318"/>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3247" r="26075"/>
                          <a:stretch/>
                        </pic:blipFill>
                        <pic:spPr bwMode="auto">
                          <a:xfrm>
                            <a:off x="0" y="0"/>
                            <a:ext cx="231733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31" w:type="dxa"/>
          </w:tcPr>
          <w:p w:rsidR="00C66B59" w:rsidRDefault="00C66B59" w:rsidP="00B03612">
            <w:pPr>
              <w:pStyle w:val="ListParagraph"/>
              <w:ind w:left="0"/>
              <w:rPr>
                <w:rFonts w:ascii="Times New Roman" w:hAnsi="Times New Roman"/>
                <w:sz w:val="28"/>
              </w:rPr>
            </w:pPr>
            <w:r>
              <w:rPr>
                <w:rFonts w:ascii="Times New Roman" w:hAnsi="Times New Roman"/>
                <w:sz w:val="28"/>
              </w:rPr>
              <w:t>Page 3</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310CF29D" wp14:editId="58C43FEF">
                  <wp:extent cx="2179674" cy="3429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8372" r="23954"/>
                          <a:stretch/>
                        </pic:blipFill>
                        <pic:spPr bwMode="auto">
                          <a:xfrm>
                            <a:off x="0" y="0"/>
                            <a:ext cx="217997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4"/>
        </w:numPr>
        <w:rPr>
          <w:rFonts w:ascii="Times New Roman" w:hAnsi="Times New Roman"/>
          <w:sz w:val="28"/>
        </w:rPr>
        <w:sectPr w:rsidR="00C66B59" w:rsidSect="00B03612">
          <w:pgSz w:w="16838" w:h="11899" w:orient="landscape"/>
          <w:pgMar w:top="1560" w:right="720" w:bottom="720" w:left="720" w:header="1560" w:footer="567" w:gutter="0"/>
          <w:cols w:space="720"/>
          <w:docGrid w:linePitch="360"/>
        </w:sectPr>
      </w:pPr>
    </w:p>
    <w:p w:rsidR="00C66B59" w:rsidRPr="001E2911" w:rsidRDefault="00C66B59" w:rsidP="00C66B59">
      <w:pPr>
        <w:pStyle w:val="ListParagraph"/>
        <w:numPr>
          <w:ilvl w:val="0"/>
          <w:numId w:val="34"/>
        </w:numPr>
        <w:rPr>
          <w:rFonts w:ascii="Times New Roman" w:hAnsi="Times New Roman"/>
          <w:sz w:val="28"/>
        </w:rPr>
      </w:pPr>
      <w:r w:rsidRPr="001E2911">
        <w:rPr>
          <w:rFonts w:ascii="Times New Roman" w:hAnsi="Times New Roman"/>
          <w:sz w:val="28"/>
        </w:rPr>
        <w:lastRenderedPageBreak/>
        <w:t>Liabilities</w:t>
      </w:r>
    </w:p>
    <w:p w:rsidR="00C66B59" w:rsidRPr="001E2911" w:rsidRDefault="00C66B59" w:rsidP="00C66B59">
      <w:pPr>
        <w:ind w:left="360"/>
        <w:rPr>
          <w:sz w:val="28"/>
        </w:rPr>
      </w:pPr>
      <w:r w:rsidRPr="001E2911">
        <w:rPr>
          <w:noProof/>
          <w:sz w:val="28"/>
          <w:lang w:val="en-IN" w:eastAsia="en-IN"/>
        </w:rPr>
        <w:drawing>
          <wp:inline distT="0" distB="0" distL="0" distR="0" wp14:anchorId="3E165F2B" wp14:editId="7B4DB8BA">
            <wp:extent cx="4572638" cy="34294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p>
    <w:p w:rsidR="00C66B59" w:rsidRPr="001E2911" w:rsidRDefault="00C66B59" w:rsidP="00C66B59">
      <w:pPr>
        <w:pStyle w:val="ListParagraph"/>
        <w:numPr>
          <w:ilvl w:val="0"/>
          <w:numId w:val="34"/>
        </w:numPr>
        <w:rPr>
          <w:rFonts w:ascii="Times New Roman" w:hAnsi="Times New Roman"/>
          <w:sz w:val="28"/>
        </w:rPr>
      </w:pPr>
      <w:r w:rsidRPr="001E2911">
        <w:rPr>
          <w:rFonts w:ascii="Times New Roman" w:hAnsi="Times New Roman"/>
          <w:sz w:val="28"/>
        </w:rPr>
        <w:t>Bank Statement</w:t>
      </w:r>
    </w:p>
    <w:tbl>
      <w:tblPr>
        <w:tblStyle w:val="TableGrid"/>
        <w:tblW w:w="0" w:type="auto"/>
        <w:tblLook w:val="04A0" w:firstRow="1" w:lastRow="0" w:firstColumn="1" w:lastColumn="0" w:noHBand="0" w:noVBand="1"/>
      </w:tblPr>
      <w:tblGrid>
        <w:gridCol w:w="4917"/>
        <w:gridCol w:w="4918"/>
      </w:tblGrid>
      <w:tr w:rsidR="00C66B59" w:rsidTr="00B03612">
        <w:tc>
          <w:tcPr>
            <w:tcW w:w="4917" w:type="dxa"/>
          </w:tcPr>
          <w:p w:rsidR="00C66B59" w:rsidRDefault="00C66B59" w:rsidP="00B03612">
            <w:pPr>
              <w:rPr>
                <w:sz w:val="28"/>
              </w:rPr>
            </w:pPr>
            <w:r>
              <w:rPr>
                <w:sz w:val="28"/>
              </w:rPr>
              <w:t>Page 1</w:t>
            </w:r>
          </w:p>
          <w:p w:rsidR="00C66B59" w:rsidRDefault="00C66B59" w:rsidP="00B03612">
            <w:pPr>
              <w:rPr>
                <w:sz w:val="28"/>
              </w:rPr>
            </w:pPr>
            <w:r w:rsidRPr="001E2911">
              <w:rPr>
                <w:noProof/>
                <w:sz w:val="28"/>
                <w:lang w:val="en-IN" w:eastAsia="en-IN"/>
              </w:rPr>
              <w:drawing>
                <wp:inline distT="0" distB="0" distL="0" distR="0" wp14:anchorId="7D96704B" wp14:editId="0F5EDD44">
                  <wp:extent cx="2456121" cy="3429001"/>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790" r="23489"/>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C66B59" w:rsidRPr="000D4DE1" w:rsidRDefault="00C66B59" w:rsidP="00B03612">
            <w:r>
              <w:rPr>
                <w:sz w:val="28"/>
              </w:rPr>
              <w:t>Page 2</w:t>
            </w:r>
            <w:ins w:id="69" w:author="Namita Sivasankaran" w:date="2016-11-10T15:26:00Z">
              <w:r w:rsidR="000D4DE1">
                <w:rPr>
                  <w:sz w:val="28"/>
                </w:rPr>
                <w:t>(</w:t>
              </w:r>
              <w:r w:rsidR="000D4DE1">
                <w:t>provide add bank details button)</w:t>
              </w:r>
            </w:ins>
          </w:p>
          <w:p w:rsidR="00C66B59" w:rsidRDefault="00C66B59" w:rsidP="00B03612">
            <w:pPr>
              <w:rPr>
                <w:sz w:val="28"/>
              </w:rPr>
            </w:pPr>
            <w:r>
              <w:object w:dxaOrig="3420"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273pt" o:ole="">
                  <v:imagedata r:id="rId40" o:title=""/>
                </v:shape>
                <o:OLEObject Type="Embed" ProgID="PBrush" ShapeID="_x0000_i1025" DrawAspect="Content" ObjectID="_1540298645" r:id="rId41"/>
              </w:object>
            </w:r>
          </w:p>
        </w:tc>
      </w:tr>
    </w:tbl>
    <w:p w:rsidR="00C66B59" w:rsidRPr="001E2911" w:rsidRDefault="00C66B59" w:rsidP="00C66B59">
      <w:pPr>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ind w:left="360"/>
        <w:rPr>
          <w:b/>
          <w:sz w:val="28"/>
        </w:rPr>
        <w:sectPr w:rsidR="00C66B59" w:rsidSect="00B03612">
          <w:pgSz w:w="11899" w:h="16838"/>
          <w:pgMar w:top="720" w:right="720" w:bottom="720" w:left="1560" w:header="1560" w:footer="567" w:gutter="0"/>
          <w:cols w:space="720"/>
          <w:docGrid w:linePitch="360"/>
        </w:sectPr>
      </w:pPr>
    </w:p>
    <w:p w:rsidR="00C66B59" w:rsidRPr="001E2911" w:rsidRDefault="00C66B59" w:rsidP="00C66B59">
      <w:pPr>
        <w:ind w:left="360"/>
        <w:rPr>
          <w:b/>
          <w:sz w:val="28"/>
        </w:rPr>
      </w:pPr>
      <w:r w:rsidRPr="001E2911">
        <w:rPr>
          <w:b/>
          <w:sz w:val="28"/>
        </w:rPr>
        <w:lastRenderedPageBreak/>
        <w:t>Guarantor</w:t>
      </w:r>
    </w:p>
    <w:p w:rsidR="00C66B59" w:rsidRPr="001E2911" w:rsidRDefault="00C66B59" w:rsidP="00C66B59">
      <w:pPr>
        <w:ind w:left="360"/>
        <w:rPr>
          <w:sz w:val="28"/>
        </w:rPr>
      </w:pPr>
    </w:p>
    <w:p w:rsidR="00C66B59" w:rsidRPr="001E2911" w:rsidRDefault="00C66B59" w:rsidP="00C66B59">
      <w:pPr>
        <w:pStyle w:val="ListParagraph"/>
        <w:numPr>
          <w:ilvl w:val="0"/>
          <w:numId w:val="35"/>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53"/>
        <w:gridCol w:w="4722"/>
      </w:tblGrid>
      <w:tr w:rsidR="00C66B59" w:rsidTr="00295D20">
        <w:tc>
          <w:tcPr>
            <w:tcW w:w="4753" w:type="dxa"/>
          </w:tcPr>
          <w:p w:rsidR="00C66B59" w:rsidRDefault="00C66B59" w:rsidP="00B03612">
            <w:pPr>
              <w:rPr>
                <w:sz w:val="28"/>
              </w:rPr>
            </w:pPr>
            <w:r>
              <w:rPr>
                <w:sz w:val="28"/>
              </w:rPr>
              <w:t>Page 1</w:t>
            </w:r>
          </w:p>
          <w:p w:rsidR="00C66B59" w:rsidRDefault="00C66B59" w:rsidP="00B03612">
            <w:pPr>
              <w:rPr>
                <w:sz w:val="28"/>
              </w:rPr>
            </w:pPr>
            <w:r w:rsidRPr="001E2911">
              <w:rPr>
                <w:noProof/>
                <w:sz w:val="28"/>
                <w:lang w:val="en-IN" w:eastAsia="en-IN"/>
              </w:rPr>
              <w:drawing>
                <wp:inline distT="0" distB="0" distL="0" distR="0" wp14:anchorId="00D5C0EA" wp14:editId="23567281">
                  <wp:extent cx="2371060" cy="34290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1395" r="26744"/>
                          <a:stretch/>
                        </pic:blipFill>
                        <pic:spPr bwMode="auto">
                          <a:xfrm>
                            <a:off x="0" y="0"/>
                            <a:ext cx="237139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22" w:type="dxa"/>
          </w:tcPr>
          <w:p w:rsidR="00C66B59" w:rsidRDefault="00C66B59" w:rsidP="00B03612">
            <w:pPr>
              <w:rPr>
                <w:sz w:val="28"/>
              </w:rPr>
            </w:pPr>
            <w:r>
              <w:rPr>
                <w:sz w:val="28"/>
              </w:rPr>
              <w:t>Page 2</w:t>
            </w:r>
          </w:p>
          <w:p w:rsidR="00C66B59" w:rsidRDefault="00C66B59" w:rsidP="00B03612">
            <w:pPr>
              <w:rPr>
                <w:sz w:val="28"/>
              </w:rPr>
            </w:pPr>
            <w:r>
              <w:rPr>
                <w:noProof/>
                <w:sz w:val="28"/>
                <w:lang w:val="en-IN" w:eastAsia="en-IN"/>
              </w:rPr>
              <w:t xml:space="preserve">   </w:t>
            </w:r>
            <w:r w:rsidRPr="001E2911">
              <w:rPr>
                <w:noProof/>
                <w:sz w:val="28"/>
                <w:lang w:val="en-IN" w:eastAsia="en-IN"/>
              </w:rPr>
              <w:drawing>
                <wp:inline distT="0" distB="0" distL="0" distR="0" wp14:anchorId="467379C2" wp14:editId="5712E3F9">
                  <wp:extent cx="2243470" cy="3429001"/>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512" r="24419"/>
                          <a:stretch/>
                        </pic:blipFill>
                        <pic:spPr bwMode="auto">
                          <a:xfrm>
                            <a:off x="0" y="0"/>
                            <a:ext cx="2243782"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rPr>
          <w:sz w:val="28"/>
        </w:rPr>
      </w:pPr>
    </w:p>
    <w:p w:rsidR="00C66B59" w:rsidRDefault="00C66B59" w:rsidP="00C66B59">
      <w:pPr>
        <w:pStyle w:val="ListParagraph"/>
        <w:numPr>
          <w:ilvl w:val="0"/>
          <w:numId w:val="35"/>
        </w:numPr>
        <w:rPr>
          <w:rFonts w:ascii="Times New Roman" w:hAnsi="Times New Roman"/>
          <w:sz w:val="28"/>
        </w:rPr>
        <w:sectPr w:rsidR="00C66B59" w:rsidSect="00B03612">
          <w:pgSz w:w="11899" w:h="16838"/>
          <w:pgMar w:top="720" w:right="720" w:bottom="720" w:left="1560" w:header="1560" w:footer="567" w:gutter="0"/>
          <w:cols w:space="720"/>
          <w:docGrid w:linePitch="360"/>
        </w:sectPr>
      </w:pPr>
    </w:p>
    <w:p w:rsidR="00C66B59" w:rsidRPr="001E2911" w:rsidRDefault="00C66B59" w:rsidP="00C66B59">
      <w:pPr>
        <w:pStyle w:val="ListParagraph"/>
        <w:numPr>
          <w:ilvl w:val="0"/>
          <w:numId w:val="35"/>
        </w:numPr>
        <w:rPr>
          <w:rFonts w:ascii="Times New Roman" w:hAnsi="Times New Roman"/>
          <w:sz w:val="28"/>
        </w:rPr>
      </w:pPr>
      <w:r w:rsidRPr="001E2911">
        <w:rPr>
          <w:rFonts w:ascii="Times New Roman" w:hAnsi="Times New Roman"/>
          <w:sz w:val="28"/>
        </w:rPr>
        <w:lastRenderedPageBreak/>
        <w:t>Guarantor Details</w:t>
      </w:r>
    </w:p>
    <w:tbl>
      <w:tblPr>
        <w:tblStyle w:val="TableGrid"/>
        <w:tblW w:w="0" w:type="auto"/>
        <w:tblInd w:w="360" w:type="dxa"/>
        <w:tblLook w:val="04A0" w:firstRow="1" w:lastRow="0" w:firstColumn="1" w:lastColumn="0" w:noHBand="0" w:noVBand="1"/>
      </w:tblPr>
      <w:tblGrid>
        <w:gridCol w:w="4710"/>
        <w:gridCol w:w="4765"/>
        <w:gridCol w:w="4765"/>
      </w:tblGrid>
      <w:tr w:rsidR="00C66B59" w:rsidTr="00B03612">
        <w:tc>
          <w:tcPr>
            <w:tcW w:w="4710" w:type="dxa"/>
          </w:tcPr>
          <w:p w:rsidR="00C66B59" w:rsidRDefault="00C66B59" w:rsidP="00B03612">
            <w:pPr>
              <w:rPr>
                <w:sz w:val="28"/>
              </w:rPr>
            </w:pPr>
            <w:r>
              <w:rPr>
                <w:sz w:val="28"/>
              </w:rPr>
              <w:t>Page 1</w:t>
            </w:r>
            <w:r w:rsidRPr="001E2911">
              <w:rPr>
                <w:noProof/>
                <w:sz w:val="28"/>
                <w:lang w:val="en-IN" w:eastAsia="en-IN"/>
              </w:rPr>
              <w:drawing>
                <wp:inline distT="0" distB="0" distL="0" distR="0" wp14:anchorId="5A658D29" wp14:editId="04E53BEF">
                  <wp:extent cx="2551814" cy="34290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0465" r="23721"/>
                          <a:stretch/>
                        </pic:blipFill>
                        <pic:spPr bwMode="auto">
                          <a:xfrm>
                            <a:off x="0" y="0"/>
                            <a:ext cx="25521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C66B59" w:rsidRDefault="00C66B59" w:rsidP="00B03612">
            <w:pPr>
              <w:rPr>
                <w:sz w:val="28"/>
              </w:rPr>
            </w:pPr>
            <w:r>
              <w:rPr>
                <w:sz w:val="28"/>
              </w:rPr>
              <w:t>Page 2</w:t>
            </w:r>
          </w:p>
          <w:p w:rsidR="00C66B59" w:rsidRDefault="00C66B59" w:rsidP="00B03612">
            <w:pPr>
              <w:rPr>
                <w:sz w:val="28"/>
              </w:rPr>
            </w:pPr>
            <w:r w:rsidRPr="001E2911">
              <w:rPr>
                <w:noProof/>
                <w:sz w:val="28"/>
                <w:lang w:val="en-IN" w:eastAsia="en-IN"/>
              </w:rPr>
              <w:drawing>
                <wp:inline distT="0" distB="0" distL="0" distR="0" wp14:anchorId="6938F1B9" wp14:editId="489E455C">
                  <wp:extent cx="2456121" cy="342900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8372" r="17907"/>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C66B59" w:rsidRDefault="00C66B59" w:rsidP="00B03612">
            <w:pPr>
              <w:rPr>
                <w:sz w:val="28"/>
              </w:rPr>
            </w:pPr>
            <w:r>
              <w:rPr>
                <w:sz w:val="28"/>
              </w:rPr>
              <w:t>Page 3</w:t>
            </w:r>
            <w:r w:rsidRPr="001E2911">
              <w:rPr>
                <w:noProof/>
                <w:sz w:val="28"/>
                <w:lang w:val="en-IN" w:eastAsia="en-IN"/>
              </w:rPr>
              <w:drawing>
                <wp:inline distT="0" distB="0" distL="0" distR="0" wp14:anchorId="7AD7BDA0" wp14:editId="41928FD9">
                  <wp:extent cx="2541181" cy="3429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3256" r="21162"/>
                          <a:stretch/>
                        </pic:blipFill>
                        <pic:spPr bwMode="auto">
                          <a:xfrm>
                            <a:off x="0" y="0"/>
                            <a:ext cx="254153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5"/>
        </w:numPr>
        <w:rPr>
          <w:rFonts w:ascii="Times New Roman" w:hAnsi="Times New Roman"/>
          <w:sz w:val="28"/>
        </w:rPr>
        <w:sectPr w:rsidR="00C66B59" w:rsidSect="00B03612">
          <w:pgSz w:w="16838" w:h="11899" w:orient="landscape"/>
          <w:pgMar w:top="1560" w:right="720" w:bottom="720" w:left="720" w:header="1560" w:footer="567" w:gutter="0"/>
          <w:cols w:space="720"/>
          <w:docGrid w:linePitch="360"/>
        </w:sectPr>
      </w:pPr>
    </w:p>
    <w:p w:rsidR="00C66B59" w:rsidRDefault="00C66B59" w:rsidP="00C66B59">
      <w:pPr>
        <w:pStyle w:val="ListParagraph"/>
        <w:numPr>
          <w:ilvl w:val="0"/>
          <w:numId w:val="35"/>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720" w:type="dxa"/>
        <w:tblLook w:val="04A0" w:firstRow="1" w:lastRow="0" w:firstColumn="1" w:lastColumn="0" w:noHBand="0" w:noVBand="1"/>
      </w:tblPr>
      <w:tblGrid>
        <w:gridCol w:w="4350"/>
        <w:gridCol w:w="4819"/>
        <w:gridCol w:w="5103"/>
      </w:tblGrid>
      <w:tr w:rsidR="00C66B59" w:rsidTr="00B03612">
        <w:tc>
          <w:tcPr>
            <w:tcW w:w="4350"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4A57BDCE" wp14:editId="23195E88">
                  <wp:extent cx="2434856" cy="3429001"/>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3721" r="23023"/>
                          <a:stretch/>
                        </pic:blipFill>
                        <pic:spPr bwMode="auto">
                          <a:xfrm>
                            <a:off x="0" y="0"/>
                            <a:ext cx="243519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1F4C40F4" wp14:editId="4B64974C">
                  <wp:extent cx="2615609" cy="3429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813" r="16978"/>
                          <a:stretch/>
                        </pic:blipFill>
                        <pic:spPr bwMode="auto">
                          <a:xfrm>
                            <a:off x="0" y="0"/>
                            <a:ext cx="261597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C66B59" w:rsidRDefault="00C66B59" w:rsidP="00B03612">
            <w:pPr>
              <w:pStyle w:val="ListParagraph"/>
              <w:ind w:left="0"/>
              <w:rPr>
                <w:rFonts w:ascii="Times New Roman" w:hAnsi="Times New Roman"/>
                <w:sz w:val="28"/>
              </w:rPr>
            </w:pPr>
            <w:r>
              <w:rPr>
                <w:rFonts w:ascii="Times New Roman" w:hAnsi="Times New Roman"/>
                <w:sz w:val="28"/>
              </w:rPr>
              <w:t>Page 3</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6D0D2376" wp14:editId="2C165271">
                  <wp:extent cx="2445488" cy="3429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5349" r="21163"/>
                          <a:stretch/>
                        </pic:blipFill>
                        <pic:spPr bwMode="auto">
                          <a:xfrm>
                            <a:off x="0" y="0"/>
                            <a:ext cx="24458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ind w:left="360"/>
        <w:rPr>
          <w:b/>
          <w:sz w:val="28"/>
        </w:rPr>
        <w:sectPr w:rsidR="00C66B59" w:rsidSect="00B03612">
          <w:pgSz w:w="16838" w:h="11899" w:orient="landscape"/>
          <w:pgMar w:top="1560" w:right="720" w:bottom="720" w:left="720" w:header="1560" w:footer="567" w:gutter="0"/>
          <w:cols w:space="720"/>
          <w:docGrid w:linePitch="360"/>
        </w:sectPr>
      </w:pPr>
    </w:p>
    <w:p w:rsidR="00C66B59" w:rsidRPr="001E2911" w:rsidRDefault="00C66B59" w:rsidP="00C66B59">
      <w:pPr>
        <w:ind w:left="360"/>
        <w:rPr>
          <w:b/>
          <w:sz w:val="28"/>
        </w:rPr>
      </w:pPr>
      <w:r w:rsidRPr="001E2911">
        <w:rPr>
          <w:b/>
          <w:sz w:val="28"/>
        </w:rPr>
        <w:lastRenderedPageBreak/>
        <w:t>Business</w:t>
      </w:r>
    </w:p>
    <w:p w:rsidR="00C66B59" w:rsidRPr="001E2911" w:rsidRDefault="00C66B59" w:rsidP="00C66B59">
      <w:pPr>
        <w:pStyle w:val="ListParagraph"/>
        <w:numPr>
          <w:ilvl w:val="0"/>
          <w:numId w:val="36"/>
        </w:numPr>
        <w:rPr>
          <w:rFonts w:ascii="Times New Roman" w:hAnsi="Times New Roman"/>
          <w:sz w:val="28"/>
        </w:rPr>
      </w:pPr>
      <w:r w:rsidRPr="001E2911">
        <w:rPr>
          <w:rFonts w:ascii="Times New Roman" w:hAnsi="Times New Roman"/>
          <w:sz w:val="28"/>
        </w:rPr>
        <w:t>Business Details</w:t>
      </w:r>
    </w:p>
    <w:tbl>
      <w:tblPr>
        <w:tblStyle w:val="TableGrid"/>
        <w:tblW w:w="0" w:type="auto"/>
        <w:tblInd w:w="360" w:type="dxa"/>
        <w:tblLook w:val="04A0" w:firstRow="1" w:lastRow="0" w:firstColumn="1" w:lastColumn="0" w:noHBand="0" w:noVBand="1"/>
      </w:tblPr>
      <w:tblGrid>
        <w:gridCol w:w="5059"/>
        <w:gridCol w:w="5063"/>
        <w:gridCol w:w="5132"/>
      </w:tblGrid>
      <w:tr w:rsidR="00C66B59" w:rsidTr="00295D20">
        <w:tc>
          <w:tcPr>
            <w:tcW w:w="5059" w:type="dxa"/>
          </w:tcPr>
          <w:p w:rsidR="00C66B59" w:rsidRDefault="00C66B59" w:rsidP="00B03612">
            <w:pPr>
              <w:rPr>
                <w:sz w:val="28"/>
              </w:rPr>
            </w:pPr>
            <w:r>
              <w:rPr>
                <w:sz w:val="28"/>
              </w:rPr>
              <w:t>Page 1</w:t>
            </w:r>
          </w:p>
          <w:p w:rsidR="00C66B59" w:rsidRDefault="00C66B59" w:rsidP="00B03612">
            <w:pPr>
              <w:rPr>
                <w:sz w:val="28"/>
              </w:rPr>
            </w:pPr>
            <w:r w:rsidRPr="001E2911">
              <w:rPr>
                <w:noProof/>
                <w:sz w:val="28"/>
                <w:lang w:val="en-IN" w:eastAsia="en-IN"/>
              </w:rPr>
              <w:drawing>
                <wp:inline distT="0" distB="0" distL="0" distR="0" wp14:anchorId="69429D55" wp14:editId="3B9AA93C">
                  <wp:extent cx="2402958" cy="3429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7210" r="20232"/>
                          <a:stretch/>
                        </pic:blipFill>
                        <pic:spPr bwMode="auto">
                          <a:xfrm>
                            <a:off x="0" y="0"/>
                            <a:ext cx="240329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063" w:type="dxa"/>
          </w:tcPr>
          <w:p w:rsidR="00C66B59" w:rsidRDefault="00C66B59" w:rsidP="00B03612">
            <w:pPr>
              <w:rPr>
                <w:sz w:val="28"/>
              </w:rPr>
            </w:pPr>
            <w:r>
              <w:rPr>
                <w:sz w:val="28"/>
              </w:rPr>
              <w:t>Page 2</w:t>
            </w:r>
          </w:p>
          <w:p w:rsidR="00C66B59" w:rsidRDefault="00C66B59" w:rsidP="00B03612">
            <w:pPr>
              <w:rPr>
                <w:sz w:val="28"/>
              </w:rPr>
            </w:pPr>
            <w:r w:rsidRPr="001E2911">
              <w:rPr>
                <w:noProof/>
                <w:sz w:val="28"/>
                <w:lang w:val="en-IN" w:eastAsia="en-IN"/>
              </w:rPr>
              <w:drawing>
                <wp:inline distT="0" distB="0" distL="0" distR="0" wp14:anchorId="375B3718" wp14:editId="415D5475">
                  <wp:extent cx="2424223" cy="3428999"/>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3256" r="23721"/>
                          <a:stretch/>
                        </pic:blipFill>
                        <pic:spPr bwMode="auto">
                          <a:xfrm>
                            <a:off x="0" y="0"/>
                            <a:ext cx="24245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132" w:type="dxa"/>
          </w:tcPr>
          <w:p w:rsidR="00C66B59" w:rsidRDefault="00C66B59" w:rsidP="00B03612">
            <w:pPr>
              <w:rPr>
                <w:sz w:val="28"/>
              </w:rPr>
            </w:pPr>
            <w:r>
              <w:rPr>
                <w:sz w:val="28"/>
              </w:rPr>
              <w:t>Page 3</w:t>
            </w:r>
            <w:r w:rsidRPr="001E2911">
              <w:rPr>
                <w:noProof/>
                <w:sz w:val="28"/>
                <w:lang w:val="en-IN" w:eastAsia="en-IN"/>
              </w:rPr>
              <w:drawing>
                <wp:inline distT="0" distB="0" distL="0" distR="0" wp14:anchorId="347DE3F2" wp14:editId="5C9E93C7">
                  <wp:extent cx="2785730" cy="3429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9302" r="19768"/>
                          <a:stretch/>
                        </pic:blipFill>
                        <pic:spPr bwMode="auto">
                          <a:xfrm>
                            <a:off x="0" y="0"/>
                            <a:ext cx="2786119"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ind w:left="360"/>
        <w:rPr>
          <w:sz w:val="28"/>
        </w:rPr>
      </w:pPr>
    </w:p>
    <w:p w:rsidR="00C66B59" w:rsidRDefault="00C66B59" w:rsidP="00C66B59">
      <w:pPr>
        <w:pStyle w:val="ListParagraph"/>
        <w:numPr>
          <w:ilvl w:val="0"/>
          <w:numId w:val="36"/>
        </w:numPr>
        <w:rPr>
          <w:rFonts w:ascii="Times New Roman" w:hAnsi="Times New Roman"/>
          <w:sz w:val="28"/>
        </w:rPr>
        <w:sectPr w:rsidR="00C66B59" w:rsidSect="00B03612">
          <w:pgSz w:w="16838" w:h="11899" w:orient="landscape"/>
          <w:pgMar w:top="1560" w:right="720" w:bottom="720" w:left="720" w:header="1560" w:footer="567" w:gutter="0"/>
          <w:cols w:space="720"/>
          <w:docGrid w:linePitch="360"/>
        </w:sectPr>
      </w:pPr>
    </w:p>
    <w:p w:rsidR="00C66B59" w:rsidRPr="001E2911" w:rsidRDefault="00C66B59" w:rsidP="00C66B59">
      <w:pPr>
        <w:pStyle w:val="ListParagraph"/>
        <w:numPr>
          <w:ilvl w:val="0"/>
          <w:numId w:val="36"/>
        </w:numPr>
        <w:rPr>
          <w:rFonts w:ascii="Times New Roman" w:hAnsi="Times New Roman"/>
          <w:sz w:val="28"/>
        </w:rPr>
      </w:pPr>
      <w:r w:rsidRPr="001E2911">
        <w:rPr>
          <w:rFonts w:ascii="Times New Roman" w:hAnsi="Times New Roman"/>
          <w:sz w:val="28"/>
        </w:rPr>
        <w:lastRenderedPageBreak/>
        <w:t>Address Details</w:t>
      </w:r>
    </w:p>
    <w:tbl>
      <w:tblPr>
        <w:tblStyle w:val="TableGrid"/>
        <w:tblW w:w="0" w:type="auto"/>
        <w:tblInd w:w="360" w:type="dxa"/>
        <w:tblLook w:val="04A0" w:firstRow="1" w:lastRow="0" w:firstColumn="1" w:lastColumn="0" w:noHBand="0" w:noVBand="1"/>
      </w:tblPr>
      <w:tblGrid>
        <w:gridCol w:w="4746"/>
        <w:gridCol w:w="4729"/>
      </w:tblGrid>
      <w:tr w:rsidR="00C66B59" w:rsidTr="00295D20">
        <w:tc>
          <w:tcPr>
            <w:tcW w:w="4746" w:type="dxa"/>
          </w:tcPr>
          <w:p w:rsidR="00C66B59" w:rsidRDefault="00C66B59" w:rsidP="00B03612">
            <w:pPr>
              <w:rPr>
                <w:sz w:val="28"/>
              </w:rPr>
            </w:pPr>
            <w:r>
              <w:rPr>
                <w:sz w:val="28"/>
              </w:rPr>
              <w:t>Page 1</w:t>
            </w:r>
          </w:p>
          <w:p w:rsidR="00C66B59" w:rsidRDefault="00C66B59" w:rsidP="00B03612">
            <w:pPr>
              <w:rPr>
                <w:sz w:val="28"/>
              </w:rPr>
            </w:pPr>
            <w:r w:rsidRPr="001E2911">
              <w:rPr>
                <w:noProof/>
                <w:sz w:val="28"/>
                <w:lang w:val="en-IN" w:eastAsia="en-IN"/>
              </w:rPr>
              <w:drawing>
                <wp:inline distT="0" distB="0" distL="0" distR="0" wp14:anchorId="29F057E6" wp14:editId="0468CB94">
                  <wp:extent cx="2409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24375" r="22917"/>
                          <a:stretch/>
                        </pic:blipFill>
                        <pic:spPr bwMode="auto">
                          <a:xfrm>
                            <a:off x="0" y="0"/>
                            <a:ext cx="24101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29" w:type="dxa"/>
          </w:tcPr>
          <w:p w:rsidR="00C66B59" w:rsidRDefault="00C66B59" w:rsidP="00B03612">
            <w:pPr>
              <w:rPr>
                <w:sz w:val="28"/>
              </w:rPr>
            </w:pPr>
            <w:r>
              <w:rPr>
                <w:sz w:val="28"/>
              </w:rPr>
              <w:t>Page 2</w:t>
            </w:r>
          </w:p>
          <w:p w:rsidR="00C66B59" w:rsidRDefault="00C66B59" w:rsidP="00B03612">
            <w:pPr>
              <w:rPr>
                <w:sz w:val="28"/>
              </w:rPr>
            </w:pPr>
            <w:r w:rsidRPr="001E2911">
              <w:rPr>
                <w:noProof/>
                <w:sz w:val="28"/>
                <w:lang w:val="en-IN" w:eastAsia="en-IN"/>
              </w:rPr>
              <w:drawing>
                <wp:inline distT="0" distB="0" distL="0" distR="0" wp14:anchorId="4356A902" wp14:editId="6E9E8D10">
                  <wp:extent cx="23622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8750" r="19584"/>
                          <a:stretch/>
                        </pic:blipFill>
                        <pic:spPr bwMode="auto">
                          <a:xfrm>
                            <a:off x="0" y="0"/>
                            <a:ext cx="23625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pStyle w:val="ListParagraph"/>
        <w:numPr>
          <w:ilvl w:val="0"/>
          <w:numId w:val="36"/>
        </w:numPr>
        <w:rPr>
          <w:rFonts w:ascii="Times New Roman" w:hAnsi="Times New Roman"/>
          <w:sz w:val="28"/>
        </w:rPr>
      </w:pPr>
      <w:r w:rsidRPr="001E2911">
        <w:rPr>
          <w:rFonts w:ascii="Times New Roman" w:hAnsi="Times New Roman"/>
          <w:sz w:val="28"/>
        </w:rPr>
        <w:t>Liabilities</w:t>
      </w:r>
    </w:p>
    <w:p w:rsidR="00C66B59" w:rsidRPr="001E2911" w:rsidRDefault="00C66B59" w:rsidP="00C66B59">
      <w:pPr>
        <w:ind w:left="360"/>
        <w:rPr>
          <w:sz w:val="28"/>
        </w:rPr>
      </w:pPr>
      <w:r w:rsidRPr="001E2911">
        <w:rPr>
          <w:noProof/>
          <w:sz w:val="28"/>
          <w:lang w:val="en-IN" w:eastAsia="en-IN"/>
        </w:rPr>
        <w:drawing>
          <wp:inline distT="0" distB="0" distL="0" distR="0" wp14:anchorId="419A493B" wp14:editId="56F82A48">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p>
    <w:p w:rsidR="00C66B59" w:rsidRDefault="00C66B59" w:rsidP="00C66B59">
      <w:pPr>
        <w:pStyle w:val="ListParagraph"/>
        <w:numPr>
          <w:ilvl w:val="0"/>
          <w:numId w:val="36"/>
        </w:numPr>
        <w:rPr>
          <w:rFonts w:ascii="Times New Roman" w:hAnsi="Times New Roman"/>
          <w:sz w:val="28"/>
        </w:rPr>
        <w:sectPr w:rsidR="00C66B59" w:rsidSect="00B03612">
          <w:pgSz w:w="11899" w:h="16838"/>
          <w:pgMar w:top="720" w:right="720" w:bottom="720" w:left="1560" w:header="1560" w:footer="567" w:gutter="0"/>
          <w:cols w:space="720"/>
          <w:docGrid w:linePitch="360"/>
        </w:sectPr>
      </w:pPr>
    </w:p>
    <w:p w:rsidR="00C66B59" w:rsidRDefault="00C66B59" w:rsidP="00C66B59">
      <w:pPr>
        <w:pStyle w:val="ListParagraph"/>
        <w:numPr>
          <w:ilvl w:val="0"/>
          <w:numId w:val="36"/>
        </w:numPr>
        <w:rPr>
          <w:rFonts w:ascii="Times New Roman" w:hAnsi="Times New Roman"/>
          <w:sz w:val="28"/>
        </w:rPr>
      </w:pPr>
      <w:r w:rsidRPr="001E2911">
        <w:rPr>
          <w:rFonts w:ascii="Times New Roman" w:hAnsi="Times New Roman"/>
          <w:sz w:val="28"/>
        </w:rPr>
        <w:lastRenderedPageBreak/>
        <w:t>Bank Statement</w:t>
      </w:r>
    </w:p>
    <w:tbl>
      <w:tblPr>
        <w:tblStyle w:val="TableGrid"/>
        <w:tblW w:w="0" w:type="auto"/>
        <w:tblInd w:w="720" w:type="dxa"/>
        <w:tblLook w:val="04A0" w:firstRow="1" w:lastRow="0" w:firstColumn="1" w:lastColumn="0" w:noHBand="0" w:noVBand="1"/>
      </w:tblPr>
      <w:tblGrid>
        <w:gridCol w:w="4528"/>
        <w:gridCol w:w="4587"/>
      </w:tblGrid>
      <w:tr w:rsidR="00C66B59" w:rsidTr="00B03612">
        <w:tc>
          <w:tcPr>
            <w:tcW w:w="4917" w:type="dxa"/>
          </w:tcPr>
          <w:p w:rsidR="00C66B59" w:rsidRDefault="00C66B59" w:rsidP="00B03612">
            <w:pPr>
              <w:pStyle w:val="ListParagraph"/>
              <w:ind w:left="0"/>
              <w:rPr>
                <w:rFonts w:ascii="Times New Roman" w:hAnsi="Times New Roman"/>
                <w:sz w:val="28"/>
              </w:rPr>
            </w:pPr>
            <w:r>
              <w:rPr>
                <w:rFonts w:ascii="Times New Roman" w:hAnsi="Times New Roman"/>
                <w:sz w:val="28"/>
              </w:rPr>
              <w:t>Page 1</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097B01CC" wp14:editId="4F00A954">
                  <wp:extent cx="197167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0000" r="26875"/>
                          <a:stretch/>
                        </pic:blipFill>
                        <pic:spPr bwMode="auto">
                          <a:xfrm>
                            <a:off x="0" y="0"/>
                            <a:ext cx="197195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C66B59" w:rsidRDefault="00C66B59" w:rsidP="00B03612">
            <w:pPr>
              <w:pStyle w:val="ListParagraph"/>
              <w:ind w:left="0"/>
              <w:rPr>
                <w:rFonts w:ascii="Times New Roman" w:hAnsi="Times New Roman"/>
                <w:sz w:val="28"/>
              </w:rPr>
            </w:pPr>
            <w:r>
              <w:rPr>
                <w:rFonts w:ascii="Times New Roman" w:hAnsi="Times New Roman"/>
                <w:sz w:val="28"/>
              </w:rPr>
              <w:t>Page 2</w:t>
            </w:r>
          </w:p>
          <w:p w:rsidR="00C66B59" w:rsidRDefault="00C66B59" w:rsidP="00B03612">
            <w:pPr>
              <w:pStyle w:val="ListParagraph"/>
              <w:ind w:left="0"/>
              <w:rPr>
                <w:rFonts w:ascii="Times New Roman" w:hAnsi="Times New Roman"/>
                <w:sz w:val="28"/>
              </w:rPr>
            </w:pPr>
            <w:r w:rsidRPr="001E2911">
              <w:rPr>
                <w:noProof/>
                <w:sz w:val="28"/>
                <w:lang w:eastAsia="en-IN"/>
              </w:rPr>
              <w:drawing>
                <wp:inline distT="0" distB="0" distL="0" distR="0" wp14:anchorId="676CDA86" wp14:editId="56082CCE">
                  <wp:extent cx="213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9167" r="24167"/>
                          <a:stretch/>
                        </pic:blipFill>
                        <pic:spPr bwMode="auto">
                          <a:xfrm>
                            <a:off x="0" y="0"/>
                            <a:ext cx="213389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C66B59" w:rsidRPr="001E2911" w:rsidRDefault="00C66B59" w:rsidP="00C66B59">
      <w:pPr>
        <w:ind w:left="360"/>
        <w:rPr>
          <w:sz w:val="28"/>
        </w:rPr>
      </w:pPr>
    </w:p>
    <w:p w:rsidR="00C66B59" w:rsidRPr="001E2911" w:rsidRDefault="00C66B59" w:rsidP="00C66B59">
      <w:pPr>
        <w:ind w:left="360"/>
        <w:rPr>
          <w:sz w:val="28"/>
        </w:rPr>
      </w:pPr>
    </w:p>
    <w:p w:rsidR="00C66B59" w:rsidRPr="001E2911" w:rsidRDefault="00C66B59" w:rsidP="00C66B59">
      <w:pPr>
        <w:pStyle w:val="ListParagraph"/>
        <w:numPr>
          <w:ilvl w:val="0"/>
          <w:numId w:val="36"/>
        </w:numPr>
        <w:rPr>
          <w:rFonts w:ascii="Times New Roman" w:hAnsi="Times New Roman"/>
          <w:sz w:val="28"/>
        </w:rPr>
      </w:pPr>
      <w:r w:rsidRPr="001E2911">
        <w:rPr>
          <w:rFonts w:ascii="Times New Roman" w:hAnsi="Times New Roman"/>
          <w:sz w:val="28"/>
        </w:rPr>
        <w:t>Business Financials</w:t>
      </w:r>
    </w:p>
    <w:p w:rsidR="00C66B59" w:rsidRPr="001E2911" w:rsidRDefault="00C66B59" w:rsidP="00C66B59">
      <w:pPr>
        <w:ind w:left="360"/>
        <w:rPr>
          <w:sz w:val="28"/>
        </w:rPr>
      </w:pPr>
      <w:r w:rsidRPr="001E2911">
        <w:rPr>
          <w:noProof/>
          <w:sz w:val="28"/>
          <w:lang w:val="en-IN" w:eastAsia="en-IN"/>
        </w:rPr>
        <w:drawing>
          <wp:inline distT="0" distB="0" distL="0" distR="0" wp14:anchorId="12ABCAC8" wp14:editId="638F1C5E">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pic:spPr>
                </pic:pic>
              </a:graphicData>
            </a:graphic>
          </wp:inline>
        </w:drawing>
      </w:r>
    </w:p>
    <w:p w:rsidR="00C66B59" w:rsidRDefault="00C66B59" w:rsidP="00C66B59">
      <w:pPr>
        <w:ind w:left="360"/>
        <w:rPr>
          <w:b/>
          <w:sz w:val="28"/>
        </w:rPr>
        <w:sectPr w:rsidR="00C66B59" w:rsidSect="00B03612">
          <w:pgSz w:w="11899" w:h="16838"/>
          <w:pgMar w:top="720" w:right="720" w:bottom="720" w:left="1560" w:header="1560" w:footer="567" w:gutter="0"/>
          <w:cols w:space="720"/>
          <w:docGrid w:linePitch="360"/>
        </w:sectPr>
      </w:pPr>
    </w:p>
    <w:p w:rsidR="00C66B59" w:rsidRPr="001E2911" w:rsidRDefault="00C66B59" w:rsidP="00C66B59">
      <w:pPr>
        <w:ind w:left="360"/>
        <w:rPr>
          <w:b/>
          <w:sz w:val="28"/>
        </w:rPr>
      </w:pPr>
      <w:r w:rsidRPr="001E2911">
        <w:rPr>
          <w:b/>
          <w:sz w:val="28"/>
        </w:rPr>
        <w:lastRenderedPageBreak/>
        <w:t>Loan Request</w:t>
      </w:r>
    </w:p>
    <w:p w:rsidR="00C66B59" w:rsidRPr="001E2911" w:rsidRDefault="00C66B59" w:rsidP="00C66B59">
      <w:pPr>
        <w:rPr>
          <w:sz w:val="28"/>
        </w:rPr>
      </w:pPr>
      <w:r w:rsidRPr="001E2911">
        <w:rPr>
          <w:noProof/>
          <w:sz w:val="28"/>
          <w:lang w:val="en-IN" w:eastAsia="en-IN"/>
        </w:rPr>
        <w:drawing>
          <wp:inline distT="0" distB="0" distL="0" distR="0" wp14:anchorId="04402775" wp14:editId="2C3656CC">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pic:spPr>
                </pic:pic>
              </a:graphicData>
            </a:graphic>
          </wp:inline>
        </w:drawing>
      </w:r>
    </w:p>
    <w:p w:rsidR="00C66B59" w:rsidRPr="005005C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0" w:name="_Toc466554999"/>
      <w:r w:rsidRPr="001E2911">
        <w:rPr>
          <w:rFonts w:ascii="Times New Roman" w:hAnsi="Times New Roman" w:cs="Times New Roman"/>
          <w:b w:val="0"/>
          <w:bCs w:val="0"/>
          <w:smallCaps/>
          <w:color w:val="auto"/>
          <w:sz w:val="28"/>
          <w:szCs w:val="28"/>
        </w:rPr>
        <w:t>Functional requirements</w:t>
      </w:r>
      <w:bookmarkEnd w:id="70"/>
      <w:r w:rsidRPr="005005C9">
        <w:rPr>
          <w:rFonts w:ascii="Times New Roman" w:hAnsi="Times New Roman" w:cs="Times New Roman"/>
          <w:b w:val="0"/>
          <w:bCs w:val="0"/>
          <w:smallCaps/>
          <w:color w:val="auto"/>
          <w:sz w:val="28"/>
          <w:szCs w:val="28"/>
        </w:rPr>
        <w:t xml:space="preserve"> </w:t>
      </w:r>
    </w:p>
    <w:p w:rsidR="00C66B59" w:rsidRDefault="00C66B59" w:rsidP="00C66B59">
      <w:pPr>
        <w:pStyle w:val="ListParagraph"/>
        <w:numPr>
          <w:ilvl w:val="1"/>
          <w:numId w:val="9"/>
        </w:numPr>
        <w:rPr>
          <w:rFonts w:ascii="Times New Roman" w:hAnsi="Times New Roman"/>
          <w:sz w:val="24"/>
          <w:szCs w:val="28"/>
        </w:rPr>
      </w:pPr>
      <w:r w:rsidRPr="00843577">
        <w:rPr>
          <w:rFonts w:ascii="Times New Roman" w:hAnsi="Times New Roman"/>
          <w:sz w:val="24"/>
          <w:szCs w:val="28"/>
        </w:rPr>
        <w:t>Once the profile is selected from the screening queue, the loan officer captures the screening data and submits the profile to undergo an auto approval process.</w:t>
      </w:r>
    </w:p>
    <w:p w:rsidR="00C66B59" w:rsidRDefault="00C66B59" w:rsidP="00C66B59">
      <w:pPr>
        <w:pStyle w:val="ListParagraph"/>
        <w:numPr>
          <w:ilvl w:val="1"/>
          <w:numId w:val="9"/>
        </w:numPr>
        <w:rPr>
          <w:rFonts w:ascii="Times New Roman" w:hAnsi="Times New Roman"/>
          <w:sz w:val="24"/>
          <w:szCs w:val="28"/>
        </w:rPr>
      </w:pPr>
      <w:r w:rsidRPr="00843577">
        <w:rPr>
          <w:rFonts w:ascii="Times New Roman" w:hAnsi="Times New Roman"/>
          <w:sz w:val="24"/>
          <w:szCs w:val="28"/>
        </w:rPr>
        <w:t xml:space="preserve">Here, de- dupe check and credit bureau check </w:t>
      </w:r>
      <w:r>
        <w:rPr>
          <w:rFonts w:ascii="Times New Roman" w:hAnsi="Times New Roman"/>
          <w:sz w:val="24"/>
          <w:szCs w:val="28"/>
        </w:rPr>
        <w:t>is conducted</w:t>
      </w:r>
    </w:p>
    <w:p w:rsidR="00C66B59" w:rsidRDefault="00C66B59" w:rsidP="00C66B59">
      <w:pPr>
        <w:pStyle w:val="ListParagraph"/>
        <w:numPr>
          <w:ilvl w:val="1"/>
          <w:numId w:val="9"/>
        </w:numPr>
        <w:rPr>
          <w:rFonts w:ascii="Times New Roman" w:hAnsi="Times New Roman"/>
          <w:sz w:val="24"/>
          <w:szCs w:val="28"/>
        </w:rPr>
      </w:pPr>
      <w:r>
        <w:rPr>
          <w:rFonts w:ascii="Times New Roman" w:hAnsi="Times New Roman"/>
          <w:sz w:val="24"/>
          <w:szCs w:val="28"/>
        </w:rPr>
        <w:t>Risk Score</w:t>
      </w:r>
      <w:r w:rsidRPr="00843577">
        <w:rPr>
          <w:rFonts w:ascii="Times New Roman" w:hAnsi="Times New Roman"/>
          <w:sz w:val="24"/>
          <w:szCs w:val="28"/>
        </w:rPr>
        <w:t xml:space="preserve"> 1 (Screening Score) is also generated and </w:t>
      </w:r>
      <w:r>
        <w:rPr>
          <w:rFonts w:ascii="Times New Roman" w:hAnsi="Times New Roman"/>
          <w:sz w:val="24"/>
          <w:szCs w:val="28"/>
        </w:rPr>
        <w:t>auto-approval process will run at the back end</w:t>
      </w:r>
      <w:r w:rsidRPr="00843577">
        <w:rPr>
          <w:rFonts w:ascii="Times New Roman" w:hAnsi="Times New Roman"/>
          <w:sz w:val="24"/>
          <w:szCs w:val="28"/>
        </w:rPr>
        <w:t xml:space="preserve"> (all checks run at back end). </w:t>
      </w:r>
    </w:p>
    <w:p w:rsidR="00C66B59" w:rsidRPr="00843577" w:rsidRDefault="00C66B59" w:rsidP="00C66B59">
      <w:pPr>
        <w:pStyle w:val="ListParagraph"/>
        <w:numPr>
          <w:ilvl w:val="1"/>
          <w:numId w:val="9"/>
        </w:numPr>
        <w:rPr>
          <w:rFonts w:ascii="Times New Roman" w:hAnsi="Times New Roman"/>
          <w:sz w:val="24"/>
          <w:szCs w:val="28"/>
        </w:rPr>
      </w:pPr>
      <w:r w:rsidRPr="00843577">
        <w:rPr>
          <w:rFonts w:ascii="Times New Roman" w:hAnsi="Times New Roman"/>
          <w:sz w:val="24"/>
          <w:szCs w:val="28"/>
        </w:rPr>
        <w:t>If approved, the profile goes to Application stage else it goes for Screening Review with the deviations that have been observed.</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1" w:name="_Toc466555000"/>
      <w:r w:rsidRPr="00843577">
        <w:rPr>
          <w:rFonts w:ascii="Times New Roman" w:hAnsi="Times New Roman" w:cs="Times New Roman"/>
          <w:b w:val="0"/>
          <w:bCs w:val="0"/>
          <w:smallCaps/>
          <w:color w:val="auto"/>
          <w:sz w:val="28"/>
          <w:szCs w:val="28"/>
        </w:rPr>
        <w:t>Uploads</w:t>
      </w:r>
      <w:bookmarkEnd w:id="71"/>
    </w:p>
    <w:p w:rsidR="00C66B59" w:rsidRPr="00843577" w:rsidRDefault="00C66B59" w:rsidP="00C66B59">
      <w:pPr>
        <w:ind w:left="1080"/>
      </w:pPr>
      <w:r>
        <w:t>-NA-</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2" w:name="_Toc466555001"/>
      <w:r w:rsidRPr="001E2911">
        <w:rPr>
          <w:rFonts w:ascii="Times New Roman" w:hAnsi="Times New Roman" w:cs="Times New Roman"/>
          <w:b w:val="0"/>
          <w:bCs w:val="0"/>
          <w:smallCaps/>
          <w:color w:val="auto"/>
          <w:sz w:val="28"/>
          <w:szCs w:val="28"/>
        </w:rPr>
        <w:t>Downloads</w:t>
      </w:r>
      <w:bookmarkEnd w:id="72"/>
    </w:p>
    <w:p w:rsidR="00C66B59" w:rsidRPr="00843577" w:rsidRDefault="00C66B59" w:rsidP="00C66B59">
      <w:pPr>
        <w:ind w:left="1080"/>
      </w:pPr>
      <w:bookmarkStart w:id="73" w:name="_GoBack"/>
      <w:bookmarkEnd w:id="73"/>
      <w:r>
        <w:t>-NA-</w:t>
      </w:r>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4" w:name="_Toc466555002"/>
      <w:r w:rsidRPr="001E2911">
        <w:rPr>
          <w:rFonts w:ascii="Times New Roman" w:hAnsi="Times New Roman" w:cs="Times New Roman"/>
          <w:b w:val="0"/>
          <w:bCs w:val="0"/>
          <w:smallCaps/>
          <w:color w:val="auto"/>
          <w:sz w:val="28"/>
          <w:szCs w:val="28"/>
        </w:rPr>
        <w:t>Reports</w:t>
      </w:r>
      <w:bookmarkEnd w:id="74"/>
    </w:p>
    <w:p w:rsidR="00C66B59" w:rsidRPr="00F02175" w:rsidRDefault="00C66B59" w:rsidP="00C66B59">
      <w:pPr>
        <w:ind w:left="993"/>
        <w:rPr>
          <w:rFonts w:eastAsia="Calibri"/>
          <w:sz w:val="24"/>
          <w:szCs w:val="28"/>
          <w:lang w:val="en-IN"/>
        </w:rPr>
      </w:pPr>
      <w:r w:rsidRPr="00F02175">
        <w:rPr>
          <w:rFonts w:eastAsia="Calibri"/>
          <w:sz w:val="24"/>
          <w:szCs w:val="28"/>
          <w:lang w:val="en-IN"/>
        </w:rPr>
        <w:t>Customer wise Risk Score</w:t>
      </w: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Default="00C66B59" w:rsidP="00C66B59">
      <w:pPr>
        <w:pStyle w:val="Header"/>
        <w:tabs>
          <w:tab w:val="clear" w:pos="4320"/>
          <w:tab w:val="clear" w:pos="8640"/>
        </w:tabs>
        <w:ind w:left="993"/>
        <w:rPr>
          <w:rFonts w:eastAsia="Calibri"/>
          <w:sz w:val="24"/>
          <w:szCs w:val="28"/>
          <w:lang w:val="en-IN"/>
        </w:rPr>
      </w:pPr>
    </w:p>
    <w:p w:rsidR="00C66B59" w:rsidRPr="00F02175" w:rsidRDefault="00C66B59" w:rsidP="00C66B59">
      <w:pPr>
        <w:pStyle w:val="Header"/>
        <w:tabs>
          <w:tab w:val="clear" w:pos="4320"/>
          <w:tab w:val="clear" w:pos="8640"/>
        </w:tabs>
        <w:ind w:left="993"/>
        <w:rPr>
          <w:rFonts w:eastAsia="Calibri"/>
          <w:sz w:val="24"/>
          <w:szCs w:val="28"/>
          <w:lang w:val="en-IN"/>
        </w:rPr>
      </w:pPr>
    </w:p>
    <w:p w:rsidR="00C66B59" w:rsidRPr="001E2911" w:rsidRDefault="00A44603" w:rsidP="00922FFE">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75" w:name="_Toc466555003"/>
      <w:r>
        <w:rPr>
          <w:rFonts w:cs="Times New Roman"/>
          <w:b w:val="0"/>
          <w:bCs w:val="0"/>
          <w:smallCaps/>
          <w:spacing w:val="5"/>
          <w:kern w:val="0"/>
          <w:sz w:val="36"/>
          <w:szCs w:val="36"/>
        </w:rPr>
        <w:lastRenderedPageBreak/>
        <w:t>Risk</w:t>
      </w:r>
      <w:r w:rsidR="00C66B59" w:rsidRPr="001E2911">
        <w:rPr>
          <w:rFonts w:cs="Times New Roman"/>
          <w:b w:val="0"/>
          <w:bCs w:val="0"/>
          <w:smallCaps/>
          <w:spacing w:val="5"/>
          <w:kern w:val="0"/>
          <w:sz w:val="36"/>
          <w:szCs w:val="36"/>
        </w:rPr>
        <w:t xml:space="preserve"> Score</w:t>
      </w:r>
      <w:r>
        <w:rPr>
          <w:rFonts w:cs="Times New Roman"/>
          <w:b w:val="0"/>
          <w:bCs w:val="0"/>
          <w:smallCaps/>
          <w:spacing w:val="5"/>
          <w:kern w:val="0"/>
          <w:sz w:val="36"/>
          <w:szCs w:val="36"/>
        </w:rPr>
        <w:t xml:space="preserve"> 1</w:t>
      </w:r>
      <w:bookmarkEnd w:id="75"/>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6" w:name="_Toc466555004"/>
      <w:r w:rsidRPr="001E2911">
        <w:rPr>
          <w:rFonts w:ascii="Times New Roman" w:hAnsi="Times New Roman" w:cs="Times New Roman"/>
          <w:b w:val="0"/>
          <w:bCs w:val="0"/>
          <w:smallCaps/>
          <w:color w:val="auto"/>
          <w:sz w:val="28"/>
          <w:szCs w:val="28"/>
        </w:rPr>
        <w:t>UI specification</w:t>
      </w:r>
      <w:bookmarkEnd w:id="76"/>
    </w:p>
    <w:p w:rsidR="00C66B59" w:rsidRPr="001E2911" w:rsidRDefault="00C66B59" w:rsidP="00C66B59"/>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7" w:name="_Toc466555005"/>
      <w:r w:rsidRPr="001E2911">
        <w:rPr>
          <w:rFonts w:ascii="Times New Roman" w:hAnsi="Times New Roman" w:cs="Times New Roman"/>
          <w:b w:val="0"/>
          <w:bCs w:val="0"/>
          <w:smallCaps/>
          <w:color w:val="auto"/>
          <w:sz w:val="28"/>
          <w:szCs w:val="28"/>
        </w:rPr>
        <w:t>Screenshot</w:t>
      </w:r>
      <w:bookmarkEnd w:id="77"/>
    </w:p>
    <w:p w:rsidR="00C66B59" w:rsidRPr="001E2911" w:rsidRDefault="00C66B59" w:rsidP="00C66B59">
      <w:pPr>
        <w:ind w:left="1080"/>
      </w:pPr>
      <w:r>
        <w:t>-</w:t>
      </w:r>
      <w:r w:rsidRPr="001E2911">
        <w:t>NA</w:t>
      </w:r>
      <w:r>
        <w:t>-</w:t>
      </w:r>
    </w:p>
    <w:p w:rsidR="00C66B59" w:rsidRDefault="00C66B59" w:rsidP="00C66B59">
      <w:pPr>
        <w:pStyle w:val="Heading2"/>
        <w:keepNext w:val="0"/>
        <w:keepLines w:val="0"/>
        <w:spacing w:line="271" w:lineRule="auto"/>
        <w:rPr>
          <w:rFonts w:ascii="Times New Roman" w:hAnsi="Times New Roman" w:cs="Times New Roman"/>
          <w:b w:val="0"/>
          <w:bCs w:val="0"/>
          <w:smallCaps/>
          <w:color w:val="auto"/>
          <w:sz w:val="28"/>
          <w:szCs w:val="28"/>
        </w:rPr>
        <w:sectPr w:rsidR="00C66B59" w:rsidSect="00B03612">
          <w:pgSz w:w="11899" w:h="16838"/>
          <w:pgMar w:top="720" w:right="720" w:bottom="720" w:left="1560" w:header="1560" w:footer="567" w:gutter="0"/>
          <w:cols w:space="720"/>
          <w:docGrid w:linePitch="360"/>
        </w:sectPr>
      </w:pPr>
    </w:p>
    <w:p w:rsidR="00C66B59" w:rsidRPr="001E2911"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8" w:name="_Toc466555006"/>
      <w:r w:rsidRPr="001E2911">
        <w:rPr>
          <w:rFonts w:ascii="Times New Roman" w:hAnsi="Times New Roman" w:cs="Times New Roman"/>
          <w:b w:val="0"/>
          <w:bCs w:val="0"/>
          <w:smallCaps/>
          <w:color w:val="auto"/>
          <w:sz w:val="28"/>
          <w:szCs w:val="28"/>
        </w:rPr>
        <w:lastRenderedPageBreak/>
        <w:t>Functional requirements</w:t>
      </w:r>
      <w:bookmarkEnd w:id="78"/>
    </w:p>
    <w:p w:rsidR="00C66B59" w:rsidRDefault="00C66B59" w:rsidP="00C66B59">
      <w:pPr>
        <w:ind w:left="1080"/>
        <w:rPr>
          <w:sz w:val="24"/>
        </w:rPr>
      </w:pPr>
      <w:r>
        <w:rPr>
          <w:sz w:val="24"/>
        </w:rPr>
        <w:t>Risk Score 1</w:t>
      </w:r>
      <w:r w:rsidRPr="00F02175">
        <w:rPr>
          <w:sz w:val="24"/>
        </w:rPr>
        <w:t xml:space="preserve"> is </w:t>
      </w:r>
      <w:r>
        <w:rPr>
          <w:sz w:val="24"/>
        </w:rPr>
        <w:t xml:space="preserve">a </w:t>
      </w:r>
      <w:r w:rsidRPr="00F02175">
        <w:rPr>
          <w:sz w:val="24"/>
        </w:rPr>
        <w:t>completely automated calculation.</w:t>
      </w:r>
    </w:p>
    <w:tbl>
      <w:tblPr>
        <w:tblW w:w="1595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358"/>
        <w:gridCol w:w="1134"/>
        <w:gridCol w:w="1124"/>
        <w:gridCol w:w="992"/>
        <w:gridCol w:w="1559"/>
        <w:gridCol w:w="1843"/>
        <w:gridCol w:w="2126"/>
        <w:gridCol w:w="1560"/>
        <w:gridCol w:w="1417"/>
        <w:gridCol w:w="460"/>
        <w:gridCol w:w="420"/>
        <w:gridCol w:w="460"/>
        <w:gridCol w:w="400"/>
        <w:gridCol w:w="460"/>
      </w:tblGrid>
      <w:tr w:rsidR="00C66B59" w:rsidRPr="00A44603" w:rsidTr="00B03612">
        <w:trPr>
          <w:trHeight w:val="465"/>
        </w:trPr>
        <w:tc>
          <w:tcPr>
            <w:tcW w:w="642"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proofErr w:type="spellStart"/>
            <w:r w:rsidRPr="00A44603">
              <w:rPr>
                <w:b/>
                <w:bCs/>
                <w:color w:val="000000"/>
                <w:sz w:val="22"/>
                <w:szCs w:val="22"/>
                <w:lang w:val="en-IN" w:eastAsia="en-IN"/>
              </w:rPr>
              <w:t>S.No</w:t>
            </w:r>
            <w:proofErr w:type="spellEnd"/>
          </w:p>
        </w:tc>
        <w:tc>
          <w:tcPr>
            <w:tcW w:w="1358"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Parameter</w:t>
            </w:r>
          </w:p>
        </w:tc>
        <w:tc>
          <w:tcPr>
            <w:tcW w:w="1134"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Stage</w:t>
            </w:r>
          </w:p>
        </w:tc>
        <w:tc>
          <w:tcPr>
            <w:tcW w:w="1124"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Entity</w:t>
            </w:r>
          </w:p>
        </w:tc>
        <w:tc>
          <w:tcPr>
            <w:tcW w:w="992" w:type="dxa"/>
            <w:vMerge w:val="restart"/>
            <w:shd w:val="clear" w:color="auto" w:fill="auto"/>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Main Tab</w:t>
            </w:r>
          </w:p>
        </w:tc>
        <w:tc>
          <w:tcPr>
            <w:tcW w:w="1559"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Field Name</w:t>
            </w:r>
          </w:p>
        </w:tc>
        <w:tc>
          <w:tcPr>
            <w:tcW w:w="1843"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Options</w:t>
            </w:r>
          </w:p>
        </w:tc>
        <w:tc>
          <w:tcPr>
            <w:tcW w:w="2126" w:type="dxa"/>
            <w:vMerge w:val="restart"/>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RS Option</w:t>
            </w:r>
          </w:p>
        </w:tc>
        <w:tc>
          <w:tcPr>
            <w:tcW w:w="1560" w:type="dxa"/>
            <w:vMerge w:val="restart"/>
            <w:shd w:val="clear" w:color="auto" w:fill="auto"/>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Weightage in consolidated risk score</w:t>
            </w:r>
          </w:p>
        </w:tc>
        <w:tc>
          <w:tcPr>
            <w:tcW w:w="1417" w:type="dxa"/>
            <w:vMerge w:val="restart"/>
            <w:shd w:val="clear" w:color="auto" w:fill="auto"/>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Weightage in screening score</w:t>
            </w:r>
          </w:p>
        </w:tc>
        <w:tc>
          <w:tcPr>
            <w:tcW w:w="2200" w:type="dxa"/>
            <w:gridSpan w:val="5"/>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 xml:space="preserve">Scoring </w:t>
            </w:r>
          </w:p>
        </w:tc>
      </w:tr>
      <w:tr w:rsidR="00C66B59" w:rsidRPr="00A44603" w:rsidTr="00B03612">
        <w:trPr>
          <w:trHeight w:val="429"/>
        </w:trPr>
        <w:tc>
          <w:tcPr>
            <w:tcW w:w="642" w:type="dxa"/>
            <w:vMerge/>
            <w:vAlign w:val="center"/>
            <w:hideMark/>
          </w:tcPr>
          <w:p w:rsidR="00C66B59" w:rsidRPr="00A44603" w:rsidRDefault="00C66B59" w:rsidP="00B03612">
            <w:pPr>
              <w:rPr>
                <w:b/>
                <w:bCs/>
                <w:color w:val="000000"/>
                <w:sz w:val="22"/>
                <w:szCs w:val="22"/>
                <w:lang w:val="en-IN" w:eastAsia="en-IN"/>
              </w:rPr>
            </w:pPr>
          </w:p>
        </w:tc>
        <w:tc>
          <w:tcPr>
            <w:tcW w:w="1358" w:type="dxa"/>
            <w:vMerge/>
            <w:vAlign w:val="center"/>
            <w:hideMark/>
          </w:tcPr>
          <w:p w:rsidR="00C66B59" w:rsidRPr="00A44603" w:rsidRDefault="00C66B59" w:rsidP="00B03612">
            <w:pPr>
              <w:rPr>
                <w:b/>
                <w:bCs/>
                <w:color w:val="000000"/>
                <w:sz w:val="22"/>
                <w:szCs w:val="22"/>
                <w:lang w:val="en-IN" w:eastAsia="en-IN"/>
              </w:rPr>
            </w:pPr>
          </w:p>
        </w:tc>
        <w:tc>
          <w:tcPr>
            <w:tcW w:w="1134" w:type="dxa"/>
            <w:vMerge/>
            <w:vAlign w:val="center"/>
            <w:hideMark/>
          </w:tcPr>
          <w:p w:rsidR="00C66B59" w:rsidRPr="00A44603" w:rsidRDefault="00C66B59" w:rsidP="00B03612">
            <w:pPr>
              <w:rPr>
                <w:b/>
                <w:bCs/>
                <w:color w:val="000000"/>
                <w:sz w:val="22"/>
                <w:szCs w:val="22"/>
                <w:lang w:val="en-IN" w:eastAsia="en-IN"/>
              </w:rPr>
            </w:pPr>
          </w:p>
        </w:tc>
        <w:tc>
          <w:tcPr>
            <w:tcW w:w="1124" w:type="dxa"/>
            <w:vMerge/>
            <w:vAlign w:val="center"/>
            <w:hideMark/>
          </w:tcPr>
          <w:p w:rsidR="00C66B59" w:rsidRPr="00A44603" w:rsidRDefault="00C66B59" w:rsidP="00B03612">
            <w:pPr>
              <w:rPr>
                <w:b/>
                <w:bCs/>
                <w:color w:val="000000"/>
                <w:sz w:val="22"/>
                <w:szCs w:val="22"/>
                <w:lang w:val="en-IN" w:eastAsia="en-IN"/>
              </w:rPr>
            </w:pPr>
          </w:p>
        </w:tc>
        <w:tc>
          <w:tcPr>
            <w:tcW w:w="992" w:type="dxa"/>
            <w:vMerge/>
            <w:vAlign w:val="center"/>
            <w:hideMark/>
          </w:tcPr>
          <w:p w:rsidR="00C66B59" w:rsidRPr="00A44603" w:rsidRDefault="00C66B59" w:rsidP="00B03612">
            <w:pPr>
              <w:rPr>
                <w:b/>
                <w:bCs/>
                <w:color w:val="000000"/>
                <w:sz w:val="22"/>
                <w:szCs w:val="22"/>
                <w:lang w:val="en-IN" w:eastAsia="en-IN"/>
              </w:rPr>
            </w:pPr>
          </w:p>
        </w:tc>
        <w:tc>
          <w:tcPr>
            <w:tcW w:w="1559" w:type="dxa"/>
            <w:vMerge/>
            <w:vAlign w:val="center"/>
            <w:hideMark/>
          </w:tcPr>
          <w:p w:rsidR="00C66B59" w:rsidRPr="00A44603" w:rsidRDefault="00C66B59" w:rsidP="00B03612">
            <w:pPr>
              <w:rPr>
                <w:b/>
                <w:bCs/>
                <w:color w:val="000000"/>
                <w:sz w:val="22"/>
                <w:szCs w:val="22"/>
                <w:lang w:val="en-IN" w:eastAsia="en-IN"/>
              </w:rPr>
            </w:pPr>
          </w:p>
        </w:tc>
        <w:tc>
          <w:tcPr>
            <w:tcW w:w="1843" w:type="dxa"/>
            <w:vMerge/>
            <w:vAlign w:val="center"/>
            <w:hideMark/>
          </w:tcPr>
          <w:p w:rsidR="00C66B59" w:rsidRPr="00A44603" w:rsidRDefault="00C66B59" w:rsidP="00B03612">
            <w:pPr>
              <w:rPr>
                <w:b/>
                <w:bCs/>
                <w:color w:val="000000"/>
                <w:sz w:val="22"/>
                <w:szCs w:val="22"/>
                <w:lang w:val="en-IN" w:eastAsia="en-IN"/>
              </w:rPr>
            </w:pPr>
          </w:p>
        </w:tc>
        <w:tc>
          <w:tcPr>
            <w:tcW w:w="2126" w:type="dxa"/>
            <w:vMerge/>
            <w:vAlign w:val="center"/>
            <w:hideMark/>
          </w:tcPr>
          <w:p w:rsidR="00C66B59" w:rsidRPr="00A44603" w:rsidRDefault="00C66B59" w:rsidP="00B03612">
            <w:pPr>
              <w:rPr>
                <w:b/>
                <w:bCs/>
                <w:color w:val="000000"/>
                <w:sz w:val="22"/>
                <w:szCs w:val="22"/>
                <w:lang w:val="en-IN" w:eastAsia="en-IN"/>
              </w:rPr>
            </w:pPr>
          </w:p>
        </w:tc>
        <w:tc>
          <w:tcPr>
            <w:tcW w:w="1560" w:type="dxa"/>
            <w:vMerge/>
            <w:vAlign w:val="center"/>
            <w:hideMark/>
          </w:tcPr>
          <w:p w:rsidR="00C66B59" w:rsidRPr="00A44603" w:rsidRDefault="00C66B59" w:rsidP="00B03612">
            <w:pPr>
              <w:rPr>
                <w:b/>
                <w:bCs/>
                <w:color w:val="000000"/>
                <w:sz w:val="22"/>
                <w:szCs w:val="22"/>
                <w:lang w:val="en-IN" w:eastAsia="en-IN"/>
              </w:rPr>
            </w:pPr>
          </w:p>
        </w:tc>
        <w:tc>
          <w:tcPr>
            <w:tcW w:w="1417" w:type="dxa"/>
            <w:vMerge/>
            <w:vAlign w:val="center"/>
            <w:hideMark/>
          </w:tcPr>
          <w:p w:rsidR="00C66B59" w:rsidRPr="00A44603" w:rsidRDefault="00C66B59" w:rsidP="00B03612">
            <w:pPr>
              <w:rPr>
                <w:b/>
                <w:bCs/>
                <w:color w:val="000000"/>
                <w:sz w:val="22"/>
                <w:szCs w:val="22"/>
                <w:lang w:val="en-IN" w:eastAsia="en-IN"/>
              </w:rPr>
            </w:pPr>
          </w:p>
        </w:tc>
        <w:tc>
          <w:tcPr>
            <w:tcW w:w="46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1</w:t>
            </w:r>
          </w:p>
        </w:tc>
        <w:tc>
          <w:tcPr>
            <w:tcW w:w="42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2</w:t>
            </w:r>
          </w:p>
        </w:tc>
        <w:tc>
          <w:tcPr>
            <w:tcW w:w="46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3</w:t>
            </w:r>
          </w:p>
        </w:tc>
        <w:tc>
          <w:tcPr>
            <w:tcW w:w="40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4</w:t>
            </w:r>
          </w:p>
        </w:tc>
        <w:tc>
          <w:tcPr>
            <w:tcW w:w="46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5</w:t>
            </w:r>
          </w:p>
        </w:tc>
      </w:tr>
      <w:tr w:rsidR="00C66B59" w:rsidRPr="00A44603" w:rsidTr="00B03612">
        <w:trPr>
          <w:trHeight w:val="1271"/>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Age</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Applicant Details</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Age</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&lt; 25</w:t>
            </w:r>
            <w:r w:rsidRPr="00A44603">
              <w:rPr>
                <w:color w:val="000000"/>
                <w:sz w:val="22"/>
                <w:szCs w:val="22"/>
                <w:lang w:val="en-IN" w:eastAsia="en-IN"/>
              </w:rPr>
              <w:br/>
              <w:t>2. 25 - 30</w:t>
            </w:r>
            <w:r w:rsidRPr="00A44603">
              <w:rPr>
                <w:color w:val="000000"/>
                <w:sz w:val="22"/>
                <w:szCs w:val="22"/>
                <w:lang w:val="en-IN" w:eastAsia="en-IN"/>
              </w:rPr>
              <w:br/>
              <w:t>3. 30 - 40</w:t>
            </w:r>
            <w:r w:rsidRPr="00A44603">
              <w:rPr>
                <w:color w:val="000000"/>
                <w:sz w:val="22"/>
                <w:szCs w:val="22"/>
                <w:lang w:val="en-IN" w:eastAsia="en-IN"/>
              </w:rPr>
              <w:br/>
              <w:t>4. 40 - 55</w:t>
            </w:r>
            <w:r w:rsidRPr="00A44603">
              <w:rPr>
                <w:color w:val="000000"/>
                <w:sz w:val="22"/>
                <w:szCs w:val="22"/>
                <w:lang w:val="en-IN" w:eastAsia="en-IN"/>
              </w:rPr>
              <w:br/>
              <w:t>5. &gt; 55</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2/52%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2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0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r>
      <w:tr w:rsidR="00C66B59" w:rsidRPr="00A44603" w:rsidTr="00B03612">
        <w:trPr>
          <w:trHeight w:val="1500"/>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Cs w:val="22"/>
                <w:lang w:val="en-IN" w:eastAsia="en-IN"/>
              </w:rPr>
              <w:t>Qualification</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Applicant Details</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Education Level</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Below SSLC</w:t>
            </w:r>
            <w:r w:rsidRPr="00A44603">
              <w:rPr>
                <w:color w:val="000000"/>
                <w:sz w:val="22"/>
                <w:szCs w:val="22"/>
                <w:lang w:val="en-IN" w:eastAsia="en-IN"/>
              </w:rPr>
              <w:br/>
              <w:t>2. ITI/Diploma/ Professional Qualification</w:t>
            </w:r>
            <w:r w:rsidRPr="00A44603">
              <w:rPr>
                <w:color w:val="000000"/>
                <w:sz w:val="22"/>
                <w:szCs w:val="22"/>
                <w:lang w:val="en-IN" w:eastAsia="en-IN"/>
              </w:rPr>
              <w:br/>
              <w:t>3. Graduate/ Equivalent to graduate</w:t>
            </w:r>
            <w:r w:rsidRPr="00A44603">
              <w:rPr>
                <w:color w:val="000000"/>
                <w:sz w:val="22"/>
                <w:szCs w:val="22"/>
                <w:lang w:val="en-IN" w:eastAsia="en-IN"/>
              </w:rPr>
              <w:br/>
              <w:t>4. Post graduate &amp; equivalent</w:t>
            </w:r>
            <w:r w:rsidRPr="00A44603">
              <w:rPr>
                <w:color w:val="000000"/>
                <w:sz w:val="22"/>
                <w:szCs w:val="22"/>
                <w:lang w:val="en-IN" w:eastAsia="en-IN"/>
              </w:rPr>
              <w:br/>
              <w:t xml:space="preserve">5. More than post-graduation </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1/52%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2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r>
      <w:tr w:rsidR="00C66B59" w:rsidRPr="00A44603" w:rsidTr="00B03612">
        <w:trPr>
          <w:trHeight w:val="1311"/>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1358" w:type="dxa"/>
            <w:shd w:val="clear" w:color="auto" w:fill="auto"/>
            <w:vAlign w:val="center"/>
            <w:hideMark/>
          </w:tcPr>
          <w:p w:rsidR="00C66B59" w:rsidRPr="00A44603" w:rsidRDefault="00C66B59" w:rsidP="00B03612">
            <w:pPr>
              <w:rPr>
                <w:color w:val="000000"/>
                <w:sz w:val="22"/>
                <w:szCs w:val="22"/>
                <w:lang w:val="en-IN" w:eastAsia="en-IN"/>
              </w:rPr>
            </w:pPr>
            <w:proofErr w:type="spellStart"/>
            <w:r w:rsidRPr="00A44603">
              <w:rPr>
                <w:color w:val="000000"/>
                <w:sz w:val="22"/>
                <w:szCs w:val="22"/>
                <w:lang w:val="en-IN" w:eastAsia="en-IN"/>
              </w:rPr>
              <w:t>Exp</w:t>
            </w:r>
            <w:proofErr w:type="spellEnd"/>
            <w:r w:rsidRPr="00A44603">
              <w:rPr>
                <w:color w:val="000000"/>
                <w:sz w:val="22"/>
                <w:szCs w:val="22"/>
                <w:lang w:val="en-IN" w:eastAsia="en-IN"/>
              </w:rPr>
              <w:t xml:space="preserve"> in Biz</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&lt;2 years</w:t>
            </w:r>
            <w:r w:rsidRPr="00A44603">
              <w:rPr>
                <w:color w:val="000000"/>
                <w:sz w:val="22"/>
                <w:szCs w:val="22"/>
                <w:lang w:val="en-IN" w:eastAsia="en-IN"/>
              </w:rPr>
              <w:br/>
              <w:t>2. 2-3 years</w:t>
            </w:r>
            <w:r w:rsidRPr="00A44603">
              <w:rPr>
                <w:color w:val="000000"/>
                <w:sz w:val="22"/>
                <w:szCs w:val="22"/>
                <w:lang w:val="en-IN" w:eastAsia="en-IN"/>
              </w:rPr>
              <w:br/>
              <w:t>3. 3-4 years</w:t>
            </w:r>
            <w:r w:rsidRPr="00A44603">
              <w:rPr>
                <w:color w:val="000000"/>
                <w:sz w:val="22"/>
                <w:szCs w:val="22"/>
                <w:lang w:val="en-IN" w:eastAsia="en-IN"/>
              </w:rPr>
              <w:br/>
              <w:t>4. 4-5 years</w:t>
            </w:r>
            <w:r w:rsidRPr="00A44603">
              <w:rPr>
                <w:color w:val="000000"/>
                <w:sz w:val="22"/>
                <w:szCs w:val="22"/>
                <w:lang w:val="en-IN" w:eastAsia="en-IN"/>
              </w:rPr>
              <w:br/>
              <w:t>5. &gt;5 years</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3/52%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2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r>
      <w:tr w:rsidR="00C66B59" w:rsidRPr="00A44603" w:rsidTr="00B03612">
        <w:trPr>
          <w:trHeight w:val="1387"/>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of Years residence in area /Locality</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Address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eastAsia="en-IN"/>
              </w:rPr>
              <w:t>How many years are you living in present Area?</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&lt; 1 year</w:t>
            </w:r>
            <w:r w:rsidRPr="00A44603">
              <w:rPr>
                <w:color w:val="000000"/>
                <w:sz w:val="22"/>
                <w:szCs w:val="22"/>
                <w:lang w:val="en-IN" w:eastAsia="en-IN"/>
              </w:rPr>
              <w:br/>
              <w:t>2. 1-3 years</w:t>
            </w:r>
            <w:r w:rsidRPr="00A44603">
              <w:rPr>
                <w:color w:val="000000"/>
                <w:sz w:val="22"/>
                <w:szCs w:val="22"/>
                <w:lang w:val="en-IN" w:eastAsia="en-IN"/>
              </w:rPr>
              <w:br/>
              <w:t>3. 3-4 years</w:t>
            </w:r>
            <w:r w:rsidRPr="00A44603">
              <w:rPr>
                <w:color w:val="000000"/>
                <w:sz w:val="22"/>
                <w:szCs w:val="22"/>
                <w:lang w:val="en-IN" w:eastAsia="en-IN"/>
              </w:rPr>
              <w:br/>
              <w:t>4.4-5 years</w:t>
            </w:r>
            <w:r w:rsidRPr="00A44603">
              <w:rPr>
                <w:color w:val="000000"/>
                <w:sz w:val="22"/>
                <w:szCs w:val="22"/>
                <w:lang w:val="en-IN" w:eastAsia="en-IN"/>
              </w:rPr>
              <w:br/>
              <w:t>5. &gt; 5years</w:t>
            </w:r>
          </w:p>
        </w:tc>
        <w:tc>
          <w:tcPr>
            <w:tcW w:w="1560" w:type="dxa"/>
            <w:shd w:val="clear" w:color="auto" w:fill="auto"/>
            <w:noWrap/>
            <w:vAlign w:val="center"/>
            <w:hideMark/>
          </w:tcPr>
          <w:p w:rsidR="00C66B59" w:rsidRPr="00A44603" w:rsidRDefault="00C66B59" w:rsidP="00B03612">
            <w:pPr>
              <w:ind w:left="33" w:hanging="33"/>
              <w:jc w:val="center"/>
              <w:rPr>
                <w:color w:val="000000"/>
                <w:sz w:val="22"/>
                <w:szCs w:val="22"/>
                <w:lang w:val="en-IN" w:eastAsia="en-IN"/>
              </w:rPr>
            </w:pPr>
            <w:r w:rsidRPr="00A44603">
              <w:rPr>
                <w:color w:val="000000"/>
                <w:sz w:val="22"/>
                <w:szCs w:val="22"/>
                <w:lang w:val="en-IN" w:eastAsia="en-IN"/>
              </w:rPr>
              <w:t>1</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1/52%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2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r>
      <w:tr w:rsidR="00C66B59" w:rsidRPr="00A44603" w:rsidTr="00B03612">
        <w:trPr>
          <w:trHeight w:val="1500"/>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lastRenderedPageBreak/>
              <w:t>5</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Housing Status</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Address Details</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Ownership</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Owned</w:t>
            </w:r>
            <w:r w:rsidRPr="00A44603">
              <w:rPr>
                <w:color w:val="000000"/>
                <w:sz w:val="22"/>
                <w:szCs w:val="22"/>
                <w:lang w:val="en-IN" w:eastAsia="en-IN"/>
              </w:rPr>
              <w:br/>
              <w:t>2. Own house without registration</w:t>
            </w:r>
            <w:r w:rsidRPr="00A44603">
              <w:rPr>
                <w:color w:val="000000"/>
                <w:sz w:val="22"/>
                <w:szCs w:val="22"/>
                <w:lang w:val="en-IN" w:eastAsia="en-IN"/>
              </w:rPr>
              <w:br/>
              <w:t>3. Family Property</w:t>
            </w:r>
            <w:r w:rsidRPr="00A44603">
              <w:rPr>
                <w:color w:val="000000"/>
                <w:sz w:val="22"/>
                <w:szCs w:val="22"/>
                <w:lang w:val="en-IN" w:eastAsia="en-IN"/>
              </w:rPr>
              <w:br/>
              <w:t>4. Leased</w:t>
            </w:r>
            <w:r w:rsidRPr="00A44603">
              <w:rPr>
                <w:color w:val="000000"/>
                <w:sz w:val="22"/>
                <w:szCs w:val="22"/>
                <w:lang w:val="en-IN" w:eastAsia="en-IN"/>
              </w:rPr>
              <w:br/>
              <w:t>5. Rental</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2/52%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r>
      <w:tr w:rsidR="00C66B59" w:rsidRPr="00A44603" w:rsidTr="00B03612">
        <w:trPr>
          <w:trHeight w:val="1411"/>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6</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Married Status</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Applicant Details</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Marital Status</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eastAsia="en-IN"/>
              </w:rPr>
              <w:t>1. Unmarried</w:t>
            </w:r>
            <w:r w:rsidRPr="00A44603">
              <w:rPr>
                <w:color w:val="000000"/>
                <w:sz w:val="22"/>
                <w:szCs w:val="22"/>
                <w:lang w:eastAsia="en-IN"/>
              </w:rPr>
              <w:br/>
              <w:t>2. Married</w:t>
            </w:r>
            <w:r w:rsidRPr="00A44603">
              <w:rPr>
                <w:color w:val="000000"/>
                <w:sz w:val="22"/>
                <w:szCs w:val="22"/>
                <w:lang w:eastAsia="en-IN"/>
              </w:rPr>
              <w:br/>
              <w:t>3. Separated</w:t>
            </w:r>
            <w:r w:rsidRPr="00A44603">
              <w:rPr>
                <w:color w:val="000000"/>
                <w:sz w:val="22"/>
                <w:szCs w:val="22"/>
                <w:lang w:eastAsia="en-IN"/>
              </w:rPr>
              <w:br/>
              <w:t>4. Divorced</w:t>
            </w:r>
            <w:r w:rsidRPr="00A44603">
              <w:rPr>
                <w:color w:val="000000"/>
                <w:sz w:val="22"/>
                <w:szCs w:val="22"/>
                <w:lang w:eastAsia="en-IN"/>
              </w:rPr>
              <w:br/>
              <w:t>5. Widow(</w:t>
            </w:r>
            <w:proofErr w:type="spellStart"/>
            <w:r w:rsidRPr="00A44603">
              <w:rPr>
                <w:color w:val="000000"/>
                <w:sz w:val="22"/>
                <w:szCs w:val="22"/>
                <w:lang w:eastAsia="en-IN"/>
              </w:rPr>
              <w:t>er</w:t>
            </w:r>
            <w:proofErr w:type="spellEnd"/>
            <w:r w:rsidRPr="00A44603">
              <w:rPr>
                <w:color w:val="000000"/>
                <w:sz w:val="22"/>
                <w:szCs w:val="22"/>
                <w:lang w:eastAsia="en-IN"/>
              </w:rPr>
              <w:t>)</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1/52%</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2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0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r>
      <w:tr w:rsidR="00C66B59" w:rsidRPr="00A44603" w:rsidTr="00B03612">
        <w:trPr>
          <w:trHeight w:val="836"/>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7</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Involvement in Biz</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Applicant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Involvement</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Full Time</w:t>
            </w:r>
            <w:r w:rsidRPr="00A44603">
              <w:rPr>
                <w:color w:val="000000"/>
                <w:sz w:val="22"/>
                <w:szCs w:val="22"/>
                <w:lang w:val="en-IN" w:eastAsia="en-IN"/>
              </w:rPr>
              <w:br/>
              <w:t>2. Part Time</w:t>
            </w:r>
            <w:r w:rsidRPr="00A44603">
              <w:rPr>
                <w:color w:val="000000"/>
                <w:sz w:val="22"/>
                <w:szCs w:val="22"/>
                <w:lang w:val="en-IN" w:eastAsia="en-IN"/>
              </w:rPr>
              <w:br/>
              <w:t>3. Not Involved</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3/52%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0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r w:rsidR="00C66B59" w:rsidRPr="00A44603" w:rsidTr="00B03612">
        <w:trPr>
          <w:trHeight w:val="1245"/>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8</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CB score</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Applicant</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 </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No data/ -1 to 5</w:t>
            </w:r>
            <w:r w:rsidRPr="00A44603">
              <w:rPr>
                <w:color w:val="000000"/>
                <w:sz w:val="22"/>
                <w:szCs w:val="22"/>
                <w:lang w:val="en-IN" w:eastAsia="en-IN"/>
              </w:rPr>
              <w:br/>
              <w:t>2. 700+</w:t>
            </w:r>
            <w:r w:rsidRPr="00A44603">
              <w:rPr>
                <w:color w:val="000000"/>
                <w:sz w:val="22"/>
                <w:szCs w:val="22"/>
                <w:lang w:val="en-IN" w:eastAsia="en-IN"/>
              </w:rPr>
              <w:br/>
              <w:t>3. 600-700</w:t>
            </w:r>
            <w:r w:rsidRPr="00A44603">
              <w:rPr>
                <w:color w:val="000000"/>
                <w:sz w:val="22"/>
                <w:szCs w:val="22"/>
                <w:lang w:val="en-IN" w:eastAsia="en-IN"/>
              </w:rPr>
              <w:br/>
              <w:t>4. 550-600</w:t>
            </w:r>
            <w:r w:rsidRPr="00A44603">
              <w:rPr>
                <w:color w:val="000000"/>
                <w:sz w:val="22"/>
                <w:szCs w:val="22"/>
                <w:lang w:val="en-IN" w:eastAsia="en-IN"/>
              </w:rPr>
              <w:br/>
              <w:t>5.&lt;550</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6</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6/52%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2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0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000000" w:fill="FFFFFF"/>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r>
      <w:tr w:rsidR="00C66B59" w:rsidRPr="00A44603" w:rsidTr="00B03612">
        <w:trPr>
          <w:trHeight w:val="1320"/>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9</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Referred by</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18"/>
                <w:szCs w:val="22"/>
                <w:lang w:val="en-IN" w:eastAsia="en-IN"/>
              </w:rPr>
            </w:pPr>
            <w:r w:rsidRPr="00A44603">
              <w:rPr>
                <w:color w:val="000000"/>
                <w:sz w:val="18"/>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Referred by</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Channel Partner</w:t>
            </w:r>
            <w:r w:rsidRPr="00A44603">
              <w:rPr>
                <w:color w:val="000000"/>
                <w:sz w:val="22"/>
                <w:szCs w:val="22"/>
                <w:lang w:val="en-IN" w:eastAsia="en-IN"/>
              </w:rPr>
              <w:br/>
              <w:t>2. Existing Customer Referral</w:t>
            </w:r>
            <w:r w:rsidRPr="00A44603">
              <w:rPr>
                <w:color w:val="000000"/>
                <w:sz w:val="22"/>
                <w:szCs w:val="22"/>
                <w:lang w:val="en-IN" w:eastAsia="en-IN"/>
              </w:rPr>
              <w:br/>
              <w:t>3. Direct (Cold Call</w:t>
            </w:r>
            <w:proofErr w:type="gramStart"/>
            <w:r w:rsidRPr="00A44603">
              <w:rPr>
                <w:color w:val="000000"/>
                <w:sz w:val="22"/>
                <w:szCs w:val="22"/>
                <w:lang w:val="en-IN" w:eastAsia="en-IN"/>
              </w:rPr>
              <w:t>)</w:t>
            </w:r>
            <w:proofErr w:type="gramEnd"/>
            <w:r w:rsidRPr="00A44603">
              <w:rPr>
                <w:color w:val="000000"/>
                <w:sz w:val="22"/>
                <w:szCs w:val="22"/>
                <w:lang w:val="en-IN" w:eastAsia="en-IN"/>
              </w:rPr>
              <w:br/>
              <w:t>4. Referral Partner</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r w:rsidR="00C66B59" w:rsidRPr="00A44603" w:rsidTr="00B03612">
        <w:trPr>
          <w:trHeight w:val="1241"/>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10</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Vintage (verifiable)</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eastAsia="en-IN"/>
              </w:rPr>
              <w:t>Business Operating since</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&lt;6 months</w:t>
            </w:r>
            <w:r w:rsidRPr="00A44603">
              <w:rPr>
                <w:color w:val="000000"/>
                <w:sz w:val="22"/>
                <w:szCs w:val="22"/>
                <w:lang w:val="en-IN" w:eastAsia="en-IN"/>
              </w:rPr>
              <w:br/>
              <w:t>2. 6 months to 1 year</w:t>
            </w:r>
            <w:r w:rsidRPr="00A44603">
              <w:rPr>
                <w:color w:val="000000"/>
                <w:sz w:val="22"/>
                <w:szCs w:val="22"/>
                <w:lang w:val="en-IN" w:eastAsia="en-IN"/>
              </w:rPr>
              <w:br/>
              <w:t>3. 1-2 years</w:t>
            </w:r>
            <w:r w:rsidRPr="00A44603">
              <w:rPr>
                <w:color w:val="000000"/>
                <w:sz w:val="22"/>
                <w:szCs w:val="22"/>
                <w:lang w:val="en-IN" w:eastAsia="en-IN"/>
              </w:rPr>
              <w:br/>
              <w:t>4. 2-3 years</w:t>
            </w:r>
            <w:r w:rsidRPr="00A44603">
              <w:rPr>
                <w:color w:val="000000"/>
                <w:sz w:val="22"/>
                <w:szCs w:val="22"/>
                <w:lang w:val="en-IN" w:eastAsia="en-IN"/>
              </w:rPr>
              <w:br/>
              <w:t>5. &gt;3 years</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r>
      <w:tr w:rsidR="00C66B59" w:rsidRPr="00A44603" w:rsidTr="00A44603">
        <w:trPr>
          <w:trHeight w:val="1332"/>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11</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of Years business in area /Locality</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eastAsia="en-IN"/>
              </w:rPr>
              <w:t>How many years business in present Area?</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&lt;6 months</w:t>
            </w:r>
            <w:r w:rsidRPr="00A44603">
              <w:rPr>
                <w:color w:val="000000"/>
                <w:sz w:val="22"/>
                <w:szCs w:val="22"/>
                <w:lang w:val="en-IN" w:eastAsia="en-IN"/>
              </w:rPr>
              <w:br/>
              <w:t>2. 6 months to 1 year</w:t>
            </w:r>
            <w:r w:rsidRPr="00A44603">
              <w:rPr>
                <w:color w:val="000000"/>
                <w:sz w:val="22"/>
                <w:szCs w:val="22"/>
                <w:lang w:val="en-IN" w:eastAsia="en-IN"/>
              </w:rPr>
              <w:br/>
              <w:t>3. 1-2 years</w:t>
            </w:r>
            <w:r w:rsidRPr="00A44603">
              <w:rPr>
                <w:color w:val="000000"/>
                <w:sz w:val="22"/>
                <w:szCs w:val="22"/>
                <w:lang w:val="en-IN" w:eastAsia="en-IN"/>
              </w:rPr>
              <w:br/>
              <w:t>4. 2-3 years</w:t>
            </w:r>
            <w:r w:rsidRPr="00A44603">
              <w:rPr>
                <w:color w:val="000000"/>
                <w:sz w:val="22"/>
                <w:szCs w:val="22"/>
                <w:lang w:val="en-IN" w:eastAsia="en-IN"/>
              </w:rPr>
              <w:br/>
              <w:t>5. &gt;3 years</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5/52%</w:t>
            </w:r>
          </w:p>
        </w:tc>
        <w:tc>
          <w:tcPr>
            <w:tcW w:w="46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2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6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0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6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r>
      <w:tr w:rsidR="00C66B59" w:rsidRPr="00A44603" w:rsidTr="00A44603">
        <w:trPr>
          <w:trHeight w:val="1332"/>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lastRenderedPageBreak/>
              <w:t>12</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premises Status</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Ownership</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w:t>
            </w:r>
            <w:r w:rsidRPr="00A44603">
              <w:rPr>
                <w:color w:val="000000"/>
                <w:szCs w:val="22"/>
                <w:lang w:val="en-IN" w:eastAsia="en-IN"/>
              </w:rPr>
              <w:t>. Owned</w:t>
            </w:r>
            <w:r w:rsidRPr="00A44603">
              <w:rPr>
                <w:color w:val="000000"/>
                <w:szCs w:val="22"/>
                <w:lang w:val="en-IN" w:eastAsia="en-IN"/>
              </w:rPr>
              <w:br/>
              <w:t>2. Own house without registration</w:t>
            </w:r>
            <w:r w:rsidRPr="00A44603">
              <w:rPr>
                <w:color w:val="000000"/>
                <w:szCs w:val="22"/>
                <w:lang w:val="en-IN" w:eastAsia="en-IN"/>
              </w:rPr>
              <w:br/>
              <w:t>3. Family Property</w:t>
            </w:r>
            <w:r w:rsidRPr="00A44603">
              <w:rPr>
                <w:color w:val="000000"/>
                <w:szCs w:val="22"/>
                <w:lang w:val="en-IN" w:eastAsia="en-IN"/>
              </w:rPr>
              <w:br/>
              <w:t>4. Leased</w:t>
            </w:r>
            <w:r w:rsidRPr="00A44603">
              <w:rPr>
                <w:color w:val="000000"/>
                <w:szCs w:val="22"/>
                <w:lang w:val="en-IN" w:eastAsia="en-IN"/>
              </w:rPr>
              <w:br/>
              <w:t>5. Rental</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2/52%</w:t>
            </w:r>
          </w:p>
        </w:tc>
        <w:tc>
          <w:tcPr>
            <w:tcW w:w="46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auto" w:fill="auto"/>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60" w:type="dxa"/>
            <w:shd w:val="clear" w:color="000000" w:fill="FFFFFF"/>
            <w:noWrap/>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r>
      <w:tr w:rsidR="00C66B59" w:rsidRPr="00A44603" w:rsidTr="00A44603">
        <w:trPr>
          <w:trHeight w:val="473"/>
        </w:trPr>
        <w:tc>
          <w:tcPr>
            <w:tcW w:w="642"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13</w:t>
            </w:r>
          </w:p>
        </w:tc>
        <w:tc>
          <w:tcPr>
            <w:tcW w:w="1358" w:type="dxa"/>
            <w:vMerge w:val="restart"/>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 History</w:t>
            </w:r>
          </w:p>
        </w:tc>
        <w:tc>
          <w:tcPr>
            <w:tcW w:w="1134"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Constitution</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Cs w:val="22"/>
                <w:lang w:val="en-IN" w:eastAsia="en-IN"/>
              </w:rPr>
              <w:t xml:space="preserve">1. Proprietorship </w:t>
            </w:r>
            <w:r w:rsidRPr="00A44603">
              <w:rPr>
                <w:color w:val="000000"/>
                <w:szCs w:val="22"/>
                <w:lang w:val="en-IN" w:eastAsia="en-IN"/>
              </w:rPr>
              <w:br/>
              <w:t>2. Partnership</w:t>
            </w:r>
            <w:r w:rsidRPr="00A44603">
              <w:rPr>
                <w:color w:val="000000"/>
                <w:szCs w:val="22"/>
                <w:lang w:val="en-IN" w:eastAsia="en-IN"/>
              </w:rPr>
              <w:br/>
              <w:t>3. Private LTD</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Clean - Single owner/ Structure</w:t>
            </w:r>
          </w:p>
        </w:tc>
        <w:tc>
          <w:tcPr>
            <w:tcW w:w="156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1417"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2/52%</w:t>
            </w:r>
          </w:p>
        </w:tc>
        <w:tc>
          <w:tcPr>
            <w:tcW w:w="46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60"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r>
      <w:tr w:rsidR="00C66B59" w:rsidRPr="00A44603" w:rsidTr="00A44603">
        <w:trPr>
          <w:trHeight w:val="764"/>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w:t>
            </w:r>
          </w:p>
        </w:tc>
        <w:tc>
          <w:tcPr>
            <w:tcW w:w="992" w:type="dxa"/>
            <w:vMerge w:val="restart"/>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val="en-IN" w:eastAsia="en-IN"/>
              </w:rPr>
              <w:t>Constitution</w:t>
            </w:r>
          </w:p>
        </w:tc>
        <w:tc>
          <w:tcPr>
            <w:tcW w:w="1843" w:type="dxa"/>
            <w:shd w:val="clear" w:color="auto" w:fill="auto"/>
            <w:vAlign w:val="bottom"/>
            <w:hideMark/>
          </w:tcPr>
          <w:p w:rsidR="00C66B59" w:rsidRPr="00A44603" w:rsidRDefault="00C66B59" w:rsidP="00B03612">
            <w:pPr>
              <w:rPr>
                <w:color w:val="000000"/>
                <w:szCs w:val="22"/>
                <w:lang w:val="en-IN" w:eastAsia="en-IN"/>
              </w:rPr>
            </w:pPr>
            <w:r w:rsidRPr="00A44603">
              <w:rPr>
                <w:color w:val="000000"/>
                <w:szCs w:val="22"/>
                <w:lang w:val="en-IN" w:eastAsia="en-IN"/>
              </w:rPr>
              <w:t xml:space="preserve">1. Proprietorship </w:t>
            </w:r>
            <w:r w:rsidRPr="00A44603">
              <w:rPr>
                <w:color w:val="000000"/>
                <w:szCs w:val="22"/>
                <w:lang w:val="en-IN" w:eastAsia="en-IN"/>
              </w:rPr>
              <w:br/>
              <w:t>2. Partnership</w:t>
            </w:r>
            <w:r w:rsidRPr="00A44603">
              <w:rPr>
                <w:color w:val="000000"/>
                <w:szCs w:val="22"/>
                <w:lang w:val="en-IN" w:eastAsia="en-IN"/>
              </w:rPr>
              <w:br/>
              <w:t>3. Private LTD</w:t>
            </w:r>
          </w:p>
        </w:tc>
        <w:tc>
          <w:tcPr>
            <w:tcW w:w="2126" w:type="dxa"/>
            <w:vMerge w:val="restart"/>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2. Partnership  with 2 partners</w:t>
            </w: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1004"/>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ign w:val="center"/>
            <w:hideMark/>
          </w:tcPr>
          <w:p w:rsidR="00C66B59" w:rsidRPr="00A44603" w:rsidRDefault="00C66B59" w:rsidP="00B03612">
            <w:pPr>
              <w:rPr>
                <w:color w:val="000000"/>
                <w:sz w:val="22"/>
                <w:szCs w:val="22"/>
                <w:lang w:val="en-IN" w:eastAsia="en-IN"/>
              </w:rPr>
            </w:pPr>
          </w:p>
        </w:tc>
        <w:tc>
          <w:tcPr>
            <w:tcW w:w="992" w:type="dxa"/>
            <w:vMerge/>
            <w:vAlign w:val="center"/>
            <w:hideMark/>
          </w:tcPr>
          <w:p w:rsidR="00C66B59" w:rsidRPr="00A44603" w:rsidRDefault="00C66B59" w:rsidP="00B03612">
            <w:pPr>
              <w:rPr>
                <w:color w:val="000000"/>
                <w:sz w:val="22"/>
                <w:szCs w:val="22"/>
                <w:lang w:val="en-IN" w:eastAsia="en-IN"/>
              </w:rPr>
            </w:pP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eastAsia="en-IN"/>
              </w:rPr>
              <w:t>If partnership, how many total partners</w:t>
            </w:r>
          </w:p>
        </w:tc>
        <w:tc>
          <w:tcPr>
            <w:tcW w:w="1843" w:type="dxa"/>
            <w:shd w:val="clear" w:color="auto" w:fill="auto"/>
            <w:vAlign w:val="bottom"/>
            <w:hideMark/>
          </w:tcPr>
          <w:p w:rsidR="00C66B59" w:rsidRPr="00A44603" w:rsidRDefault="00C66B59" w:rsidP="00B03612">
            <w:pPr>
              <w:rPr>
                <w:color w:val="000000"/>
                <w:szCs w:val="22"/>
                <w:lang w:val="en-IN" w:eastAsia="en-IN"/>
              </w:rPr>
            </w:pPr>
            <w:r w:rsidRPr="00A44603">
              <w:rPr>
                <w:color w:val="000000"/>
                <w:szCs w:val="22"/>
                <w:lang w:val="en-IN" w:eastAsia="en-IN"/>
              </w:rPr>
              <w:t xml:space="preserve">1. 2 </w:t>
            </w:r>
            <w:r w:rsidRPr="00A44603">
              <w:rPr>
                <w:color w:val="000000"/>
                <w:szCs w:val="22"/>
                <w:lang w:val="en-IN" w:eastAsia="en-IN"/>
              </w:rPr>
              <w:br/>
              <w:t>2. 3</w:t>
            </w:r>
            <w:r w:rsidRPr="00A44603">
              <w:rPr>
                <w:color w:val="000000"/>
                <w:szCs w:val="22"/>
                <w:lang w:val="en-IN" w:eastAsia="en-IN"/>
              </w:rPr>
              <w:br/>
              <w:t>3. 4</w:t>
            </w:r>
            <w:r w:rsidRPr="00A44603">
              <w:rPr>
                <w:color w:val="000000"/>
                <w:szCs w:val="22"/>
                <w:lang w:val="en-IN" w:eastAsia="en-IN"/>
              </w:rPr>
              <w:br/>
              <w:t xml:space="preserve">4. &gt;4 </w:t>
            </w:r>
          </w:p>
        </w:tc>
        <w:tc>
          <w:tcPr>
            <w:tcW w:w="2126" w:type="dxa"/>
            <w:vMerge/>
            <w:vAlign w:val="center"/>
            <w:hideMark/>
          </w:tcPr>
          <w:p w:rsidR="00C66B59" w:rsidRPr="00A44603" w:rsidRDefault="00C66B59" w:rsidP="00B03612">
            <w:pPr>
              <w:rPr>
                <w:color w:val="000000"/>
                <w:sz w:val="22"/>
                <w:szCs w:val="22"/>
                <w:lang w:val="en-IN" w:eastAsia="en-IN"/>
              </w:rPr>
            </w:pP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692"/>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w:t>
            </w:r>
          </w:p>
        </w:tc>
        <w:tc>
          <w:tcPr>
            <w:tcW w:w="992" w:type="dxa"/>
            <w:vMerge w:val="restart"/>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val="en-IN" w:eastAsia="en-IN"/>
              </w:rPr>
              <w:t>Constitution</w:t>
            </w:r>
          </w:p>
        </w:tc>
        <w:tc>
          <w:tcPr>
            <w:tcW w:w="1843" w:type="dxa"/>
            <w:shd w:val="clear" w:color="auto" w:fill="auto"/>
            <w:vAlign w:val="bottom"/>
            <w:hideMark/>
          </w:tcPr>
          <w:p w:rsidR="00C66B59" w:rsidRPr="00A44603" w:rsidRDefault="00C66B59" w:rsidP="00B03612">
            <w:pPr>
              <w:rPr>
                <w:color w:val="000000"/>
                <w:szCs w:val="22"/>
                <w:lang w:val="en-IN" w:eastAsia="en-IN"/>
              </w:rPr>
            </w:pPr>
            <w:r w:rsidRPr="00A44603">
              <w:rPr>
                <w:color w:val="000000"/>
                <w:szCs w:val="22"/>
                <w:lang w:val="en-IN" w:eastAsia="en-IN"/>
              </w:rPr>
              <w:t xml:space="preserve">1. Proprietorship </w:t>
            </w:r>
            <w:r w:rsidRPr="00A44603">
              <w:rPr>
                <w:color w:val="000000"/>
                <w:szCs w:val="22"/>
                <w:lang w:val="en-IN" w:eastAsia="en-IN"/>
              </w:rPr>
              <w:br/>
              <w:t>2. Partnership</w:t>
            </w:r>
            <w:r w:rsidRPr="00A44603">
              <w:rPr>
                <w:color w:val="000000"/>
                <w:szCs w:val="22"/>
                <w:lang w:val="en-IN" w:eastAsia="en-IN"/>
              </w:rPr>
              <w:br/>
              <w:t>3. Private LTD</w:t>
            </w:r>
          </w:p>
        </w:tc>
        <w:tc>
          <w:tcPr>
            <w:tcW w:w="2126" w:type="dxa"/>
            <w:vMerge w:val="restart"/>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3. Partnership with more than 2 partners</w:t>
            </w: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790"/>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ign w:val="center"/>
            <w:hideMark/>
          </w:tcPr>
          <w:p w:rsidR="00C66B59" w:rsidRPr="00A44603" w:rsidRDefault="00C66B59" w:rsidP="00B03612">
            <w:pPr>
              <w:rPr>
                <w:color w:val="000000"/>
                <w:sz w:val="22"/>
                <w:szCs w:val="22"/>
                <w:lang w:val="en-IN" w:eastAsia="en-IN"/>
              </w:rPr>
            </w:pPr>
          </w:p>
        </w:tc>
        <w:tc>
          <w:tcPr>
            <w:tcW w:w="992" w:type="dxa"/>
            <w:vMerge/>
            <w:vAlign w:val="center"/>
            <w:hideMark/>
          </w:tcPr>
          <w:p w:rsidR="00C66B59" w:rsidRPr="00A44603" w:rsidRDefault="00C66B59" w:rsidP="00B03612">
            <w:pPr>
              <w:rPr>
                <w:color w:val="000000"/>
                <w:sz w:val="22"/>
                <w:szCs w:val="22"/>
                <w:lang w:val="en-IN" w:eastAsia="en-IN"/>
              </w:rPr>
            </w:pP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eastAsia="en-IN"/>
              </w:rPr>
              <w:t>If partnership, how many total partners</w:t>
            </w:r>
          </w:p>
        </w:tc>
        <w:tc>
          <w:tcPr>
            <w:tcW w:w="1843" w:type="dxa"/>
            <w:shd w:val="clear" w:color="auto" w:fill="auto"/>
            <w:vAlign w:val="bottom"/>
            <w:hideMark/>
          </w:tcPr>
          <w:p w:rsidR="00C66B59" w:rsidRPr="00A44603" w:rsidRDefault="00C66B59" w:rsidP="00B03612">
            <w:pPr>
              <w:rPr>
                <w:color w:val="000000"/>
                <w:szCs w:val="22"/>
                <w:lang w:val="en-IN" w:eastAsia="en-IN"/>
              </w:rPr>
            </w:pPr>
            <w:r w:rsidRPr="00A44603">
              <w:rPr>
                <w:color w:val="000000"/>
                <w:szCs w:val="22"/>
                <w:lang w:val="en-IN" w:eastAsia="en-IN"/>
              </w:rPr>
              <w:t xml:space="preserve">1. 2 </w:t>
            </w:r>
            <w:r w:rsidRPr="00A44603">
              <w:rPr>
                <w:color w:val="000000"/>
                <w:szCs w:val="22"/>
                <w:lang w:val="en-IN" w:eastAsia="en-IN"/>
              </w:rPr>
              <w:br/>
              <w:t>2. 3</w:t>
            </w:r>
            <w:r w:rsidRPr="00A44603">
              <w:rPr>
                <w:color w:val="000000"/>
                <w:szCs w:val="22"/>
                <w:lang w:val="en-IN" w:eastAsia="en-IN"/>
              </w:rPr>
              <w:br/>
              <w:t>3. 4</w:t>
            </w:r>
            <w:r w:rsidRPr="00A44603">
              <w:rPr>
                <w:color w:val="000000"/>
                <w:szCs w:val="22"/>
                <w:lang w:val="en-IN" w:eastAsia="en-IN"/>
              </w:rPr>
              <w:br/>
              <w:t xml:space="preserve">4. &gt;4 </w:t>
            </w:r>
          </w:p>
        </w:tc>
        <w:tc>
          <w:tcPr>
            <w:tcW w:w="2126" w:type="dxa"/>
            <w:vMerge/>
            <w:vAlign w:val="center"/>
            <w:hideMark/>
          </w:tcPr>
          <w:p w:rsidR="00C66B59" w:rsidRPr="00A44603" w:rsidRDefault="00C66B59" w:rsidP="00B03612">
            <w:pPr>
              <w:rPr>
                <w:color w:val="000000"/>
                <w:sz w:val="22"/>
                <w:szCs w:val="22"/>
                <w:lang w:val="en-IN" w:eastAsia="en-IN"/>
              </w:rPr>
            </w:pP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198"/>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Applicant</w:t>
            </w:r>
          </w:p>
        </w:tc>
        <w:tc>
          <w:tcPr>
            <w:tcW w:w="992" w:type="dxa"/>
            <w:vMerge w:val="restart"/>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Applicant Details</w:t>
            </w: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eastAsia="en-IN"/>
              </w:rPr>
              <w:t>Have you ever been a proprietor or partner of any other company</w:t>
            </w:r>
          </w:p>
        </w:tc>
        <w:tc>
          <w:tcPr>
            <w:tcW w:w="1843"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val="en-IN" w:eastAsia="en-IN"/>
              </w:rPr>
              <w:t>1. Yes</w:t>
            </w:r>
            <w:r w:rsidRPr="00A44603">
              <w:rPr>
                <w:color w:val="000000"/>
                <w:szCs w:val="22"/>
                <w:lang w:val="en-IN" w:eastAsia="en-IN"/>
              </w:rPr>
              <w:br/>
              <w:t>2. No</w:t>
            </w:r>
          </w:p>
        </w:tc>
        <w:tc>
          <w:tcPr>
            <w:tcW w:w="2126" w:type="dxa"/>
            <w:vMerge w:val="restart"/>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4. Previously closed another business</w:t>
            </w: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394"/>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ign w:val="center"/>
            <w:hideMark/>
          </w:tcPr>
          <w:p w:rsidR="00C66B59" w:rsidRPr="00A44603" w:rsidRDefault="00C66B59" w:rsidP="00B03612">
            <w:pPr>
              <w:rPr>
                <w:color w:val="000000"/>
                <w:sz w:val="22"/>
                <w:szCs w:val="22"/>
                <w:lang w:val="en-IN" w:eastAsia="en-IN"/>
              </w:rPr>
            </w:pPr>
          </w:p>
        </w:tc>
        <w:tc>
          <w:tcPr>
            <w:tcW w:w="992" w:type="dxa"/>
            <w:vMerge/>
            <w:vAlign w:val="center"/>
            <w:hideMark/>
          </w:tcPr>
          <w:p w:rsidR="00C66B59" w:rsidRPr="00A44603" w:rsidRDefault="00C66B59" w:rsidP="00B03612">
            <w:pPr>
              <w:rPr>
                <w:color w:val="000000"/>
                <w:sz w:val="22"/>
                <w:szCs w:val="22"/>
                <w:lang w:val="en-IN" w:eastAsia="en-IN"/>
              </w:rPr>
            </w:pP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eastAsia="en-IN"/>
              </w:rPr>
              <w:t>If yes, did the business close?</w:t>
            </w:r>
          </w:p>
        </w:tc>
        <w:tc>
          <w:tcPr>
            <w:tcW w:w="1843"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val="en-IN" w:eastAsia="en-IN"/>
              </w:rPr>
              <w:t>1. Yes</w:t>
            </w:r>
            <w:r w:rsidRPr="00A44603">
              <w:rPr>
                <w:color w:val="000000"/>
                <w:szCs w:val="22"/>
                <w:lang w:val="en-IN" w:eastAsia="en-IN"/>
              </w:rPr>
              <w:br/>
              <w:t>2. No</w:t>
            </w:r>
          </w:p>
        </w:tc>
        <w:tc>
          <w:tcPr>
            <w:tcW w:w="2126" w:type="dxa"/>
            <w:vMerge/>
            <w:vAlign w:val="center"/>
            <w:hideMark/>
          </w:tcPr>
          <w:p w:rsidR="00C66B59" w:rsidRPr="00A44603" w:rsidRDefault="00C66B59" w:rsidP="00B03612">
            <w:pPr>
              <w:rPr>
                <w:color w:val="000000"/>
                <w:sz w:val="22"/>
                <w:szCs w:val="22"/>
                <w:lang w:val="en-IN" w:eastAsia="en-IN"/>
              </w:rPr>
            </w:pP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198"/>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restart"/>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w:t>
            </w:r>
          </w:p>
        </w:tc>
        <w:tc>
          <w:tcPr>
            <w:tcW w:w="992" w:type="dxa"/>
            <w:vMerge w:val="restart"/>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Business Details</w:t>
            </w:r>
          </w:p>
        </w:tc>
        <w:tc>
          <w:tcPr>
            <w:tcW w:w="1559"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eastAsia="en-IN"/>
              </w:rPr>
              <w:t>Has anyone else been a partner of your present business</w:t>
            </w:r>
          </w:p>
        </w:tc>
        <w:tc>
          <w:tcPr>
            <w:tcW w:w="1843" w:type="dxa"/>
            <w:shd w:val="clear" w:color="auto" w:fill="auto"/>
            <w:vAlign w:val="center"/>
            <w:hideMark/>
          </w:tcPr>
          <w:p w:rsidR="00C66B59" w:rsidRPr="00A44603" w:rsidRDefault="00C66B59" w:rsidP="00B03612">
            <w:pPr>
              <w:rPr>
                <w:color w:val="000000"/>
                <w:szCs w:val="22"/>
                <w:lang w:val="en-IN" w:eastAsia="en-IN"/>
              </w:rPr>
            </w:pPr>
            <w:r w:rsidRPr="00A44603">
              <w:rPr>
                <w:color w:val="000000"/>
                <w:szCs w:val="22"/>
                <w:lang w:val="en-IN" w:eastAsia="en-IN"/>
              </w:rPr>
              <w:t>1. Yes</w:t>
            </w:r>
            <w:r w:rsidRPr="00A44603">
              <w:rPr>
                <w:color w:val="000000"/>
                <w:szCs w:val="22"/>
                <w:lang w:val="en-IN" w:eastAsia="en-IN"/>
              </w:rPr>
              <w:br/>
              <w:t>2. No</w:t>
            </w:r>
          </w:p>
        </w:tc>
        <w:tc>
          <w:tcPr>
            <w:tcW w:w="2126" w:type="dxa"/>
            <w:vMerge w:val="restart"/>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5. Previously dissolved partnership</w:t>
            </w: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A44603">
        <w:trPr>
          <w:trHeight w:val="70"/>
        </w:trPr>
        <w:tc>
          <w:tcPr>
            <w:tcW w:w="642" w:type="dxa"/>
            <w:vMerge/>
            <w:vAlign w:val="center"/>
            <w:hideMark/>
          </w:tcPr>
          <w:p w:rsidR="00C66B59" w:rsidRPr="00A44603" w:rsidRDefault="00C66B59" w:rsidP="00B03612">
            <w:pPr>
              <w:rPr>
                <w:color w:val="000000"/>
                <w:sz w:val="22"/>
                <w:szCs w:val="22"/>
                <w:lang w:val="en-IN" w:eastAsia="en-IN"/>
              </w:rPr>
            </w:pPr>
          </w:p>
        </w:tc>
        <w:tc>
          <w:tcPr>
            <w:tcW w:w="1358" w:type="dxa"/>
            <w:vMerge/>
            <w:vAlign w:val="center"/>
            <w:hideMark/>
          </w:tcPr>
          <w:p w:rsidR="00C66B59" w:rsidRPr="00A44603" w:rsidRDefault="00C66B59" w:rsidP="00B03612">
            <w:pPr>
              <w:rPr>
                <w:color w:val="000000"/>
                <w:sz w:val="22"/>
                <w:szCs w:val="22"/>
                <w:lang w:val="en-IN" w:eastAsia="en-IN"/>
              </w:rPr>
            </w:pPr>
          </w:p>
        </w:tc>
        <w:tc>
          <w:tcPr>
            <w:tcW w:w="1134" w:type="dxa"/>
            <w:vMerge/>
            <w:vAlign w:val="center"/>
            <w:hideMark/>
          </w:tcPr>
          <w:p w:rsidR="00C66B59" w:rsidRPr="00A44603" w:rsidRDefault="00C66B59" w:rsidP="00B03612">
            <w:pPr>
              <w:rPr>
                <w:color w:val="000000"/>
                <w:sz w:val="22"/>
                <w:szCs w:val="22"/>
                <w:lang w:val="en-IN" w:eastAsia="en-IN"/>
              </w:rPr>
            </w:pPr>
          </w:p>
        </w:tc>
        <w:tc>
          <w:tcPr>
            <w:tcW w:w="1124" w:type="dxa"/>
            <w:vMerge/>
            <w:vAlign w:val="center"/>
            <w:hideMark/>
          </w:tcPr>
          <w:p w:rsidR="00C66B59" w:rsidRPr="00A44603" w:rsidRDefault="00C66B59" w:rsidP="00B03612">
            <w:pPr>
              <w:rPr>
                <w:color w:val="000000"/>
                <w:sz w:val="22"/>
                <w:szCs w:val="22"/>
                <w:lang w:val="en-IN" w:eastAsia="en-IN"/>
              </w:rPr>
            </w:pPr>
          </w:p>
        </w:tc>
        <w:tc>
          <w:tcPr>
            <w:tcW w:w="992" w:type="dxa"/>
            <w:vMerge/>
            <w:vAlign w:val="center"/>
            <w:hideMark/>
          </w:tcPr>
          <w:p w:rsidR="00C66B59" w:rsidRPr="00A44603" w:rsidRDefault="00C66B59" w:rsidP="00B03612">
            <w:pPr>
              <w:rPr>
                <w:color w:val="000000"/>
                <w:sz w:val="22"/>
                <w:szCs w:val="22"/>
                <w:lang w:val="en-IN" w:eastAsia="en-IN"/>
              </w:rPr>
            </w:pPr>
          </w:p>
        </w:tc>
        <w:tc>
          <w:tcPr>
            <w:tcW w:w="1559" w:type="dxa"/>
            <w:shd w:val="clear" w:color="auto" w:fill="auto"/>
            <w:vAlign w:val="center"/>
            <w:hideMark/>
          </w:tcPr>
          <w:p w:rsidR="00A44603" w:rsidRDefault="00C66B59" w:rsidP="00B03612">
            <w:pPr>
              <w:rPr>
                <w:color w:val="000000"/>
                <w:szCs w:val="22"/>
                <w:lang w:eastAsia="en-IN"/>
              </w:rPr>
            </w:pPr>
            <w:r w:rsidRPr="00A44603">
              <w:rPr>
                <w:color w:val="000000"/>
                <w:szCs w:val="22"/>
                <w:lang w:eastAsia="en-IN"/>
              </w:rPr>
              <w:t>If</w:t>
            </w:r>
            <w:r w:rsidR="00A44603">
              <w:rPr>
                <w:color w:val="000000"/>
                <w:szCs w:val="22"/>
                <w:lang w:eastAsia="en-IN"/>
              </w:rPr>
              <w:t xml:space="preserve"> yes, when was that partnership</w:t>
            </w:r>
          </w:p>
          <w:p w:rsidR="00C66B59" w:rsidRPr="00A44603" w:rsidRDefault="00C66B59" w:rsidP="00B03612">
            <w:pPr>
              <w:rPr>
                <w:color w:val="000000"/>
                <w:szCs w:val="22"/>
                <w:lang w:val="en-IN" w:eastAsia="en-IN"/>
              </w:rPr>
            </w:pPr>
            <w:proofErr w:type="gramStart"/>
            <w:r w:rsidRPr="00A44603">
              <w:rPr>
                <w:color w:val="000000"/>
                <w:szCs w:val="22"/>
                <w:lang w:eastAsia="en-IN"/>
              </w:rPr>
              <w:t>dissolved</w:t>
            </w:r>
            <w:proofErr w:type="gramEnd"/>
            <w:r w:rsidRPr="00A44603">
              <w:rPr>
                <w:color w:val="000000"/>
                <w:szCs w:val="22"/>
                <w:lang w:eastAsia="en-IN"/>
              </w:rPr>
              <w:t>?</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Date</w:t>
            </w:r>
          </w:p>
        </w:tc>
        <w:tc>
          <w:tcPr>
            <w:tcW w:w="2126" w:type="dxa"/>
            <w:vMerge/>
            <w:vAlign w:val="center"/>
            <w:hideMark/>
          </w:tcPr>
          <w:p w:rsidR="00C66B59" w:rsidRPr="00A44603" w:rsidRDefault="00C66B59" w:rsidP="00B03612">
            <w:pPr>
              <w:rPr>
                <w:color w:val="000000"/>
                <w:sz w:val="22"/>
                <w:szCs w:val="22"/>
                <w:lang w:val="en-IN" w:eastAsia="en-IN"/>
              </w:rPr>
            </w:pPr>
          </w:p>
        </w:tc>
        <w:tc>
          <w:tcPr>
            <w:tcW w:w="1560" w:type="dxa"/>
            <w:vMerge/>
            <w:vAlign w:val="center"/>
            <w:hideMark/>
          </w:tcPr>
          <w:p w:rsidR="00C66B59" w:rsidRPr="00A44603" w:rsidRDefault="00C66B59" w:rsidP="00B03612">
            <w:pPr>
              <w:rPr>
                <w:color w:val="000000"/>
                <w:sz w:val="22"/>
                <w:szCs w:val="22"/>
                <w:lang w:val="en-IN" w:eastAsia="en-IN"/>
              </w:rPr>
            </w:pPr>
          </w:p>
        </w:tc>
        <w:tc>
          <w:tcPr>
            <w:tcW w:w="1417"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2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c>
          <w:tcPr>
            <w:tcW w:w="400" w:type="dxa"/>
            <w:vMerge/>
            <w:vAlign w:val="center"/>
            <w:hideMark/>
          </w:tcPr>
          <w:p w:rsidR="00C66B59" w:rsidRPr="00A44603" w:rsidRDefault="00C66B59" w:rsidP="00B03612">
            <w:pPr>
              <w:rPr>
                <w:color w:val="000000"/>
                <w:sz w:val="22"/>
                <w:szCs w:val="22"/>
                <w:lang w:val="en-IN" w:eastAsia="en-IN"/>
              </w:rPr>
            </w:pPr>
          </w:p>
        </w:tc>
        <w:tc>
          <w:tcPr>
            <w:tcW w:w="460" w:type="dxa"/>
            <w:vMerge/>
            <w:vAlign w:val="center"/>
            <w:hideMark/>
          </w:tcPr>
          <w:p w:rsidR="00C66B59" w:rsidRPr="00A44603" w:rsidRDefault="00C66B59" w:rsidP="00B03612">
            <w:pPr>
              <w:rPr>
                <w:color w:val="000000"/>
                <w:sz w:val="22"/>
                <w:szCs w:val="22"/>
                <w:lang w:val="en-IN" w:eastAsia="en-IN"/>
              </w:rPr>
            </w:pPr>
          </w:p>
        </w:tc>
      </w:tr>
      <w:tr w:rsidR="00C66B59" w:rsidRPr="00A44603" w:rsidTr="00B03612">
        <w:trPr>
          <w:trHeight w:val="900"/>
        </w:trPr>
        <w:tc>
          <w:tcPr>
            <w:tcW w:w="642"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lastRenderedPageBreak/>
              <w:t>14</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Commercial High mark / CIBIL</w:t>
            </w:r>
          </w:p>
        </w:tc>
        <w:tc>
          <w:tcPr>
            <w:tcW w:w="113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CB Check</w:t>
            </w:r>
          </w:p>
        </w:tc>
        <w:tc>
          <w:tcPr>
            <w:tcW w:w="1559"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843" w:type="dxa"/>
            <w:shd w:val="clear" w:color="auto" w:fill="auto"/>
            <w:noWrap/>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No Data</w:t>
            </w:r>
            <w:r w:rsidRPr="00A44603">
              <w:rPr>
                <w:color w:val="000000"/>
                <w:sz w:val="22"/>
                <w:szCs w:val="22"/>
                <w:lang w:val="en-IN" w:eastAsia="en-IN"/>
              </w:rPr>
              <w:br/>
              <w:t>2. STD</w:t>
            </w:r>
            <w:r w:rsidRPr="00A44603">
              <w:rPr>
                <w:color w:val="000000"/>
                <w:sz w:val="22"/>
                <w:szCs w:val="22"/>
                <w:lang w:val="en-IN" w:eastAsia="en-IN"/>
              </w:rPr>
              <w:br/>
              <w:t>3. Sub DBT, Loss</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r w:rsidR="00C66B59" w:rsidRPr="00A44603" w:rsidTr="00B03612">
        <w:trPr>
          <w:trHeight w:val="1342"/>
        </w:trPr>
        <w:tc>
          <w:tcPr>
            <w:tcW w:w="642" w:type="dxa"/>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15</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No. of cheque returns including EMIs</w:t>
            </w:r>
          </w:p>
        </w:tc>
        <w:tc>
          <w:tcPr>
            <w:tcW w:w="113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Bank Statement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No. of cheques bounced</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0-1</w:t>
            </w:r>
            <w:r w:rsidRPr="00A44603">
              <w:rPr>
                <w:color w:val="000000"/>
                <w:sz w:val="22"/>
                <w:szCs w:val="22"/>
                <w:lang w:val="en-IN" w:eastAsia="en-IN"/>
              </w:rPr>
              <w:br/>
              <w:t>2. 2-3</w:t>
            </w:r>
            <w:r w:rsidRPr="00A44603">
              <w:rPr>
                <w:color w:val="000000"/>
                <w:sz w:val="22"/>
                <w:szCs w:val="22"/>
                <w:lang w:val="en-IN" w:eastAsia="en-IN"/>
              </w:rPr>
              <w:br/>
              <w:t>3. 3-4</w:t>
            </w:r>
            <w:r w:rsidRPr="00A44603">
              <w:rPr>
                <w:color w:val="000000"/>
                <w:sz w:val="22"/>
                <w:szCs w:val="22"/>
                <w:lang w:val="en-IN" w:eastAsia="en-IN"/>
              </w:rPr>
              <w:br/>
              <w:t>4. 4-6</w:t>
            </w:r>
            <w:r w:rsidRPr="00A44603">
              <w:rPr>
                <w:color w:val="000000"/>
                <w:sz w:val="22"/>
                <w:szCs w:val="22"/>
                <w:lang w:val="en-IN" w:eastAsia="en-IN"/>
              </w:rPr>
              <w:br/>
              <w:t>5. &gt;6</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3</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r>
      <w:tr w:rsidR="00C66B59" w:rsidRPr="00A44603" w:rsidTr="00B03612">
        <w:trPr>
          <w:trHeight w:val="1200"/>
        </w:trPr>
        <w:tc>
          <w:tcPr>
            <w:tcW w:w="642" w:type="dxa"/>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16</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Number of EMI bounces</w:t>
            </w:r>
          </w:p>
        </w:tc>
        <w:tc>
          <w:tcPr>
            <w:tcW w:w="113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Screening</w:t>
            </w:r>
          </w:p>
        </w:tc>
        <w:tc>
          <w:tcPr>
            <w:tcW w:w="112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Business</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Bank Statement Details</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eastAsia="en-IN"/>
              </w:rPr>
              <w:t>No of EMI cheques bounced*</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No Bounces</w:t>
            </w:r>
            <w:r w:rsidRPr="00A44603">
              <w:rPr>
                <w:color w:val="000000"/>
                <w:sz w:val="22"/>
                <w:szCs w:val="22"/>
                <w:lang w:val="en-IN" w:eastAsia="en-IN"/>
              </w:rPr>
              <w:br/>
              <w:t>2. Technical Bounces paid in same month</w:t>
            </w:r>
            <w:r w:rsidRPr="00A44603">
              <w:rPr>
                <w:color w:val="000000"/>
                <w:sz w:val="22"/>
                <w:szCs w:val="22"/>
                <w:lang w:val="en-IN" w:eastAsia="en-IN"/>
              </w:rPr>
              <w:br/>
              <w:t>3. 3 bounces paid in same month</w:t>
            </w:r>
            <w:r w:rsidRPr="00A44603">
              <w:rPr>
                <w:color w:val="000000"/>
                <w:sz w:val="22"/>
                <w:szCs w:val="22"/>
                <w:lang w:val="en-IN" w:eastAsia="en-IN"/>
              </w:rPr>
              <w:br/>
              <w:t>4. &gt;3 bounces paid after the month</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r w:rsidR="00C66B59" w:rsidRPr="00A44603" w:rsidTr="00B03612">
        <w:trPr>
          <w:trHeight w:val="1500"/>
        </w:trPr>
        <w:tc>
          <w:tcPr>
            <w:tcW w:w="642" w:type="dxa"/>
            <w:shd w:val="clear" w:color="auto" w:fill="auto"/>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17</w:t>
            </w:r>
          </w:p>
        </w:tc>
        <w:tc>
          <w:tcPr>
            <w:tcW w:w="1358"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xml:space="preserve">No of Bounces in Kinara loan track </w:t>
            </w:r>
          </w:p>
        </w:tc>
        <w:tc>
          <w:tcPr>
            <w:tcW w:w="113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124"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992"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559"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 </w:t>
            </w:r>
          </w:p>
        </w:tc>
        <w:tc>
          <w:tcPr>
            <w:tcW w:w="1843"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From Kinara records for existing customer ID for applicant/ Business</w:t>
            </w:r>
          </w:p>
        </w:tc>
        <w:tc>
          <w:tcPr>
            <w:tcW w:w="2126" w:type="dxa"/>
            <w:shd w:val="clear" w:color="auto" w:fill="auto"/>
            <w:vAlign w:val="center"/>
            <w:hideMark/>
          </w:tcPr>
          <w:p w:rsidR="00C66B59" w:rsidRPr="00A44603" w:rsidRDefault="00C66B59" w:rsidP="00B03612">
            <w:pPr>
              <w:rPr>
                <w:color w:val="000000"/>
                <w:sz w:val="22"/>
                <w:szCs w:val="22"/>
                <w:lang w:val="en-IN" w:eastAsia="en-IN"/>
              </w:rPr>
            </w:pPr>
            <w:r w:rsidRPr="00A44603">
              <w:rPr>
                <w:color w:val="000000"/>
                <w:sz w:val="22"/>
                <w:szCs w:val="22"/>
                <w:lang w:val="en-IN" w:eastAsia="en-IN"/>
              </w:rPr>
              <w:t>1. No Bounces</w:t>
            </w:r>
            <w:r w:rsidRPr="00A44603">
              <w:rPr>
                <w:color w:val="000000"/>
                <w:sz w:val="22"/>
                <w:szCs w:val="22"/>
                <w:lang w:val="en-IN" w:eastAsia="en-IN"/>
              </w:rPr>
              <w:br/>
              <w:t>2. Technical Bounces paid in same month</w:t>
            </w:r>
            <w:r w:rsidRPr="00A44603">
              <w:rPr>
                <w:color w:val="000000"/>
                <w:sz w:val="22"/>
                <w:szCs w:val="22"/>
                <w:lang w:val="en-IN" w:eastAsia="en-IN"/>
              </w:rPr>
              <w:br/>
              <w:t>3. 2 bounces paid in same month</w:t>
            </w:r>
            <w:r w:rsidRPr="00A44603">
              <w:rPr>
                <w:color w:val="000000"/>
                <w:sz w:val="22"/>
                <w:szCs w:val="22"/>
                <w:lang w:val="en-IN" w:eastAsia="en-IN"/>
              </w:rPr>
              <w:br/>
              <w:t>4. &gt;2 bounces paid after the month</w:t>
            </w:r>
          </w:p>
        </w:tc>
        <w:tc>
          <w:tcPr>
            <w:tcW w:w="1560"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1417" w:type="dxa"/>
            <w:shd w:val="clear" w:color="auto" w:fill="auto"/>
            <w:noWrap/>
            <w:vAlign w:val="center"/>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5/52%</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5</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4</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2</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0</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r w:rsidR="00C66B59" w:rsidRPr="00A44603" w:rsidTr="00B03612">
        <w:trPr>
          <w:trHeight w:val="300"/>
        </w:trPr>
        <w:tc>
          <w:tcPr>
            <w:tcW w:w="10778" w:type="dxa"/>
            <w:gridSpan w:val="8"/>
            <w:shd w:val="clear" w:color="auto" w:fill="auto"/>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CONSOLIDATED</w:t>
            </w:r>
          </w:p>
        </w:tc>
        <w:tc>
          <w:tcPr>
            <w:tcW w:w="1560"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52</w:t>
            </w:r>
          </w:p>
        </w:tc>
        <w:tc>
          <w:tcPr>
            <w:tcW w:w="1417" w:type="dxa"/>
            <w:shd w:val="clear" w:color="auto" w:fill="auto"/>
            <w:noWrap/>
            <w:vAlign w:val="center"/>
            <w:hideMark/>
          </w:tcPr>
          <w:p w:rsidR="00C66B59" w:rsidRPr="00A44603" w:rsidRDefault="00C66B59" w:rsidP="00B03612">
            <w:pPr>
              <w:jc w:val="center"/>
              <w:rPr>
                <w:b/>
                <w:bCs/>
                <w:color w:val="000000"/>
                <w:sz w:val="22"/>
                <w:szCs w:val="22"/>
                <w:lang w:val="en-IN" w:eastAsia="en-IN"/>
              </w:rPr>
            </w:pPr>
            <w:r w:rsidRPr="00A44603">
              <w:rPr>
                <w:b/>
                <w:bCs/>
                <w:color w:val="000000"/>
                <w:sz w:val="22"/>
                <w:szCs w:val="22"/>
                <w:lang w:val="en-IN" w:eastAsia="en-IN"/>
              </w:rPr>
              <w:t>100%</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2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0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c>
          <w:tcPr>
            <w:tcW w:w="460" w:type="dxa"/>
            <w:shd w:val="clear" w:color="000000" w:fill="FFFFFF"/>
            <w:vAlign w:val="bottom"/>
            <w:hideMark/>
          </w:tcPr>
          <w:p w:rsidR="00C66B59" w:rsidRPr="00A44603" w:rsidRDefault="00C66B59" w:rsidP="00B03612">
            <w:pPr>
              <w:jc w:val="center"/>
              <w:rPr>
                <w:color w:val="000000"/>
                <w:sz w:val="22"/>
                <w:szCs w:val="22"/>
                <w:lang w:val="en-IN" w:eastAsia="en-IN"/>
              </w:rPr>
            </w:pPr>
            <w:r w:rsidRPr="00A44603">
              <w:rPr>
                <w:color w:val="000000"/>
                <w:sz w:val="22"/>
                <w:szCs w:val="22"/>
                <w:lang w:val="en-IN" w:eastAsia="en-IN"/>
              </w:rPr>
              <w:t> </w:t>
            </w:r>
          </w:p>
        </w:tc>
      </w:tr>
    </w:tbl>
    <w:p w:rsidR="00C66B59" w:rsidRPr="00F02175" w:rsidRDefault="00C66B59" w:rsidP="00C66B59">
      <w:pPr>
        <w:rPr>
          <w:sz w:val="24"/>
        </w:rPr>
      </w:pPr>
    </w:p>
    <w:p w:rsidR="00A44603" w:rsidRDefault="00A44603" w:rsidP="00C66B59">
      <w:pPr>
        <w:ind w:left="1080"/>
        <w:rPr>
          <w:sz w:val="28"/>
        </w:rPr>
        <w:sectPr w:rsidR="00A44603" w:rsidSect="00A44603">
          <w:pgSz w:w="16838" w:h="11899" w:orient="landscape"/>
          <w:pgMar w:top="1560" w:right="720" w:bottom="851" w:left="720" w:header="1560" w:footer="567" w:gutter="0"/>
          <w:cols w:space="720"/>
          <w:docGrid w:linePitch="360"/>
        </w:sectPr>
      </w:pPr>
    </w:p>
    <w:p w:rsidR="00C66B59" w:rsidRDefault="00C66B59" w:rsidP="00C66B59">
      <w:pPr>
        <w:pStyle w:val="ListParagraph"/>
        <w:numPr>
          <w:ilvl w:val="0"/>
          <w:numId w:val="39"/>
        </w:numPr>
        <w:jc w:val="both"/>
        <w:rPr>
          <w:rFonts w:ascii="Times New Roman" w:hAnsi="Times New Roman"/>
          <w:sz w:val="24"/>
        </w:rPr>
      </w:pPr>
      <w:r>
        <w:rPr>
          <w:rFonts w:ascii="Times New Roman" w:hAnsi="Times New Roman"/>
          <w:sz w:val="24"/>
        </w:rPr>
        <w:lastRenderedPageBreak/>
        <w:t>For Screening Score or risk score 1 to calculate, 17 parameters are used. These 17 parameters are mentioned in the table above.</w:t>
      </w:r>
    </w:p>
    <w:p w:rsidR="00C66B59" w:rsidRDefault="00C66B59" w:rsidP="00C66B59">
      <w:pPr>
        <w:pStyle w:val="ListParagraph"/>
        <w:numPr>
          <w:ilvl w:val="0"/>
          <w:numId w:val="39"/>
        </w:numPr>
        <w:jc w:val="both"/>
        <w:rPr>
          <w:rFonts w:ascii="Times New Roman" w:hAnsi="Times New Roman"/>
          <w:sz w:val="24"/>
        </w:rPr>
      </w:pPr>
      <w:r>
        <w:rPr>
          <w:rFonts w:ascii="Times New Roman" w:hAnsi="Times New Roman"/>
          <w:sz w:val="24"/>
        </w:rPr>
        <w:t>Each parameter has maximum of five categories- 1,2,3,4 and 5 (refer column no.8)</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The weightage for each parameter is mentioned in column no. 10. The total sum of each parameter is 100%. So if the weightage is 1/52% then its weightage is 1.923%.</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Value of each parameter will fall in one of the five categories say 1,2,3,4 or 5. For each category corresponding score is also mapped in column 11,12,13,14 and 15.</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 xml:space="preserve">By using one example we will understand this case. Applicant’s age (parameter 1) is 32 years. Thus applicant is falling in category 3(Column no.8). Now we will map category with score. Category 3 has corresponding scores in column 13 which in this case (score) is 5. For parameter age, applicant has scored 5 marks. The maximum mark each parameter can earn is 5. Thus, applicant has scored 5 out of 5. </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Score calculation method: (Score/5)*(Weightage*100)</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For the given applicant’s parameter age, he has scored : (5/5)*((2/52)*100)=</w:t>
      </w:r>
      <w:r w:rsidRPr="00156C88">
        <w:rPr>
          <w:rFonts w:ascii="Times New Roman" w:hAnsi="Times New Roman"/>
          <w:sz w:val="24"/>
        </w:rPr>
        <w:t xml:space="preserve"> </w:t>
      </w:r>
      <w:r>
        <w:rPr>
          <w:rFonts w:ascii="Times New Roman" w:hAnsi="Times New Roman"/>
          <w:sz w:val="24"/>
        </w:rPr>
        <w:t>3.8461538</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The score for each parameter is necessary and applicant/business should fall in either of five categories.</w:t>
      </w:r>
    </w:p>
    <w:p w:rsidR="00C66B59" w:rsidRDefault="00C66B59" w:rsidP="00C66B59">
      <w:pPr>
        <w:pStyle w:val="ListParagraph"/>
        <w:numPr>
          <w:ilvl w:val="0"/>
          <w:numId w:val="39"/>
        </w:numPr>
        <w:rPr>
          <w:rFonts w:ascii="Times New Roman" w:hAnsi="Times New Roman"/>
          <w:sz w:val="24"/>
        </w:rPr>
      </w:pPr>
      <w:r>
        <w:rPr>
          <w:rFonts w:ascii="Times New Roman" w:hAnsi="Times New Roman"/>
          <w:sz w:val="24"/>
        </w:rPr>
        <w:t>The maximum score for each parameter is 5. Thus any parameter will not fall in more than one category. For example, for parameter age, all the categories are mutually exclusive.</w:t>
      </w:r>
    </w:p>
    <w:p w:rsidR="00C66B59" w:rsidRPr="00156C88" w:rsidRDefault="00C66B59" w:rsidP="00C66B59">
      <w:pPr>
        <w:pStyle w:val="ListParagraph"/>
        <w:numPr>
          <w:ilvl w:val="0"/>
          <w:numId w:val="39"/>
        </w:numPr>
        <w:rPr>
          <w:rFonts w:ascii="Times New Roman" w:hAnsi="Times New Roman"/>
          <w:sz w:val="24"/>
        </w:rPr>
      </w:pPr>
      <w:r>
        <w:rPr>
          <w:rFonts w:ascii="Times New Roman" w:hAnsi="Times New Roman"/>
          <w:sz w:val="24"/>
        </w:rPr>
        <w:t>The cut off score should be configurable. The score will be stored in the system only and it will not be shown anywhere.</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9" w:name="_Toc466555007"/>
      <w:r w:rsidRPr="001E2911">
        <w:rPr>
          <w:rFonts w:ascii="Times New Roman" w:hAnsi="Times New Roman" w:cs="Times New Roman"/>
          <w:b w:val="0"/>
          <w:bCs w:val="0"/>
          <w:smallCaps/>
          <w:color w:val="auto"/>
          <w:sz w:val="28"/>
          <w:szCs w:val="28"/>
        </w:rPr>
        <w:t>Upload</w:t>
      </w:r>
      <w:bookmarkEnd w:id="79"/>
    </w:p>
    <w:p w:rsidR="00C66B59" w:rsidRPr="00F02175" w:rsidRDefault="00C66B59" w:rsidP="00C66B59">
      <w:pPr>
        <w:ind w:left="1080"/>
      </w:pPr>
      <w:r>
        <w:t>-NA-</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0" w:name="_Toc466555008"/>
      <w:r w:rsidRPr="001E2911">
        <w:rPr>
          <w:rFonts w:ascii="Times New Roman" w:hAnsi="Times New Roman" w:cs="Times New Roman"/>
          <w:b w:val="0"/>
          <w:bCs w:val="0"/>
          <w:smallCaps/>
          <w:color w:val="auto"/>
          <w:sz w:val="28"/>
          <w:szCs w:val="28"/>
        </w:rPr>
        <w:t>Download</w:t>
      </w:r>
      <w:bookmarkEnd w:id="80"/>
    </w:p>
    <w:p w:rsidR="00C66B59" w:rsidRPr="00F02175" w:rsidRDefault="00C66B59" w:rsidP="00C66B59">
      <w:pPr>
        <w:ind w:left="1080"/>
      </w:pPr>
      <w:r>
        <w:t>-NA-</w:t>
      </w:r>
    </w:p>
    <w:p w:rsidR="00C66B59" w:rsidRDefault="00C66B59" w:rsidP="00C66B59">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1" w:name="_Toc466555009"/>
      <w:r w:rsidRPr="001E2911">
        <w:rPr>
          <w:rFonts w:ascii="Times New Roman" w:hAnsi="Times New Roman" w:cs="Times New Roman"/>
          <w:b w:val="0"/>
          <w:bCs w:val="0"/>
          <w:smallCaps/>
          <w:color w:val="auto"/>
          <w:sz w:val="28"/>
          <w:szCs w:val="28"/>
        </w:rPr>
        <w:t>Reports</w:t>
      </w:r>
      <w:bookmarkEnd w:id="81"/>
    </w:p>
    <w:p w:rsidR="00C66B59" w:rsidRPr="00F02175" w:rsidRDefault="00C66B59" w:rsidP="00C66B59">
      <w:pPr>
        <w:pStyle w:val="ListParagraph"/>
        <w:ind w:firstLine="360"/>
      </w:pPr>
      <w:r>
        <w:t>-</w:t>
      </w:r>
      <w:r w:rsidRPr="00F02175">
        <w:rPr>
          <w:rFonts w:ascii="Times New Roman" w:eastAsia="Times New Roman" w:hAnsi="Times New Roman"/>
          <w:sz w:val="20"/>
          <w:szCs w:val="20"/>
          <w:lang w:val="en-US"/>
        </w:rPr>
        <w:t>NA</w:t>
      </w:r>
      <w:r>
        <w:t>-</w:t>
      </w:r>
    </w:p>
    <w:p w:rsidR="00B03612" w:rsidRDefault="00B03612" w:rsidP="007A11B8"/>
    <w:sectPr w:rsidR="00B03612" w:rsidSect="00A44603">
      <w:pgSz w:w="11899" w:h="16838"/>
      <w:pgMar w:top="720" w:right="851" w:bottom="720" w:left="1560" w:header="156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108" w:rsidRDefault="00955108" w:rsidP="00922FFE">
      <w:r>
        <w:separator/>
      </w:r>
    </w:p>
  </w:endnote>
  <w:endnote w:type="continuationSeparator" w:id="0">
    <w:p w:rsidR="00955108" w:rsidRDefault="00955108" w:rsidP="00922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191442"/>
      <w:docPartObj>
        <w:docPartGallery w:val="Page Numbers (Bottom of Page)"/>
        <w:docPartUnique/>
      </w:docPartObj>
    </w:sdtPr>
    <w:sdtEndPr>
      <w:rPr>
        <w:noProof/>
      </w:rPr>
    </w:sdtEndPr>
    <w:sdtContent>
      <w:p w:rsidR="000D4DE1" w:rsidRDefault="000D4DE1">
        <w:pPr>
          <w:pStyle w:val="Footer"/>
          <w:jc w:val="right"/>
        </w:pPr>
        <w:r>
          <w:fldChar w:fldCharType="begin"/>
        </w:r>
        <w:r>
          <w:instrText xml:space="preserve"> PAGE   \* MERGEFORMAT </w:instrText>
        </w:r>
        <w:r>
          <w:fldChar w:fldCharType="separate"/>
        </w:r>
        <w:r w:rsidR="00295D20">
          <w:rPr>
            <w:noProof/>
          </w:rPr>
          <w:t>52</w:t>
        </w:r>
        <w:r>
          <w:rPr>
            <w:noProof/>
          </w:rPr>
          <w:fldChar w:fldCharType="end"/>
        </w:r>
      </w:p>
    </w:sdtContent>
  </w:sdt>
  <w:p w:rsidR="000D4DE1" w:rsidRPr="004E49BF" w:rsidRDefault="000D4DE1" w:rsidP="00B03612">
    <w:pPr>
      <w:pStyle w:val="Footer"/>
      <w:tabs>
        <w:tab w:val="clear" w:pos="4320"/>
        <w:tab w:val="clear" w:pos="8640"/>
        <w:tab w:val="left" w:pos="3383"/>
      </w:tabs>
      <w:rPr>
        <w:rFonts w:ascii="Britannic Bold" w:hAnsi="Britannic Bold"/>
        <w:color w:val="4F515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108" w:rsidRDefault="00955108" w:rsidP="00922FFE">
      <w:r>
        <w:separator/>
      </w:r>
    </w:p>
  </w:footnote>
  <w:footnote w:type="continuationSeparator" w:id="0">
    <w:p w:rsidR="00955108" w:rsidRDefault="00955108" w:rsidP="00922F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DE1" w:rsidRDefault="000D4DE1" w:rsidP="00B03612">
    <w:pPr>
      <w:pStyle w:val="Header"/>
      <w:ind w:hanging="567"/>
    </w:pPr>
    <w:r>
      <w:rPr>
        <w:noProof/>
        <w:lang w:val="en-IN" w:eastAsia="en-IN"/>
      </w:rPr>
      <w:drawing>
        <wp:anchor distT="0" distB="0" distL="114300" distR="114300" simplePos="0" relativeHeight="251660288" behindDoc="1" locked="0" layoutInCell="1" allowOverlap="1" wp14:anchorId="1BAE879D" wp14:editId="11954956">
          <wp:simplePos x="0" y="0"/>
          <wp:positionH relativeFrom="column">
            <wp:posOffset>-342900</wp:posOffset>
          </wp:positionH>
          <wp:positionV relativeFrom="paragraph">
            <wp:posOffset>-716280</wp:posOffset>
          </wp:positionV>
          <wp:extent cx="1612900" cy="736600"/>
          <wp:effectExtent l="0" t="0" r="0" b="0"/>
          <wp:wrapNone/>
          <wp:docPr id="23" name="Picture 23" descr="Rural finance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ral finance RGB"/>
                  <pic:cNvPicPr>
                    <a:picLocks noChangeAspect="1" noChangeArrowheads="1"/>
                  </pic:cNvPicPr>
                </pic:nvPicPr>
                <pic:blipFill>
                  <a:blip r:embed="rId1"/>
                  <a:srcRect/>
                  <a:stretch>
                    <a:fillRect/>
                  </a:stretch>
                </pic:blipFill>
                <pic:spPr bwMode="auto">
                  <a:xfrm>
                    <a:off x="0" y="0"/>
                    <a:ext cx="1612900" cy="73660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272B1DAB" wp14:editId="3C1DF027">
              <wp:simplePos x="0" y="0"/>
              <wp:positionH relativeFrom="column">
                <wp:posOffset>1343660</wp:posOffset>
              </wp:positionH>
              <wp:positionV relativeFrom="paragraph">
                <wp:posOffset>-14605</wp:posOffset>
              </wp:positionV>
              <wp:extent cx="5400040" cy="17780"/>
              <wp:effectExtent l="0" t="0" r="0" b="127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4F5150"/>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05.8pt;margin-top:-1.15pt;width:425.2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" fillcolor="#4f5150" stroked="f" strokecolor="#4a7ebb" strokeweight="1.5pt">
              <v:shadow opacity="22938f" offset="0"/>
              <v:textbox inset=",7.2pt,,7.2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1A6"/>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742F9B"/>
    <w:multiLevelType w:val="hybridMultilevel"/>
    <w:tmpl w:val="FCC262F2"/>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EA18E0"/>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9C16EB9"/>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F1271C"/>
    <w:multiLevelType w:val="multilevel"/>
    <w:tmpl w:val="1A2C5F6A"/>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8E2A23"/>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1A17F32"/>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57C7B02"/>
    <w:multiLevelType w:val="hybridMultilevel"/>
    <w:tmpl w:val="8E52757E"/>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DF78B2"/>
    <w:multiLevelType w:val="hybridMultilevel"/>
    <w:tmpl w:val="924AB7A8"/>
    <w:lvl w:ilvl="0" w:tplc="7EA856D4">
      <w:start w:val="10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4E0739"/>
    <w:multiLevelType w:val="hybridMultilevel"/>
    <w:tmpl w:val="84F6374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238E34CD"/>
    <w:multiLevelType w:val="hybridMultilevel"/>
    <w:tmpl w:val="D8663B0C"/>
    <w:lvl w:ilvl="0" w:tplc="EFA6663E">
      <w:start w:val="2"/>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64E8B828">
      <w:start w:val="5"/>
      <w:numFmt w:val="decimal"/>
      <w:lvlText w:val="%4"/>
      <w:lvlJc w:val="left"/>
      <w:pPr>
        <w:ind w:left="2880" w:hanging="360"/>
      </w:pPr>
      <w:rPr>
        <w:rFonts w:hint="default"/>
      </w:rPr>
    </w:lvl>
    <w:lvl w:ilvl="4" w:tplc="833CF628">
      <w:start w:val="1"/>
      <w:numFmt w:val="lowerLetter"/>
      <w:lvlText w:val="%5)"/>
      <w:lvlJc w:val="left"/>
      <w:pPr>
        <w:ind w:left="433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226611"/>
    <w:multiLevelType w:val="multilevel"/>
    <w:tmpl w:val="C19402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1746236"/>
    <w:multiLevelType w:val="hybridMultilevel"/>
    <w:tmpl w:val="ECE23594"/>
    <w:lvl w:ilvl="0" w:tplc="EA14C7A0">
      <w:start w:val="1"/>
      <w:numFmt w:val="lowerLetter"/>
      <w:lvlText w:val="%1)"/>
      <w:lvlJc w:val="left"/>
      <w:pPr>
        <w:ind w:left="720" w:hanging="360"/>
      </w:pPr>
      <w:rPr>
        <w:rFonts w:asciiTheme="minorHAnsi" w:eastAsia="Calibri" w:hAnsiTheme="minorHAnsi"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D960A1"/>
    <w:multiLevelType w:val="hybridMultilevel"/>
    <w:tmpl w:val="8A4020EA"/>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33652EA"/>
    <w:multiLevelType w:val="hybridMultilevel"/>
    <w:tmpl w:val="239ECA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4247CE2"/>
    <w:multiLevelType w:val="hybridMultilevel"/>
    <w:tmpl w:val="11E2669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E7AA1AC8">
      <w:start w:val="1"/>
      <w:numFmt w:val="upp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6D64ED"/>
    <w:multiLevelType w:val="hybridMultilevel"/>
    <w:tmpl w:val="727203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A504304"/>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B6B4580"/>
    <w:multiLevelType w:val="hybridMultilevel"/>
    <w:tmpl w:val="878A27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D3714D5"/>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F5A1379"/>
    <w:multiLevelType w:val="hybridMultilevel"/>
    <w:tmpl w:val="596E3964"/>
    <w:lvl w:ilvl="0" w:tplc="1708FD06">
      <w:start w:val="1"/>
      <w:numFmt w:val="lowerLetter"/>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3FEF72E4"/>
    <w:multiLevelType w:val="hybridMultilevel"/>
    <w:tmpl w:val="E4645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E74727"/>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5F8772E"/>
    <w:multiLevelType w:val="hybridMultilevel"/>
    <w:tmpl w:val="461AB4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D171AB"/>
    <w:multiLevelType w:val="hybridMultilevel"/>
    <w:tmpl w:val="08E47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A16553"/>
    <w:multiLevelType w:val="multilevel"/>
    <w:tmpl w:val="C2C82F8A"/>
    <w:lvl w:ilvl="0">
      <w:start w:val="1"/>
      <w:numFmt w:val="decimal"/>
      <w:lvlText w:val="%1."/>
      <w:lvlJc w:val="left"/>
      <w:pPr>
        <w:ind w:left="1440" w:hanging="360"/>
      </w:pPr>
      <w:rPr>
        <w:rFonts w:hint="default"/>
      </w:rPr>
    </w:lvl>
    <w:lvl w:ilvl="1">
      <w:start w:val="1"/>
      <w:numFmt w:val="decimal"/>
      <w:isLgl/>
      <w:lvlText w:val="%1.%2"/>
      <w:lvlJc w:val="left"/>
      <w:pPr>
        <w:ind w:left="1713" w:hanging="7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1080"/>
      </w:pPr>
      <w:rPr>
        <w:rFonts w:hint="default"/>
      </w:rPr>
    </w:lvl>
    <w:lvl w:ilvl="4">
      <w:start w:val="1"/>
      <w:numFmt w:val="bullet"/>
      <w:lvlText w:val=""/>
      <w:lvlJc w:val="left"/>
      <w:pPr>
        <w:ind w:left="2520" w:hanging="1440"/>
      </w:pPr>
      <w:rPr>
        <w:rFonts w:ascii="Symbol" w:hAnsi="Symbol"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nsid w:val="4A7939A6"/>
    <w:multiLevelType w:val="hybridMultilevel"/>
    <w:tmpl w:val="140E9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08B2D7D"/>
    <w:multiLevelType w:val="hybridMultilevel"/>
    <w:tmpl w:val="EE0E3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3732C01"/>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4173F50"/>
    <w:multiLevelType w:val="hybridMultilevel"/>
    <w:tmpl w:val="88D86554"/>
    <w:lvl w:ilvl="0" w:tplc="B8C6FA1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54B163C3"/>
    <w:multiLevelType w:val="hybridMultilevel"/>
    <w:tmpl w:val="D7EE4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B952EC7"/>
    <w:multiLevelType w:val="hybridMultilevel"/>
    <w:tmpl w:val="DF402994"/>
    <w:lvl w:ilvl="0" w:tplc="88083AD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F632288"/>
    <w:multiLevelType w:val="hybridMultilevel"/>
    <w:tmpl w:val="8F949A7A"/>
    <w:lvl w:ilvl="0" w:tplc="69BA7074">
      <w:start w:val="5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05B4AB1"/>
    <w:multiLevelType w:val="hybridMultilevel"/>
    <w:tmpl w:val="54D6F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26050EE"/>
    <w:multiLevelType w:val="multilevel"/>
    <w:tmpl w:val="182EEC54"/>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3CB2E16"/>
    <w:multiLevelType w:val="hybridMultilevel"/>
    <w:tmpl w:val="8E1E8BB2"/>
    <w:lvl w:ilvl="0" w:tplc="88083AD2">
      <w:start w:val="1"/>
      <w:numFmt w:val="lowerRoman"/>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A7E401F"/>
    <w:multiLevelType w:val="hybridMultilevel"/>
    <w:tmpl w:val="10D40384"/>
    <w:lvl w:ilvl="0" w:tplc="47C834DA">
      <w:start w:val="500"/>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6E810AC1"/>
    <w:multiLevelType w:val="multilevel"/>
    <w:tmpl w:val="6C9285D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22D078D"/>
    <w:multiLevelType w:val="hybridMultilevel"/>
    <w:tmpl w:val="9F6A221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9">
    <w:nsid w:val="7FF23717"/>
    <w:multiLevelType w:val="hybridMultilevel"/>
    <w:tmpl w:val="F1665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6"/>
  </w:num>
  <w:num w:numId="3">
    <w:abstractNumId w:val="26"/>
  </w:num>
  <w:num w:numId="4">
    <w:abstractNumId w:val="0"/>
  </w:num>
  <w:num w:numId="5">
    <w:abstractNumId w:val="3"/>
  </w:num>
  <w:num w:numId="6">
    <w:abstractNumId w:val="27"/>
  </w:num>
  <w:num w:numId="7">
    <w:abstractNumId w:val="15"/>
  </w:num>
  <w:num w:numId="8">
    <w:abstractNumId w:val="9"/>
  </w:num>
  <w:num w:numId="9">
    <w:abstractNumId w:val="7"/>
  </w:num>
  <w:num w:numId="10">
    <w:abstractNumId w:val="11"/>
  </w:num>
  <w:num w:numId="11">
    <w:abstractNumId w:val="14"/>
  </w:num>
  <w:num w:numId="12">
    <w:abstractNumId w:val="21"/>
  </w:num>
  <w:num w:numId="13">
    <w:abstractNumId w:val="31"/>
  </w:num>
  <w:num w:numId="14">
    <w:abstractNumId w:val="35"/>
  </w:num>
  <w:num w:numId="15">
    <w:abstractNumId w:val="10"/>
  </w:num>
  <w:num w:numId="16">
    <w:abstractNumId w:val="8"/>
  </w:num>
  <w:num w:numId="17">
    <w:abstractNumId w:val="32"/>
  </w:num>
  <w:num w:numId="18">
    <w:abstractNumId w:val="36"/>
  </w:num>
  <w:num w:numId="19">
    <w:abstractNumId w:val="28"/>
  </w:num>
  <w:num w:numId="20">
    <w:abstractNumId w:val="1"/>
  </w:num>
  <w:num w:numId="21">
    <w:abstractNumId w:val="20"/>
  </w:num>
  <w:num w:numId="22">
    <w:abstractNumId w:val="12"/>
  </w:num>
  <w:num w:numId="23">
    <w:abstractNumId w:val="37"/>
  </w:num>
  <w:num w:numId="24">
    <w:abstractNumId w:val="4"/>
  </w:num>
  <w:num w:numId="25">
    <w:abstractNumId w:val="17"/>
  </w:num>
  <w:num w:numId="26">
    <w:abstractNumId w:val="5"/>
  </w:num>
  <w:num w:numId="27">
    <w:abstractNumId w:val="2"/>
  </w:num>
  <w:num w:numId="28">
    <w:abstractNumId w:val="34"/>
  </w:num>
  <w:num w:numId="29">
    <w:abstractNumId w:val="13"/>
  </w:num>
  <w:num w:numId="30">
    <w:abstractNumId w:val="22"/>
  </w:num>
  <w:num w:numId="31">
    <w:abstractNumId w:val="23"/>
  </w:num>
  <w:num w:numId="32">
    <w:abstractNumId w:val="30"/>
  </w:num>
  <w:num w:numId="33">
    <w:abstractNumId w:val="16"/>
  </w:num>
  <w:num w:numId="34">
    <w:abstractNumId w:val="39"/>
  </w:num>
  <w:num w:numId="35">
    <w:abstractNumId w:val="33"/>
  </w:num>
  <w:num w:numId="36">
    <w:abstractNumId w:val="18"/>
  </w:num>
  <w:num w:numId="37">
    <w:abstractNumId w:val="29"/>
  </w:num>
  <w:num w:numId="38">
    <w:abstractNumId w:val="38"/>
  </w:num>
  <w:num w:numId="39">
    <w:abstractNumId w:val="24"/>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B59"/>
    <w:rsid w:val="00032E64"/>
    <w:rsid w:val="000C7770"/>
    <w:rsid w:val="000D4DE1"/>
    <w:rsid w:val="00116762"/>
    <w:rsid w:val="00295D20"/>
    <w:rsid w:val="002A1A41"/>
    <w:rsid w:val="00355DC2"/>
    <w:rsid w:val="004B164B"/>
    <w:rsid w:val="00546B9B"/>
    <w:rsid w:val="005850F1"/>
    <w:rsid w:val="00595233"/>
    <w:rsid w:val="006C2174"/>
    <w:rsid w:val="007A11B8"/>
    <w:rsid w:val="007D41DC"/>
    <w:rsid w:val="00881F5F"/>
    <w:rsid w:val="008C3AB0"/>
    <w:rsid w:val="00922FFE"/>
    <w:rsid w:val="00955108"/>
    <w:rsid w:val="009848E6"/>
    <w:rsid w:val="00A44603"/>
    <w:rsid w:val="00AD5F43"/>
    <w:rsid w:val="00B03612"/>
    <w:rsid w:val="00B95D85"/>
    <w:rsid w:val="00C66B59"/>
    <w:rsid w:val="00D05D6C"/>
    <w:rsid w:val="00D3630F"/>
    <w:rsid w:val="00D77F4A"/>
    <w:rsid w:val="00DA51C5"/>
    <w:rsid w:val="00DB379A"/>
    <w:rsid w:val="00EC336F"/>
    <w:rsid w:val="00FD0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9"/>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66B59"/>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C66B5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6B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B59"/>
    <w:rPr>
      <w:rFonts w:ascii="Times New Roman" w:eastAsiaTheme="majorEastAsia" w:hAnsi="Times New Roman" w:cstheme="majorBidi"/>
      <w:b/>
      <w:bCs/>
      <w:kern w:val="32"/>
      <w:sz w:val="28"/>
      <w:szCs w:val="32"/>
    </w:rPr>
  </w:style>
  <w:style w:type="character" w:customStyle="1" w:styleId="Heading2Char">
    <w:name w:val="Heading 2 Char"/>
    <w:basedOn w:val="DefaultParagraphFont"/>
    <w:link w:val="Heading2"/>
    <w:uiPriority w:val="9"/>
    <w:rsid w:val="00C66B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6B59"/>
    <w:rPr>
      <w:rFonts w:asciiTheme="majorHAnsi" w:eastAsiaTheme="majorEastAsia" w:hAnsiTheme="majorHAnsi" w:cstheme="majorBidi"/>
      <w:b/>
      <w:bCs/>
      <w:color w:val="4F81BD" w:themeColor="accent1"/>
      <w:sz w:val="20"/>
      <w:szCs w:val="20"/>
    </w:rPr>
  </w:style>
  <w:style w:type="paragraph" w:styleId="Header">
    <w:name w:val="header"/>
    <w:basedOn w:val="Normal"/>
    <w:link w:val="HeaderChar"/>
    <w:unhideWhenUsed/>
    <w:rsid w:val="00C66B59"/>
    <w:pPr>
      <w:tabs>
        <w:tab w:val="center" w:pos="4320"/>
        <w:tab w:val="right" w:pos="8640"/>
      </w:tabs>
    </w:pPr>
  </w:style>
  <w:style w:type="character" w:customStyle="1" w:styleId="HeaderChar">
    <w:name w:val="Header Char"/>
    <w:basedOn w:val="DefaultParagraphFont"/>
    <w:link w:val="Header"/>
    <w:rsid w:val="00C66B5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66B59"/>
    <w:pPr>
      <w:tabs>
        <w:tab w:val="center" w:pos="4320"/>
        <w:tab w:val="right" w:pos="8640"/>
      </w:tabs>
    </w:pPr>
  </w:style>
  <w:style w:type="character" w:customStyle="1" w:styleId="FooterChar">
    <w:name w:val="Footer Char"/>
    <w:basedOn w:val="DefaultParagraphFont"/>
    <w:link w:val="Footer"/>
    <w:uiPriority w:val="99"/>
    <w:rsid w:val="00C66B59"/>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C66B59"/>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C66B59"/>
    <w:rPr>
      <w:rFonts w:ascii="Times New Roman" w:eastAsiaTheme="majorEastAsia" w:hAnsi="Times New Roman" w:cstheme="majorBidi"/>
      <w:b/>
      <w:bCs/>
      <w:kern w:val="28"/>
      <w:sz w:val="28"/>
      <w:szCs w:val="32"/>
    </w:rPr>
  </w:style>
  <w:style w:type="character" w:styleId="Hyperlink">
    <w:name w:val="Hyperlink"/>
    <w:uiPriority w:val="99"/>
    <w:rsid w:val="00C66B59"/>
    <w:rPr>
      <w:color w:val="0000FF"/>
      <w:u w:val="single"/>
    </w:rPr>
  </w:style>
  <w:style w:type="paragraph" w:styleId="TOC1">
    <w:name w:val="toc 1"/>
    <w:basedOn w:val="Normal"/>
    <w:next w:val="Normal"/>
    <w:autoRedefine/>
    <w:uiPriority w:val="39"/>
    <w:rsid w:val="00C66B59"/>
    <w:pPr>
      <w:tabs>
        <w:tab w:val="left" w:pos="660"/>
        <w:tab w:val="right" w:leader="dot" w:pos="9053"/>
      </w:tabs>
      <w:spacing w:after="200" w:line="276" w:lineRule="auto"/>
    </w:pPr>
    <w:rPr>
      <w:sz w:val="24"/>
    </w:rPr>
  </w:style>
  <w:style w:type="paragraph" w:styleId="ListParagraph">
    <w:name w:val="List Paragraph"/>
    <w:basedOn w:val="Normal"/>
    <w:uiPriority w:val="34"/>
    <w:qFormat/>
    <w:rsid w:val="00C66B59"/>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C66B59"/>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C66B59"/>
    <w:rPr>
      <w:rFonts w:eastAsiaTheme="minorEastAsia"/>
      <w:lang w:eastAsia="ja-JP"/>
    </w:rPr>
  </w:style>
  <w:style w:type="character" w:customStyle="1" w:styleId="NoSpacingChar">
    <w:name w:val="No Spacing Char"/>
    <w:basedOn w:val="DefaultParagraphFont"/>
    <w:link w:val="NoSpacing"/>
    <w:uiPriority w:val="1"/>
    <w:rsid w:val="00C66B59"/>
    <w:rPr>
      <w:rFonts w:eastAsiaTheme="minorEastAsia"/>
      <w:lang w:eastAsia="ja-JP"/>
    </w:rPr>
  </w:style>
  <w:style w:type="paragraph" w:styleId="BalloonText">
    <w:name w:val="Balloon Text"/>
    <w:basedOn w:val="Normal"/>
    <w:link w:val="BalloonTextChar"/>
    <w:uiPriority w:val="99"/>
    <w:semiHidden/>
    <w:unhideWhenUsed/>
    <w:rsid w:val="00C66B59"/>
    <w:rPr>
      <w:rFonts w:ascii="Tahoma" w:hAnsi="Tahoma" w:cs="Tahoma"/>
      <w:sz w:val="16"/>
      <w:szCs w:val="16"/>
    </w:rPr>
  </w:style>
  <w:style w:type="character" w:customStyle="1" w:styleId="BalloonTextChar">
    <w:name w:val="Balloon Text Char"/>
    <w:basedOn w:val="DefaultParagraphFont"/>
    <w:link w:val="BalloonText"/>
    <w:uiPriority w:val="99"/>
    <w:semiHidden/>
    <w:rsid w:val="00C66B59"/>
    <w:rPr>
      <w:rFonts w:ascii="Tahoma" w:eastAsia="Times New Roman" w:hAnsi="Tahoma" w:cs="Tahoma"/>
      <w:sz w:val="16"/>
      <w:szCs w:val="16"/>
    </w:rPr>
  </w:style>
  <w:style w:type="paragraph" w:styleId="TOC2">
    <w:name w:val="toc 2"/>
    <w:basedOn w:val="Normal"/>
    <w:next w:val="Normal"/>
    <w:autoRedefine/>
    <w:uiPriority w:val="39"/>
    <w:unhideWhenUsed/>
    <w:rsid w:val="00C66B59"/>
    <w:pPr>
      <w:spacing w:after="100"/>
      <w:ind w:left="200"/>
    </w:pPr>
  </w:style>
  <w:style w:type="paragraph" w:styleId="TOC3">
    <w:name w:val="toc 3"/>
    <w:basedOn w:val="Normal"/>
    <w:next w:val="Normal"/>
    <w:autoRedefine/>
    <w:uiPriority w:val="39"/>
    <w:unhideWhenUsed/>
    <w:rsid w:val="00C66B59"/>
    <w:pPr>
      <w:spacing w:after="100"/>
      <w:ind w:left="400"/>
    </w:pPr>
  </w:style>
  <w:style w:type="table" w:styleId="TableGrid">
    <w:name w:val="Table Grid"/>
    <w:basedOn w:val="TableNormal"/>
    <w:uiPriority w:val="59"/>
    <w:rsid w:val="00C66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9"/>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66B59"/>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C66B5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6B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B59"/>
    <w:rPr>
      <w:rFonts w:ascii="Times New Roman" w:eastAsiaTheme="majorEastAsia" w:hAnsi="Times New Roman" w:cstheme="majorBidi"/>
      <w:b/>
      <w:bCs/>
      <w:kern w:val="32"/>
      <w:sz w:val="28"/>
      <w:szCs w:val="32"/>
    </w:rPr>
  </w:style>
  <w:style w:type="character" w:customStyle="1" w:styleId="Heading2Char">
    <w:name w:val="Heading 2 Char"/>
    <w:basedOn w:val="DefaultParagraphFont"/>
    <w:link w:val="Heading2"/>
    <w:uiPriority w:val="9"/>
    <w:rsid w:val="00C66B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6B59"/>
    <w:rPr>
      <w:rFonts w:asciiTheme="majorHAnsi" w:eastAsiaTheme="majorEastAsia" w:hAnsiTheme="majorHAnsi" w:cstheme="majorBidi"/>
      <w:b/>
      <w:bCs/>
      <w:color w:val="4F81BD" w:themeColor="accent1"/>
      <w:sz w:val="20"/>
      <w:szCs w:val="20"/>
    </w:rPr>
  </w:style>
  <w:style w:type="paragraph" w:styleId="Header">
    <w:name w:val="header"/>
    <w:basedOn w:val="Normal"/>
    <w:link w:val="HeaderChar"/>
    <w:unhideWhenUsed/>
    <w:rsid w:val="00C66B59"/>
    <w:pPr>
      <w:tabs>
        <w:tab w:val="center" w:pos="4320"/>
        <w:tab w:val="right" w:pos="8640"/>
      </w:tabs>
    </w:pPr>
  </w:style>
  <w:style w:type="character" w:customStyle="1" w:styleId="HeaderChar">
    <w:name w:val="Header Char"/>
    <w:basedOn w:val="DefaultParagraphFont"/>
    <w:link w:val="Header"/>
    <w:rsid w:val="00C66B5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66B59"/>
    <w:pPr>
      <w:tabs>
        <w:tab w:val="center" w:pos="4320"/>
        <w:tab w:val="right" w:pos="8640"/>
      </w:tabs>
    </w:pPr>
  </w:style>
  <w:style w:type="character" w:customStyle="1" w:styleId="FooterChar">
    <w:name w:val="Footer Char"/>
    <w:basedOn w:val="DefaultParagraphFont"/>
    <w:link w:val="Footer"/>
    <w:uiPriority w:val="99"/>
    <w:rsid w:val="00C66B59"/>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C66B59"/>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C66B59"/>
    <w:rPr>
      <w:rFonts w:ascii="Times New Roman" w:eastAsiaTheme="majorEastAsia" w:hAnsi="Times New Roman" w:cstheme="majorBidi"/>
      <w:b/>
      <w:bCs/>
      <w:kern w:val="28"/>
      <w:sz w:val="28"/>
      <w:szCs w:val="32"/>
    </w:rPr>
  </w:style>
  <w:style w:type="character" w:styleId="Hyperlink">
    <w:name w:val="Hyperlink"/>
    <w:uiPriority w:val="99"/>
    <w:rsid w:val="00C66B59"/>
    <w:rPr>
      <w:color w:val="0000FF"/>
      <w:u w:val="single"/>
    </w:rPr>
  </w:style>
  <w:style w:type="paragraph" w:styleId="TOC1">
    <w:name w:val="toc 1"/>
    <w:basedOn w:val="Normal"/>
    <w:next w:val="Normal"/>
    <w:autoRedefine/>
    <w:uiPriority w:val="39"/>
    <w:rsid w:val="00C66B59"/>
    <w:pPr>
      <w:tabs>
        <w:tab w:val="left" w:pos="660"/>
        <w:tab w:val="right" w:leader="dot" w:pos="9053"/>
      </w:tabs>
      <w:spacing w:after="200" w:line="276" w:lineRule="auto"/>
    </w:pPr>
    <w:rPr>
      <w:sz w:val="24"/>
    </w:rPr>
  </w:style>
  <w:style w:type="paragraph" w:styleId="ListParagraph">
    <w:name w:val="List Paragraph"/>
    <w:basedOn w:val="Normal"/>
    <w:uiPriority w:val="34"/>
    <w:qFormat/>
    <w:rsid w:val="00C66B59"/>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C66B59"/>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C66B59"/>
    <w:rPr>
      <w:rFonts w:eastAsiaTheme="minorEastAsia"/>
      <w:lang w:eastAsia="ja-JP"/>
    </w:rPr>
  </w:style>
  <w:style w:type="character" w:customStyle="1" w:styleId="NoSpacingChar">
    <w:name w:val="No Spacing Char"/>
    <w:basedOn w:val="DefaultParagraphFont"/>
    <w:link w:val="NoSpacing"/>
    <w:uiPriority w:val="1"/>
    <w:rsid w:val="00C66B59"/>
    <w:rPr>
      <w:rFonts w:eastAsiaTheme="minorEastAsia"/>
      <w:lang w:eastAsia="ja-JP"/>
    </w:rPr>
  </w:style>
  <w:style w:type="paragraph" w:styleId="BalloonText">
    <w:name w:val="Balloon Text"/>
    <w:basedOn w:val="Normal"/>
    <w:link w:val="BalloonTextChar"/>
    <w:uiPriority w:val="99"/>
    <w:semiHidden/>
    <w:unhideWhenUsed/>
    <w:rsid w:val="00C66B59"/>
    <w:rPr>
      <w:rFonts w:ascii="Tahoma" w:hAnsi="Tahoma" w:cs="Tahoma"/>
      <w:sz w:val="16"/>
      <w:szCs w:val="16"/>
    </w:rPr>
  </w:style>
  <w:style w:type="character" w:customStyle="1" w:styleId="BalloonTextChar">
    <w:name w:val="Balloon Text Char"/>
    <w:basedOn w:val="DefaultParagraphFont"/>
    <w:link w:val="BalloonText"/>
    <w:uiPriority w:val="99"/>
    <w:semiHidden/>
    <w:rsid w:val="00C66B59"/>
    <w:rPr>
      <w:rFonts w:ascii="Tahoma" w:eastAsia="Times New Roman" w:hAnsi="Tahoma" w:cs="Tahoma"/>
      <w:sz w:val="16"/>
      <w:szCs w:val="16"/>
    </w:rPr>
  </w:style>
  <w:style w:type="paragraph" w:styleId="TOC2">
    <w:name w:val="toc 2"/>
    <w:basedOn w:val="Normal"/>
    <w:next w:val="Normal"/>
    <w:autoRedefine/>
    <w:uiPriority w:val="39"/>
    <w:unhideWhenUsed/>
    <w:rsid w:val="00C66B59"/>
    <w:pPr>
      <w:spacing w:after="100"/>
      <w:ind w:left="200"/>
    </w:pPr>
  </w:style>
  <w:style w:type="paragraph" w:styleId="TOC3">
    <w:name w:val="toc 3"/>
    <w:basedOn w:val="Normal"/>
    <w:next w:val="Normal"/>
    <w:autoRedefine/>
    <w:uiPriority w:val="39"/>
    <w:unhideWhenUsed/>
    <w:rsid w:val="00C66B59"/>
    <w:pPr>
      <w:spacing w:after="100"/>
      <w:ind w:left="400"/>
    </w:pPr>
  </w:style>
  <w:style w:type="table" w:styleId="TableGrid">
    <w:name w:val="Table Grid"/>
    <w:basedOn w:val="TableNormal"/>
    <w:uiPriority w:val="59"/>
    <w:rsid w:val="00C66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A7F1D-461F-4964-9A3E-A0CB730E3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58</Pages>
  <Words>5938</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SCREENING </vt:lpstr>
    </vt:vector>
  </TitlesOfParts>
  <Company>IFMR RURAL FINANCE</Company>
  <LinksUpToDate>false</LinksUpToDate>
  <CharactersWithSpaces>39712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SCREENING </dc:title>
  <dc:creator>Namita Sivasankaran</dc:creator>
  <cp:lastModifiedBy>Namita Sivasankaran</cp:lastModifiedBy>
  <cp:revision>6</cp:revision>
  <dcterms:created xsi:type="dcterms:W3CDTF">2016-11-10T08:18:00Z</dcterms:created>
  <dcterms:modified xsi:type="dcterms:W3CDTF">2016-11-10T10:28:00Z</dcterms:modified>
</cp:coreProperties>
</file>