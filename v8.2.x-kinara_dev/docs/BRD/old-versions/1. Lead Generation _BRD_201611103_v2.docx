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357ACA" w:rsidRDefault="00E37DC1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357ACA" w:rsidRDefault="00E37DC1" w:rsidP="005B1F8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en-IN"/>
                      </w:rPr>
                      <w:t>Lead Generation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357ACA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E37DC1" w:rsidP="00D951CD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2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E37DC1" w:rsidP="005B1F8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12/9/2016</w:t>
                    </w:r>
                  </w:p>
                </w:tc>
              </w:sdtContent>
            </w:sdt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c>
              <w:tcPr>
                <w:tcW w:w="5000" w:type="pct"/>
              </w:tcPr>
              <w:p w:rsidR="00602154" w:rsidRPr="00357ACA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  <w:r w:rsidRPr="00357ACA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357ACA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357ACA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6A1DFE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54238B">
            <w:fldChar w:fldCharType="begin"/>
          </w:r>
          <w:r w:rsidRPr="0019430F">
            <w:instrText xml:space="preserve"> TOC \o "1-3" \h \z \u </w:instrText>
          </w:r>
          <w:r w:rsidRPr="00357ACA">
            <w:fldChar w:fldCharType="separate"/>
          </w:r>
          <w:hyperlink w:anchor="_Toc465872963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_Toc465872963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5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6" w:history="1">
            <w:r w:rsidRPr="00485EB8">
              <w:rPr>
                <w:rStyle w:val="Hyperlink"/>
                <w:smallCaps/>
                <w:noProof/>
                <w:spacing w:val="5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Stage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7" w:history="1">
            <w:r w:rsidRPr="00485EB8">
              <w:rPr>
                <w:rStyle w:val="Hyperlink"/>
                <w:smallCaps/>
                <w:noProof/>
                <w:spacing w:val="5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Stage-role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8" w:history="1">
            <w:r w:rsidRPr="00485EB8">
              <w:rPr>
                <w:rStyle w:val="Hyperlink"/>
                <w:smallCaps/>
                <w:noProof/>
                <w:spacing w:val="5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Bulk lead data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9" w:history="1">
            <w:r w:rsidRPr="00485EB8">
              <w:rPr>
                <w:rStyle w:val="Hyperlink"/>
                <w:smallCap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UI specification (Data Upload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0" w:history="1">
            <w:r w:rsidRPr="00485EB8">
              <w:rPr>
                <w:rStyle w:val="Hyperlink"/>
                <w:smallCap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2" w:history="1">
            <w:r w:rsidRPr="00485EB8">
              <w:rPr>
                <w:rStyle w:val="Hyperlink"/>
                <w:smallCap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3" w:history="1">
            <w:r w:rsidRPr="00485EB8">
              <w:rPr>
                <w:rStyle w:val="Hyperlink"/>
                <w:smallCap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4" w:history="1">
            <w:r w:rsidRPr="00485EB8">
              <w:rPr>
                <w:rStyle w:val="Hyperlink"/>
                <w:smallCap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5" w:history="1">
            <w:r w:rsidRPr="00485EB8">
              <w:rPr>
                <w:rStyle w:val="Hyperlink"/>
                <w:smallCap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7" w:history="1">
            <w:r w:rsidRPr="00485EB8">
              <w:rPr>
                <w:rStyle w:val="Hyperlink"/>
                <w:smallCaps/>
                <w:noProof/>
                <w:spacing w:val="5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assigning leads (ASSIGNMENT PENDING QUEUE)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8" w:history="1">
            <w:r w:rsidRPr="00485EB8">
              <w:rPr>
                <w:rStyle w:val="Hyperlink"/>
                <w:smallCap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UI Requirements (Assignment Pending)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0" w:history="1">
            <w:r w:rsidRPr="00485EB8">
              <w:rPr>
                <w:rStyle w:val="Hyperlink"/>
                <w:smallCap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1" w:history="1">
            <w:r w:rsidRPr="00485EB8">
              <w:rPr>
                <w:rStyle w:val="Hyperlink"/>
                <w:smallCap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2" w:history="1">
            <w:r w:rsidRPr="00485EB8">
              <w:rPr>
                <w:rStyle w:val="Hyperlink"/>
                <w:smallCap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3" w:history="1">
            <w:r w:rsidRPr="00485EB8">
              <w:rPr>
                <w:rStyle w:val="Hyperlink"/>
                <w:smallCap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4" w:history="1">
            <w:r w:rsidRPr="00485EB8">
              <w:rPr>
                <w:rStyle w:val="Hyperlink"/>
                <w:smallCap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5" w:history="1">
            <w:r w:rsidRPr="00485EB8">
              <w:rPr>
                <w:rStyle w:val="Hyperlink"/>
                <w:smallCaps/>
                <w:noProof/>
                <w:spacing w:val="5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Capturing Lead Details &amp; Decision Making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6" w:history="1">
            <w:r w:rsidRPr="00485EB8">
              <w:rPr>
                <w:rStyle w:val="Hyperlink"/>
                <w:smallCap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UI Requirements (data Fields)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7" w:history="1">
            <w:r w:rsidRPr="00485EB8">
              <w:rPr>
                <w:rStyle w:val="Hyperlink"/>
                <w:smallCap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8" w:history="1">
            <w:r w:rsidRPr="00485EB8">
              <w:rPr>
                <w:rStyle w:val="Hyperlink"/>
                <w:smallCap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9" w:history="1">
            <w:r w:rsidRPr="00485EB8">
              <w:rPr>
                <w:rStyle w:val="Hyperlink"/>
                <w:smallCap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90" w:history="1">
            <w:r w:rsidRPr="00485EB8">
              <w:rPr>
                <w:rStyle w:val="Hyperlink"/>
                <w:smallCap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91" w:history="1">
            <w:r w:rsidRPr="00485EB8">
              <w:rPr>
                <w:rStyle w:val="Hyperlink"/>
                <w:smallCap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07" w:history="1">
            <w:r w:rsidRPr="00485EB8">
              <w:rPr>
                <w:rStyle w:val="Hyperlink"/>
                <w:smallCaps/>
                <w:noProof/>
                <w:spacing w:val="5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Incomplete Leads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08" w:history="1">
            <w:r w:rsidRPr="00485EB8">
              <w:rPr>
                <w:rStyle w:val="Hyperlink"/>
                <w:smallCap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UI Requirements (data Fields)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0" w:history="1">
            <w:r w:rsidRPr="00485EB8">
              <w:rPr>
                <w:rStyle w:val="Hyperlink"/>
                <w:smallCap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1" w:history="1">
            <w:r w:rsidRPr="00485EB8">
              <w:rPr>
                <w:rStyle w:val="Hyperlink"/>
                <w:smallCap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2" w:history="1">
            <w:r w:rsidRPr="00485EB8">
              <w:rPr>
                <w:rStyle w:val="Hyperlink"/>
                <w:smallCaps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3" w:history="1">
            <w:r w:rsidRPr="00485EB8">
              <w:rPr>
                <w:rStyle w:val="Hyperlink"/>
                <w:smallCaps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4" w:history="1">
            <w:r w:rsidRPr="00485EB8">
              <w:rPr>
                <w:rStyle w:val="Hyperlink"/>
                <w:smallCaps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6" w:history="1">
            <w:r w:rsidRPr="00485EB8">
              <w:rPr>
                <w:rStyle w:val="Hyperlink"/>
                <w:smallCaps/>
                <w:noProof/>
                <w:spacing w:val="5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  <w:spacing w:val="5"/>
              </w:rPr>
              <w:t>follow- up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7" w:history="1">
            <w:r w:rsidRPr="00485EB8">
              <w:rPr>
                <w:rStyle w:val="Hyperlink"/>
                <w:smallCap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UI requirements (Queue Layout)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8" w:history="1">
            <w:r w:rsidRPr="00485EB8">
              <w:rPr>
                <w:rStyle w:val="Hyperlink"/>
                <w:smallCap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9" w:history="1">
            <w:r w:rsidRPr="00485EB8">
              <w:rPr>
                <w:rStyle w:val="Hyperlink"/>
                <w:smallCap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51" w:history="1">
            <w:r w:rsidRPr="00485EB8">
              <w:rPr>
                <w:rStyle w:val="Hyperlink"/>
                <w:smallCaps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52" w:history="1">
            <w:r w:rsidRPr="00485EB8">
              <w:rPr>
                <w:rStyle w:val="Hyperlink"/>
                <w:smallCaps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FE" w:rsidRDefault="006A1DFE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53" w:history="1">
            <w:r w:rsidRPr="00485EB8">
              <w:rPr>
                <w:rStyle w:val="Hyperlink"/>
                <w:smallCaps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85EB8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412" w:rsidRPr="0019430F" w:rsidRDefault="00B42412" w:rsidP="00B42412">
          <w:r w:rsidRPr="0054238B">
            <w:rPr>
              <w:b/>
              <w:bCs/>
              <w:noProof/>
            </w:rPr>
            <w:fldChar w:fldCharType="end"/>
          </w:r>
        </w:p>
      </w:sdtContent>
    </w:sdt>
    <w:p w:rsidR="00B42412" w:rsidRPr="0054238B" w:rsidRDefault="00B42412" w:rsidP="00B42412">
      <w:pPr>
        <w:pStyle w:val="Heading1"/>
        <w:rPr>
          <w:rFonts w:cs="Times New Roman"/>
        </w:rPr>
      </w:pPr>
    </w:p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D951CD" w:rsidRPr="0019430F" w:rsidRDefault="00D951CD" w:rsidP="00B42412">
      <w:pPr>
        <w:sectPr w:rsidR="00D951CD" w:rsidRPr="0019430F" w:rsidSect="0037061C">
          <w:headerReference w:type="default" r:id="rId10"/>
          <w:footerReference w:type="default" r:id="rId11"/>
          <w:pgSz w:w="11899" w:h="16838"/>
          <w:pgMar w:top="2232" w:right="1418" w:bottom="2835" w:left="1418" w:header="1560" w:footer="567" w:gutter="0"/>
          <w:cols w:space="720"/>
          <w:docGrid w:linePitch="360"/>
        </w:sectPr>
      </w:pPr>
    </w:p>
    <w:p w:rsidR="0019430F" w:rsidRDefault="00B42412" w:rsidP="00357ACA">
      <w:pPr>
        <w:pStyle w:val="Heading1"/>
        <w:rPr>
          <w:smallCaps/>
          <w:spacing w:val="5"/>
          <w:sz w:val="36"/>
          <w:szCs w:val="36"/>
        </w:rPr>
      </w:pPr>
      <w:bookmarkStart w:id="0" w:name="_Toc465872743"/>
      <w:bookmarkStart w:id="1" w:name="_Toc465872963"/>
      <w:r w:rsidRPr="00357ACA">
        <w:rPr>
          <w:rFonts w:cs="Times New Roman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  <w:bookmarkEnd w:id="1"/>
    </w:p>
    <w:p w:rsidR="0019430F" w:rsidRPr="00357ACA" w:rsidRDefault="0019430F" w:rsidP="00357ACA">
      <w:pPr>
        <w:pStyle w:val="Heading1"/>
        <w:ind w:left="142"/>
        <w:rPr>
          <w:smallCaps/>
          <w:spacing w:val="5"/>
          <w:sz w:val="36"/>
          <w:szCs w:val="36"/>
        </w:rPr>
      </w:pPr>
    </w:p>
    <w:p w:rsidR="002C2ABC" w:rsidRPr="0054238B" w:rsidRDefault="0019430F" w:rsidP="00357ACA">
      <w:pPr>
        <w:pStyle w:val="Heading1"/>
      </w:pPr>
      <w:bookmarkStart w:id="2" w:name="_Toc465872964"/>
      <w:r w:rsidRPr="0054238B">
        <w:rPr>
          <w:b w:val="0"/>
          <w:bCs w:val="0"/>
          <w:noProof/>
          <w:lang w:val="en-IN" w:eastAsia="en-IN"/>
        </w:rPr>
        <w:drawing>
          <wp:inline distT="0" distB="0" distL="0" distR="0" wp14:anchorId="0CA03323" wp14:editId="78D68241">
            <wp:extent cx="7187979" cy="52786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d generation 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934" cy="52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5163FC" w:rsidRPr="0019430F" w:rsidRDefault="005163FC" w:rsidP="005163FC"/>
    <w:p w:rsidR="0019430F" w:rsidRPr="0019430F" w:rsidRDefault="00BE5C1B">
      <w:pPr>
        <w:rPr>
          <w:ins w:id="3" w:author="Namita Sivasankaran" w:date="2016-11-02T15:17:00Z"/>
        </w:rPr>
        <w:sectPr w:rsidR="0019430F" w:rsidRPr="0019430F" w:rsidSect="0019430F">
          <w:pgSz w:w="11899" w:h="16838"/>
          <w:pgMar w:top="1843" w:right="275" w:bottom="2835" w:left="284" w:header="1560" w:footer="567" w:gutter="0"/>
          <w:cols w:space="720"/>
          <w:docGrid w:linePitch="360"/>
        </w:sectPr>
      </w:pPr>
      <w:del w:id="4" w:author="Namita Sivasankaran" w:date="2016-11-02T12:58:00Z">
        <w:r w:rsidRPr="0054238B" w:rsidDel="003E356A">
          <w:rPr>
            <w:noProof/>
            <w:lang w:val="en-IN" w:eastAsia="en-IN"/>
          </w:rPr>
          <w:lastRenderedPageBreak/>
          <w:drawing>
            <wp:inline distT="0" distB="0" distL="0" distR="0" wp14:anchorId="47C39881" wp14:editId="35BE77B6">
              <wp:extent cx="5752465" cy="3955415"/>
              <wp:effectExtent l="0" t="0" r="635" b="698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395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="00FA2759" w:rsidRPr="0019430F">
        <w:br w:type="page"/>
      </w:r>
    </w:p>
    <w:p w:rsidR="00FA2759" w:rsidRPr="0019430F" w:rsidDel="0019430F" w:rsidRDefault="00FA2759">
      <w:pPr>
        <w:rPr>
          <w:del w:id="5" w:author="Namita Sivasankaran" w:date="2016-11-02T15:17:00Z"/>
        </w:rPr>
      </w:pPr>
      <w:bookmarkStart w:id="6" w:name="_Toc465872745"/>
      <w:bookmarkStart w:id="7" w:name="_Toc465872965"/>
      <w:bookmarkEnd w:id="6"/>
      <w:bookmarkEnd w:id="7"/>
    </w:p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8" w:name="_Toc465872966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 definition</w:t>
      </w:r>
      <w:bookmarkEnd w:id="8"/>
    </w:p>
    <w:p w:rsidR="00FA2759" w:rsidRPr="00357ACA" w:rsidRDefault="00FA2759" w:rsidP="00357ACA">
      <w:pPr>
        <w:jc w:val="center"/>
        <w:rPr>
          <w:b/>
        </w:rPr>
      </w:pPr>
    </w:p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19430F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19430F" w:rsidTr="00357ACA">
        <w:trPr>
          <w:trHeight w:val="674"/>
        </w:trPr>
        <w:tc>
          <w:tcPr>
            <w:tcW w:w="2376" w:type="dxa"/>
            <w:noWrap/>
          </w:tcPr>
          <w:p w:rsidR="00FA2759" w:rsidRPr="00357ACA" w:rsidRDefault="00F973C5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central marketing team creates an excel with the list of leads and uploads the excel with hub name in the system</w:t>
            </w:r>
          </w:p>
        </w:tc>
      </w:tr>
      <w:tr w:rsidR="00FA2759" w:rsidRPr="0019430F" w:rsidTr="00357ACA">
        <w:trPr>
          <w:trHeight w:val="543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Hub Manager assigns leads to </w:t>
            </w:r>
            <w:del w:id="9" w:author="Namita Sivasankaran" w:date="2016-11-02T15:19:00Z">
              <w:r w:rsidRPr="00357ACA" w:rsidDel="0019430F">
                <w:rPr>
                  <w:color w:val="000000"/>
                  <w:sz w:val="24"/>
                  <w:szCs w:val="18"/>
                  <w:lang w:val="en-IN" w:eastAsia="en-IN"/>
                </w:rPr>
                <w:delText xml:space="preserve">a respective 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>spoke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 All such leads will be stored in “Incomplete Leads” queue</w:t>
            </w:r>
          </w:p>
        </w:tc>
      </w:tr>
      <w:tr w:rsidR="00FA2759" w:rsidRPr="0019430F" w:rsidTr="00357ACA">
        <w:trPr>
          <w:trHeight w:val="934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loan officer uses the Lead generation screen to fill details about a specific lead, either by creating a fresh lead or working on one</w:t>
            </w:r>
            <w:r w:rsidR="00D64A8D" w:rsidRPr="00357ACA">
              <w:rPr>
                <w:color w:val="000000"/>
                <w:sz w:val="24"/>
                <w:szCs w:val="18"/>
                <w:lang w:val="en-IN" w:eastAsia="en-IN"/>
              </w:rPr>
              <w:t>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assigned by the hub manager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</w:t>
            </w:r>
          </w:p>
        </w:tc>
      </w:tr>
      <w:tr w:rsidR="00B84713" w:rsidRPr="0019430F" w:rsidTr="00357ACA">
        <w:trPr>
          <w:trHeight w:val="848"/>
        </w:trPr>
        <w:tc>
          <w:tcPr>
            <w:tcW w:w="2376" w:type="dxa"/>
            <w:noWrap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 Leads Queue</w:t>
            </w:r>
          </w:p>
        </w:tc>
        <w:tc>
          <w:tcPr>
            <w:tcW w:w="7724" w:type="dxa"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For cases where leads are assigned by the hub manager, in order to capture complete information, loan officer selects a lead from the Incomplete Leads queue.</w:t>
            </w:r>
          </w:p>
        </w:tc>
      </w:tr>
      <w:tr w:rsidR="00FA2759" w:rsidRPr="0019430F" w:rsidTr="00357ACA">
        <w:trPr>
          <w:trHeight w:val="393"/>
        </w:trPr>
        <w:tc>
          <w:tcPr>
            <w:tcW w:w="2376" w:type="dxa"/>
            <w:noWrap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724" w:type="dxa"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leads kept for follow up are actioned upon on the follow- up date.</w:t>
            </w:r>
          </w:p>
        </w:tc>
      </w:tr>
    </w:tbl>
    <w:p w:rsidR="00C2578A" w:rsidRPr="0019430F" w:rsidRDefault="00C2578A" w:rsidP="00C2578A"/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5872967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10"/>
    </w:p>
    <w:p w:rsidR="00624CC3" w:rsidRPr="0019430F" w:rsidRDefault="00624CC3" w:rsidP="00624CC3"/>
    <w:tbl>
      <w:tblPr>
        <w:tblW w:w="9938" w:type="dxa"/>
        <w:tblInd w:w="93" w:type="dxa"/>
        <w:tblLook w:val="04A0" w:firstRow="1" w:lastRow="0" w:firstColumn="1" w:lastColumn="0" w:noHBand="0" w:noVBand="1"/>
      </w:tblPr>
      <w:tblGrid>
        <w:gridCol w:w="2850"/>
        <w:gridCol w:w="7088"/>
      </w:tblGrid>
      <w:tr w:rsidR="00FA2759" w:rsidRPr="0019430F" w:rsidTr="00357ACA">
        <w:trPr>
          <w:trHeight w:val="300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Applicable Role</w:t>
            </w:r>
          </w:p>
        </w:tc>
      </w:tr>
      <w:tr w:rsidR="00FA2759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357ACA" w:rsidRDefault="00F973C5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Central Marketing Team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Hub Manager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C2578A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2578A" w:rsidRPr="00357ACA" w:rsidRDefault="00C2578A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</w:t>
            </w:r>
            <w:r w:rsidR="00B84713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Leads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C2578A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</w:tbl>
    <w:p w:rsidR="009B645D" w:rsidRDefault="009B645D" w:rsidP="00357ACA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</w:p>
    <w:p w:rsidR="00B42412" w:rsidRPr="00357ACA" w:rsidRDefault="00F973C5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1" w:name="_Toc465872968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Bulk lead data upload</w:t>
      </w:r>
      <w:bookmarkEnd w:id="11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2" w:name="_Toc465872969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UI specification</w:t>
      </w:r>
      <w:r w:rsidR="006608A4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 xml:space="preserve"> (Data Upload File)</w:t>
      </w:r>
      <w:bookmarkEnd w:id="12"/>
    </w:p>
    <w:p w:rsidR="00A445AD" w:rsidRPr="00357ACA" w:rsidRDefault="00A445AD" w:rsidP="00A445AD">
      <w:pPr>
        <w:rPr>
          <w:sz w:val="24"/>
          <w:szCs w:val="24"/>
        </w:rPr>
      </w:pPr>
    </w:p>
    <w:p w:rsidR="00A445AD" w:rsidRPr="00357ACA" w:rsidRDefault="009D7722" w:rsidP="00A445AD">
      <w:pPr>
        <w:rPr>
          <w:sz w:val="24"/>
          <w:szCs w:val="24"/>
        </w:rPr>
      </w:pPr>
      <w:r w:rsidRPr="00357ACA">
        <w:rPr>
          <w:sz w:val="24"/>
          <w:szCs w:val="24"/>
        </w:rPr>
        <w:t xml:space="preserve">     </w:t>
      </w:r>
      <w:r w:rsidRPr="00357ACA">
        <w:rPr>
          <w:sz w:val="24"/>
          <w:szCs w:val="24"/>
        </w:rPr>
        <w:tab/>
      </w:r>
      <w:r w:rsidR="009B645D" w:rsidRPr="009B645D">
        <w:rPr>
          <w:sz w:val="24"/>
          <w:szCs w:val="24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49.4pt" o:ole="">
            <v:imagedata r:id="rId14" o:title=""/>
          </v:shape>
          <o:OLEObject Type="Embed" ProgID="Excel.Sheet.12" ShapeID="_x0000_i1025" DrawAspect="Icon" ObjectID="_1540136839" r:id="rId15"/>
        </w:object>
      </w:r>
    </w:p>
    <w:p w:rsidR="009B674C" w:rsidRPr="00357ACA" w:rsidRDefault="009B674C" w:rsidP="009B674C">
      <w:pPr>
        <w:rPr>
          <w:sz w:val="24"/>
          <w:szCs w:val="24"/>
        </w:rPr>
      </w:pPr>
    </w:p>
    <w:p w:rsidR="00B42412" w:rsidRPr="00357ACA" w:rsidRDefault="009B674C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3" w:name="_Toc46587297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S</w:t>
      </w:r>
      <w:r w:rsidR="00B42412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creenshot</w:t>
      </w:r>
      <w:bookmarkEnd w:id="13"/>
    </w:p>
    <w:p w:rsidR="009B674C" w:rsidRPr="0019430F" w:rsidRDefault="009B674C" w:rsidP="009B674C"/>
    <w:p w:rsidR="009B674C" w:rsidRPr="0019430F" w:rsidRDefault="00D0458C" w:rsidP="00D0458C">
      <w:pPr>
        <w:ind w:left="1080"/>
      </w:pPr>
      <w:r w:rsidRPr="0019430F">
        <w:t>N.A.</w:t>
      </w:r>
    </w:p>
    <w:p w:rsidR="000B5C2D" w:rsidRPr="0019430F" w:rsidDel="009B645D" w:rsidRDefault="000B5C2D" w:rsidP="000B5C2D">
      <w:pPr>
        <w:rPr>
          <w:del w:id="14" w:author="Namita Sivasankaran" w:date="2016-11-02T15:23:00Z"/>
        </w:rPr>
      </w:pPr>
      <w:bookmarkStart w:id="15" w:name="_Toc465872751"/>
      <w:bookmarkStart w:id="16" w:name="_Toc465872971"/>
      <w:bookmarkEnd w:id="15"/>
      <w:bookmarkEnd w:id="16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7" w:name="_Toc465872972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7"/>
    </w:p>
    <w:p w:rsidR="009B674C" w:rsidRPr="00357ACA" w:rsidRDefault="00324BD7" w:rsidP="00357ACA">
      <w:pPr>
        <w:ind w:left="360"/>
        <w:jc w:val="both"/>
        <w:rPr>
          <w:sz w:val="24"/>
          <w:szCs w:val="24"/>
        </w:rPr>
      </w:pPr>
      <w:r w:rsidRPr="00357ACA">
        <w:rPr>
          <w:b/>
          <w:sz w:val="24"/>
          <w:szCs w:val="24"/>
        </w:rPr>
        <w:t>Central Marketing Manager</w:t>
      </w:r>
      <w:r w:rsidR="000B2BA5" w:rsidRPr="00357ACA">
        <w:rPr>
          <w:sz w:val="24"/>
          <w:szCs w:val="24"/>
        </w:rPr>
        <w:t xml:space="preserve"> logs in</w:t>
      </w:r>
      <w:r w:rsidR="00D624C5" w:rsidRPr="00357ACA">
        <w:rPr>
          <w:sz w:val="24"/>
          <w:szCs w:val="24"/>
        </w:rPr>
        <w:t>.</w:t>
      </w:r>
    </w:p>
    <w:p w:rsidR="009B674C" w:rsidRPr="00357ACA" w:rsidRDefault="00324BD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Creates an excel</w:t>
      </w:r>
      <w:r w:rsidR="009B645D">
        <w:rPr>
          <w:rFonts w:ascii="Times New Roman" w:hAnsi="Times New Roman"/>
          <w:sz w:val="24"/>
          <w:szCs w:val="24"/>
        </w:rPr>
        <w:t xml:space="preserve"> sheet</w:t>
      </w:r>
      <w:r w:rsidRPr="00357ACA">
        <w:rPr>
          <w:rFonts w:ascii="Times New Roman" w:hAnsi="Times New Roman"/>
          <w:sz w:val="24"/>
          <w:szCs w:val="24"/>
        </w:rPr>
        <w:t xml:space="preserve"> with the list of leads</w:t>
      </w:r>
      <w:r w:rsidR="008B48B5" w:rsidRPr="00357ACA">
        <w:rPr>
          <w:rFonts w:ascii="Times New Roman" w:hAnsi="Times New Roman"/>
          <w:sz w:val="24"/>
          <w:szCs w:val="24"/>
        </w:rPr>
        <w:t xml:space="preserve"> </w:t>
      </w:r>
      <w:r w:rsidR="00D624C5" w:rsidRPr="00357ACA">
        <w:rPr>
          <w:rFonts w:ascii="Times New Roman" w:hAnsi="Times New Roman"/>
          <w:sz w:val="24"/>
          <w:szCs w:val="24"/>
        </w:rPr>
        <w:t>(</w:t>
      </w:r>
      <w:del w:id="18" w:author="Namita Sivasankaran" w:date="2016-11-02T15:24:00Z"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according </w:delText>
        </w:r>
      </w:del>
      <w:ins w:id="19" w:author="Namita Sivasankaran" w:date="2016-11-02T15:24:00Z">
        <w:r w:rsidR="009B645D">
          <w:rPr>
            <w:rFonts w:ascii="Times New Roman" w:hAnsi="Times New Roman"/>
            <w:sz w:val="24"/>
            <w:szCs w:val="24"/>
          </w:rPr>
          <w:t xml:space="preserve">in the prescribed </w:t>
        </w:r>
      </w:ins>
      <w:del w:id="20" w:author="Namita Sivasankaran" w:date="2016-11-02T15:24:00Z"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to the </w:delText>
        </w:r>
      </w:del>
      <w:r w:rsidR="00D624C5" w:rsidRPr="00357ACA">
        <w:rPr>
          <w:rFonts w:ascii="Times New Roman" w:hAnsi="Times New Roman"/>
          <w:sz w:val="24"/>
          <w:szCs w:val="24"/>
        </w:rPr>
        <w:t>format shared and agreed)</w:t>
      </w:r>
      <w:r w:rsidRPr="00357ACA">
        <w:rPr>
          <w:rFonts w:ascii="Times New Roman" w:hAnsi="Times New Roman"/>
          <w:sz w:val="24"/>
          <w:szCs w:val="24"/>
        </w:rPr>
        <w:t xml:space="preserve"> and uploads </w:t>
      </w:r>
      <w:ins w:id="21" w:author="Namita Sivasankaran" w:date="2016-11-02T15:25:00Z">
        <w:r w:rsidR="009B645D">
          <w:rPr>
            <w:rFonts w:ascii="Times New Roman" w:hAnsi="Times New Roman"/>
            <w:sz w:val="24"/>
            <w:szCs w:val="24"/>
          </w:rPr>
          <w:t xml:space="preserve">the </w:t>
        </w:r>
      </w:ins>
      <w:r w:rsidRPr="00357ACA">
        <w:rPr>
          <w:rFonts w:ascii="Times New Roman" w:hAnsi="Times New Roman"/>
          <w:sz w:val="24"/>
          <w:szCs w:val="24"/>
        </w:rPr>
        <w:t>excel</w:t>
      </w:r>
      <w:del w:id="22" w:author="Namita Sivasankaran" w:date="2016-11-02T15:25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 with</w:delText>
        </w:r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 respective</w:delText>
        </w:r>
        <w:r w:rsidRPr="00357ACA" w:rsidDel="009B645D">
          <w:rPr>
            <w:rFonts w:ascii="Times New Roman" w:hAnsi="Times New Roman"/>
            <w:sz w:val="24"/>
            <w:szCs w:val="24"/>
          </w:rPr>
          <w:delText xml:space="preserve"> hub name</w:delText>
        </w:r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 for each leads</w:delText>
        </w:r>
      </w:del>
      <w:r w:rsidR="00D624C5" w:rsidRPr="00357ACA">
        <w:rPr>
          <w:rFonts w:ascii="Times New Roman" w:hAnsi="Times New Roman"/>
          <w:sz w:val="24"/>
          <w:szCs w:val="24"/>
        </w:rPr>
        <w:t>,</w:t>
      </w:r>
      <w:r w:rsidRPr="00357ACA">
        <w:rPr>
          <w:rFonts w:ascii="Times New Roman" w:hAnsi="Times New Roman"/>
          <w:sz w:val="24"/>
          <w:szCs w:val="24"/>
        </w:rPr>
        <w:t xml:space="preserve"> in the system</w:t>
      </w:r>
      <w:r w:rsidR="00D624C5" w:rsidRPr="00357ACA">
        <w:rPr>
          <w:rFonts w:ascii="Times New Roman" w:hAnsi="Times New Roman"/>
          <w:sz w:val="24"/>
          <w:szCs w:val="24"/>
        </w:rPr>
        <w:t>.</w:t>
      </w:r>
    </w:p>
    <w:p w:rsidR="00AC2257" w:rsidRPr="00357ACA" w:rsidRDefault="00AC225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 xml:space="preserve">Leads </w:t>
      </w:r>
      <w:del w:id="23" w:author="Namita Sivasankaran" w:date="2016-11-02T15:27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to be </w:delText>
        </w:r>
      </w:del>
      <w:r w:rsidRPr="00357ACA">
        <w:rPr>
          <w:rFonts w:ascii="Times New Roman" w:hAnsi="Times New Roman"/>
          <w:sz w:val="24"/>
          <w:szCs w:val="24"/>
        </w:rPr>
        <w:t xml:space="preserve">uploaded in the system </w:t>
      </w:r>
      <w:del w:id="24" w:author="Namita Sivasankaran" w:date="2016-11-02T15:27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and same </w:delText>
        </w:r>
      </w:del>
      <w:r w:rsidRPr="00357ACA">
        <w:rPr>
          <w:rFonts w:ascii="Times New Roman" w:hAnsi="Times New Roman"/>
          <w:sz w:val="24"/>
          <w:szCs w:val="24"/>
        </w:rPr>
        <w:t xml:space="preserve">should appear in the </w:t>
      </w:r>
      <w:r w:rsidR="00D624C5" w:rsidRPr="00357ACA">
        <w:rPr>
          <w:rFonts w:ascii="Times New Roman" w:hAnsi="Times New Roman"/>
          <w:sz w:val="24"/>
          <w:szCs w:val="24"/>
        </w:rPr>
        <w:t xml:space="preserve">respective </w:t>
      </w:r>
      <w:r w:rsidRPr="00357ACA">
        <w:rPr>
          <w:rFonts w:ascii="Times New Roman" w:hAnsi="Times New Roman"/>
          <w:sz w:val="24"/>
          <w:szCs w:val="24"/>
        </w:rPr>
        <w:t>Hub Manager login</w:t>
      </w:r>
      <w:r w:rsidR="00A445AD" w:rsidRPr="00357ACA">
        <w:rPr>
          <w:rFonts w:ascii="Times New Roman" w:hAnsi="Times New Roman"/>
          <w:sz w:val="24"/>
          <w:szCs w:val="24"/>
        </w:rPr>
        <w:t xml:space="preserve"> (based on the hub, </w:t>
      </w:r>
      <w:ins w:id="25" w:author="Namita Sivasankaran" w:date="2016-11-02T15:27:00Z">
        <w:r w:rsidR="009B645D">
          <w:rPr>
            <w:rFonts w:ascii="Times New Roman" w:hAnsi="Times New Roman"/>
            <w:sz w:val="24"/>
            <w:szCs w:val="24"/>
          </w:rPr>
          <w:t xml:space="preserve">and the </w:t>
        </w:r>
      </w:ins>
      <w:r w:rsidR="00A445AD" w:rsidRPr="00E37DC1">
        <w:rPr>
          <w:rFonts w:ascii="Times New Roman" w:hAnsi="Times New Roman"/>
          <w:sz w:val="24"/>
          <w:szCs w:val="24"/>
        </w:rPr>
        <w:t xml:space="preserve">hub manager </w:t>
      </w:r>
      <w:del w:id="26" w:author="Namita Sivasankaran" w:date="2016-11-02T15:27:00Z">
        <w:r w:rsidR="00E4790D" w:rsidRPr="00E37DC1" w:rsidDel="009B645D">
          <w:rPr>
            <w:rFonts w:ascii="Times New Roman" w:hAnsi="Times New Roman"/>
            <w:sz w:val="24"/>
            <w:szCs w:val="24"/>
          </w:rPr>
          <w:delText xml:space="preserve">is </w:delText>
        </w:r>
      </w:del>
      <w:r w:rsidR="00E4790D" w:rsidRPr="00E37DC1">
        <w:rPr>
          <w:rFonts w:ascii="Times New Roman" w:hAnsi="Times New Roman"/>
          <w:sz w:val="24"/>
          <w:szCs w:val="24"/>
        </w:rPr>
        <w:t>mapped to</w:t>
      </w:r>
      <w:ins w:id="27" w:author="Namita Sivasankaran" w:date="2016-11-02T15:27:00Z">
        <w:r w:rsidR="009B645D">
          <w:rPr>
            <w:rFonts w:ascii="Times New Roman" w:hAnsi="Times New Roman"/>
            <w:sz w:val="24"/>
            <w:szCs w:val="24"/>
          </w:rPr>
          <w:t xml:space="preserve"> it</w:t>
        </w:r>
      </w:ins>
      <w:r w:rsidR="00E4790D" w:rsidRPr="00357ACA">
        <w:rPr>
          <w:rFonts w:ascii="Times New Roman" w:hAnsi="Times New Roman"/>
          <w:sz w:val="24"/>
          <w:szCs w:val="24"/>
        </w:rPr>
        <w:t>).</w:t>
      </w:r>
    </w:p>
    <w:p w:rsidR="00115A34" w:rsidRPr="00357ACA" w:rsidRDefault="00115A34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After successful upload, the status of these leads can be “assignment pending”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28" w:name="_Toc458619794"/>
      <w:bookmarkStart w:id="29" w:name="_Toc465872973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28"/>
      <w:bookmarkEnd w:id="29"/>
    </w:p>
    <w:p w:rsidR="009118D9" w:rsidRPr="00357ACA" w:rsidRDefault="00324BD7" w:rsidP="00324BD7">
      <w:pPr>
        <w:ind w:left="108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 xml:space="preserve">The lead </w:t>
      </w:r>
      <w:r w:rsidR="00996B58" w:rsidRPr="00357ACA">
        <w:rPr>
          <w:rFonts w:eastAsia="Calibri"/>
          <w:sz w:val="24"/>
          <w:szCs w:val="24"/>
          <w:lang w:val="en-IN"/>
        </w:rPr>
        <w:t>data upload</w:t>
      </w:r>
      <w:r w:rsidRPr="00357ACA">
        <w:rPr>
          <w:rFonts w:eastAsia="Calibri"/>
          <w:sz w:val="24"/>
          <w:szCs w:val="24"/>
          <w:lang w:val="en-IN"/>
        </w:rPr>
        <w:t xml:space="preserve"> spreadsheet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0" w:name="_Toc458619795"/>
      <w:bookmarkStart w:id="31" w:name="_Toc465872974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30"/>
      <w:bookmarkEnd w:id="31"/>
    </w:p>
    <w:p w:rsidR="009118D9" w:rsidRPr="00357ACA" w:rsidRDefault="00B62F8C" w:rsidP="00B62F8C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NA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2" w:name="_Toc458619796"/>
      <w:bookmarkStart w:id="33" w:name="_Toc465872975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32"/>
      <w:bookmarkEnd w:id="33"/>
    </w:p>
    <w:p w:rsidR="009118D9" w:rsidRPr="00357ACA" w:rsidRDefault="009B1B42" w:rsidP="00324BD7">
      <w:pPr>
        <w:ind w:left="360" w:firstLine="72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>Lead Generation r</w:t>
      </w:r>
      <w:r w:rsidR="00324BD7" w:rsidRPr="00357ACA">
        <w:rPr>
          <w:rFonts w:eastAsia="Calibri"/>
          <w:sz w:val="24"/>
          <w:szCs w:val="24"/>
          <w:lang w:val="en-IN"/>
        </w:rPr>
        <w:t>eport</w:t>
      </w:r>
    </w:p>
    <w:p w:rsidR="00C2578A" w:rsidRPr="00357ACA" w:rsidRDefault="00C2578A" w:rsidP="00324BD7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C2578A" w:rsidRPr="00357ACA" w:rsidDel="009B645D" w:rsidRDefault="00C2578A" w:rsidP="00E37DC1">
      <w:pPr>
        <w:rPr>
          <w:del w:id="34" w:author="Namita Sivasankaran" w:date="2016-11-02T15:28:00Z"/>
          <w:sz w:val="28"/>
          <w:szCs w:val="28"/>
        </w:rPr>
      </w:pPr>
      <w:bookmarkStart w:id="35" w:name="_Toc465872756"/>
      <w:bookmarkStart w:id="36" w:name="_Toc465872976"/>
      <w:bookmarkEnd w:id="35"/>
      <w:bookmarkEnd w:id="36"/>
    </w:p>
    <w:p w:rsidR="00B42412" w:rsidRPr="00357ACA" w:rsidRDefault="00324BD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</w:pPr>
      <w:bookmarkStart w:id="37" w:name="_Toc465872977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assigning leads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  <w:t>(ASSIGNMENT PENDING QUEUE)</w:t>
      </w:r>
      <w:bookmarkEnd w:id="37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38" w:name="_Toc465872978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(</w:t>
      </w:r>
      <w:r w:rsidR="00662D95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Assignment Pending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)</w:t>
      </w:r>
      <w:bookmarkEnd w:id="38"/>
    </w:p>
    <w:p w:rsidR="00353206" w:rsidRPr="0019430F" w:rsidRDefault="00353206" w:rsidP="00353206"/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134"/>
        <w:gridCol w:w="3543"/>
      </w:tblGrid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Data Type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543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7034C6" w:rsidRPr="009B645D" w:rsidDel="009B645D" w:rsidTr="00357ACA">
        <w:trPr>
          <w:del w:id="39" w:author="Namita Sivasankaran" w:date="2016-11-02T15:30:00Z"/>
        </w:trPr>
        <w:tc>
          <w:tcPr>
            <w:tcW w:w="1668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0" w:author="Namita Sivasankaran" w:date="2016-11-02T15:30:00Z"/>
                <w:rFonts w:eastAsiaTheme="majorEastAsia"/>
                <w:sz w:val="18"/>
                <w:szCs w:val="18"/>
                <w:rPrChange w:id="41" w:author="Namita Sivasankaran" w:date="2016-11-02T15:28:00Z">
                  <w:rPr>
                    <w:del w:id="42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3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4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S. No.</w:delText>
              </w:r>
            </w:del>
          </w:p>
        </w:tc>
        <w:tc>
          <w:tcPr>
            <w:tcW w:w="1559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5" w:author="Namita Sivasankaran" w:date="2016-11-02T15:30:00Z"/>
                <w:rFonts w:eastAsiaTheme="majorEastAsia"/>
                <w:sz w:val="18"/>
                <w:szCs w:val="18"/>
                <w:rPrChange w:id="46" w:author="Namita Sivasankaran" w:date="2016-11-02T15:28:00Z">
                  <w:rPr>
                    <w:del w:id="47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8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9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Assigning Leads</w:delText>
              </w:r>
            </w:del>
          </w:p>
        </w:tc>
        <w:tc>
          <w:tcPr>
            <w:tcW w:w="1276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0" w:author="Namita Sivasankaran" w:date="2016-11-02T15:30:00Z"/>
                <w:rFonts w:eastAsiaTheme="majorEastAsia"/>
                <w:sz w:val="18"/>
                <w:szCs w:val="18"/>
                <w:rPrChange w:id="51" w:author="Namita Sivasankaran" w:date="2016-11-02T15:28:00Z">
                  <w:rPr>
                    <w:del w:id="52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53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54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Numeric</w:delText>
              </w:r>
            </w:del>
          </w:p>
        </w:tc>
        <w:tc>
          <w:tcPr>
            <w:tcW w:w="1134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5" w:author="Namita Sivasankaran" w:date="2016-11-02T15:30:00Z"/>
                <w:rFonts w:eastAsiaTheme="majorEastAsia"/>
                <w:sz w:val="18"/>
                <w:szCs w:val="18"/>
                <w:rPrChange w:id="56" w:author="Namita Sivasankaran" w:date="2016-11-02T15:28:00Z">
                  <w:rPr>
                    <w:del w:id="57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  <w:tc>
          <w:tcPr>
            <w:tcW w:w="3543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8" w:author="Namita Sivasankaran" w:date="2016-11-02T15:30:00Z"/>
                <w:rFonts w:eastAsiaTheme="majorEastAsia"/>
                <w:sz w:val="18"/>
                <w:szCs w:val="18"/>
                <w:rPrChange w:id="59" w:author="Namita Sivasankaran" w:date="2016-11-02T15:28:00Z">
                  <w:rPr>
                    <w:del w:id="60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</w:tr>
      <w:tr w:rsidR="007034C6" w:rsidRPr="009B645D" w:rsidTr="00357ACA">
        <w:trPr>
          <w:trHeight w:val="583"/>
        </w:trPr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Upload Date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ins w:id="61" w:author="Namita Sivasankaran" w:date="2016-11-02T15:29:00Z">
              <w:r w:rsidR="009B645D">
                <w:rPr>
                  <w:rFonts w:eastAsiaTheme="majorEastAsia"/>
                  <w:sz w:val="18"/>
                  <w:szCs w:val="18"/>
                </w:rPr>
                <w:br/>
              </w:r>
            </w:ins>
            <w:r w:rsidRPr="00357ACA">
              <w:rPr>
                <w:rFonts w:eastAsiaTheme="majorEastAsia"/>
                <w:sz w:val="18"/>
                <w:szCs w:val="18"/>
              </w:rPr>
              <w:t>(</w:t>
            </w:r>
            <w:r w:rsidR="007034C6" w:rsidRPr="00357ACA">
              <w:rPr>
                <w:rFonts w:eastAsiaTheme="majorEastAsia"/>
                <w:sz w:val="18"/>
                <w:szCs w:val="18"/>
              </w:rPr>
              <w:t>From uploaded file</w:t>
            </w:r>
            <w:r w:rsidR="00353206" w:rsidRPr="00357ACA">
              <w:rPr>
                <w:rFonts w:eastAsiaTheme="majorEastAsia"/>
                <w:sz w:val="18"/>
                <w:szCs w:val="18"/>
              </w:rPr>
              <w:t xml:space="preserve"> during bulk data upload</w:t>
            </w:r>
            <w:r w:rsidRPr="00357ACA">
              <w:rPr>
                <w:rFonts w:eastAsiaTheme="majorEastAsia"/>
                <w:sz w:val="18"/>
                <w:szCs w:val="18"/>
              </w:rPr>
              <w:t>)</w:t>
            </w:r>
          </w:p>
        </w:tc>
      </w:tr>
      <w:tr w:rsidR="00002013" w:rsidRPr="009B645D" w:rsidTr="00357ACA">
        <w:tc>
          <w:tcPr>
            <w:tcW w:w="1668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559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543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lastRenderedPageBreak/>
              <w:t>Area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Auto-populated(From uploaded file during bulk data upload)</w:t>
            </w:r>
          </w:p>
        </w:tc>
      </w:tr>
    </w:tbl>
    <w:p w:rsidR="005E5832" w:rsidRDefault="005E5832" w:rsidP="00B42412">
      <w:pPr>
        <w:ind w:left="360"/>
        <w:rPr>
          <w:ins w:id="62" w:author="Namita Sivasankaran" w:date="2016-11-02T15:31:00Z"/>
          <w:sz w:val="28"/>
          <w:szCs w:val="28"/>
        </w:rPr>
        <w:sectPr w:rsidR="005E5832" w:rsidSect="009B645D">
          <w:pgSz w:w="11899" w:h="16838"/>
          <w:pgMar w:top="1843" w:right="700" w:bottom="2835" w:left="993" w:header="1560" w:footer="567" w:gutter="0"/>
          <w:cols w:space="720"/>
          <w:docGrid w:linePitch="360"/>
        </w:sectPr>
      </w:pPr>
    </w:p>
    <w:p w:rsidR="00B42412" w:rsidRPr="00357ACA" w:rsidDel="005E5832" w:rsidRDefault="00B42412" w:rsidP="00B42412">
      <w:pPr>
        <w:ind w:left="360"/>
        <w:rPr>
          <w:del w:id="63" w:author="Namita Sivasankaran" w:date="2016-11-02T15:31:00Z"/>
          <w:sz w:val="28"/>
          <w:szCs w:val="28"/>
        </w:rPr>
      </w:pPr>
      <w:bookmarkStart w:id="64" w:name="_Toc465872759"/>
      <w:bookmarkStart w:id="65" w:name="_Toc465872979"/>
      <w:bookmarkEnd w:id="64"/>
      <w:bookmarkEnd w:id="65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6" w:name="_Toc46587298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66"/>
    </w:p>
    <w:p w:rsidR="00B42412" w:rsidRPr="00357ACA" w:rsidRDefault="00D217A6" w:rsidP="00357ACA">
      <w:pPr>
        <w:ind w:left="284"/>
        <w:rPr>
          <w:sz w:val="28"/>
          <w:szCs w:val="28"/>
        </w:rPr>
      </w:pPr>
      <w:r w:rsidRPr="00617A7E">
        <w:rPr>
          <w:noProof/>
          <w:sz w:val="28"/>
          <w:szCs w:val="28"/>
          <w:lang w:val="en-IN" w:eastAsia="en-IN"/>
        </w:rPr>
        <w:drawing>
          <wp:inline distT="0" distB="0" distL="0" distR="0" wp14:anchorId="753619AD" wp14:editId="3783F995">
            <wp:extent cx="5176299" cy="4924222"/>
            <wp:effectExtent l="19050" t="19050" r="24765" b="10160"/>
            <wp:docPr id="6" name="Picture 6" descr="E:\sarthak.shah\Desktop\Assignment Pending 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arthak.shah\Desktop\Assignment Pending Queu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19" cy="4928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Pr="00357ACA" w:rsidRDefault="003A71DA" w:rsidP="00D217A6">
      <w:pPr>
        <w:ind w:left="360" w:firstLine="207"/>
        <w:jc w:val="center"/>
        <w:rPr>
          <w:sz w:val="28"/>
          <w:szCs w:val="28"/>
        </w:rPr>
      </w:pPr>
    </w:p>
    <w:p w:rsidR="00D217A6" w:rsidRDefault="00D217A6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ins w:id="67" w:author="Namita Sivasankaran" w:date="2016-11-02T15:39:00Z"/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sectPr w:rsidR="00D217A6" w:rsidSect="00D217A6">
          <w:pgSz w:w="11899" w:h="16838"/>
          <w:pgMar w:top="1843" w:right="1126" w:bottom="2835" w:left="993" w:header="1560" w:footer="567" w:gutter="0"/>
          <w:cols w:space="720"/>
          <w:docGrid w:linePitch="360"/>
        </w:sectPr>
      </w:pP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68" w:name="_Toc465872981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lastRenderedPageBreak/>
        <w:t>Functional Requirements</w:t>
      </w:r>
      <w:bookmarkEnd w:id="68"/>
    </w:p>
    <w:p w:rsidR="00493EB9" w:rsidRPr="00357ACA" w:rsidRDefault="00493EB9" w:rsidP="00493EB9">
      <w:pPr>
        <w:rPr>
          <w:sz w:val="16"/>
        </w:rPr>
      </w:pPr>
    </w:p>
    <w:p w:rsidR="00324BD7" w:rsidRPr="00357ACA" w:rsidRDefault="0057440C" w:rsidP="00E14E76">
      <w:pPr>
        <w:ind w:left="360" w:firstLine="720"/>
        <w:rPr>
          <w:sz w:val="22"/>
          <w:szCs w:val="28"/>
        </w:rPr>
      </w:pPr>
      <w:r w:rsidRPr="00357ACA">
        <w:rPr>
          <w:b/>
          <w:sz w:val="22"/>
          <w:szCs w:val="28"/>
        </w:rPr>
        <w:t>Hub Manager</w:t>
      </w:r>
      <w:r w:rsidRPr="00357ACA">
        <w:rPr>
          <w:sz w:val="22"/>
          <w:szCs w:val="28"/>
        </w:rPr>
        <w:t xml:space="preserve"> logs in</w:t>
      </w:r>
      <w:r w:rsidR="00E14E76" w:rsidRPr="00357ACA">
        <w:rPr>
          <w:sz w:val="22"/>
          <w:szCs w:val="28"/>
        </w:rPr>
        <w:t>,</w:t>
      </w:r>
    </w:p>
    <w:p w:rsidR="00AC2257" w:rsidRPr="00357ACA" w:rsidRDefault="00AC2257" w:rsidP="00E14E76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The hub manage</w:t>
      </w:r>
      <w:r w:rsidR="00115A34" w:rsidRPr="00357ACA">
        <w:rPr>
          <w:rFonts w:ascii="Times New Roman" w:hAnsi="Times New Roman"/>
          <w:szCs w:val="28"/>
        </w:rPr>
        <w:t>r will assign leads which are in “assignment pending” stage</w:t>
      </w:r>
      <w:ins w:id="69" w:author="Namita Sivasankaran" w:date="2016-11-02T15:37:00Z">
        <w:r w:rsidR="00D217A6">
          <w:rPr>
            <w:rFonts w:ascii="Times New Roman" w:hAnsi="Times New Roman"/>
            <w:szCs w:val="28"/>
          </w:rPr>
          <w:t xml:space="preserve"> to spoke</w:t>
        </w:r>
      </w:ins>
      <w:r w:rsidR="00115A34" w:rsidRPr="00357ACA">
        <w:rPr>
          <w:rFonts w:ascii="Times New Roman" w:hAnsi="Times New Roman"/>
          <w:szCs w:val="28"/>
        </w:rPr>
        <w:t>.</w:t>
      </w:r>
    </w:p>
    <w:p w:rsidR="00D217A6" w:rsidRDefault="00324BD7" w:rsidP="00E14E76">
      <w:pPr>
        <w:pStyle w:val="ListParagraph"/>
        <w:numPr>
          <w:ilvl w:val="1"/>
          <w:numId w:val="33"/>
        </w:numPr>
        <w:jc w:val="both"/>
        <w:rPr>
          <w:ins w:id="70" w:author="Namita Sivasankaran" w:date="2016-11-02T15:38:00Z"/>
          <w:rFonts w:ascii="Times New Roman" w:hAnsi="Times New Roman"/>
          <w:szCs w:val="28"/>
        </w:rPr>
      </w:pPr>
      <w:del w:id="71" w:author="Namita Sivasankaran" w:date="2016-11-02T15:38:00Z">
        <w:r w:rsidRPr="00357ACA" w:rsidDel="00D217A6">
          <w:rPr>
            <w:rFonts w:ascii="Times New Roman" w:hAnsi="Times New Roman"/>
            <w:szCs w:val="28"/>
          </w:rPr>
          <w:delText>The Hub Manager in turn assigns the leads to the respective spoke</w:delText>
        </w:r>
        <w:r w:rsidR="00AC2257" w:rsidRPr="00357ACA" w:rsidDel="00D217A6">
          <w:rPr>
            <w:rFonts w:ascii="Times New Roman" w:hAnsi="Times New Roman"/>
            <w:szCs w:val="28"/>
          </w:rPr>
          <w:delText xml:space="preserve"> from the ‘</w:delText>
        </w:r>
        <w:r w:rsidR="00662D95" w:rsidRPr="00357ACA" w:rsidDel="00D217A6">
          <w:rPr>
            <w:rFonts w:ascii="Times New Roman" w:hAnsi="Times New Roman"/>
            <w:szCs w:val="28"/>
          </w:rPr>
          <w:delText>Assignment Pending</w:delText>
        </w:r>
        <w:r w:rsidR="00AC2257" w:rsidRPr="00357ACA" w:rsidDel="00D217A6">
          <w:rPr>
            <w:rFonts w:ascii="Times New Roman" w:hAnsi="Times New Roman"/>
            <w:szCs w:val="28"/>
          </w:rPr>
          <w:delText>’ queue.</w:delText>
        </w:r>
        <w:r w:rsidR="00E4790D" w:rsidRPr="00357ACA" w:rsidDel="00D217A6">
          <w:rPr>
            <w:rFonts w:ascii="Times New Roman" w:hAnsi="Times New Roman"/>
            <w:szCs w:val="28"/>
          </w:rPr>
          <w:delText xml:space="preserve"> </w:delText>
        </w:r>
      </w:del>
      <w:r w:rsidR="002B14F1" w:rsidRPr="00357ACA">
        <w:rPr>
          <w:rFonts w:ascii="Times New Roman" w:hAnsi="Times New Roman"/>
          <w:szCs w:val="28"/>
        </w:rPr>
        <w:t xml:space="preserve">Upon selecting the assignment pending queue, all </w:t>
      </w:r>
      <w:del w:id="72" w:author="Namita Sivasankaran" w:date="2016-11-02T15:38:00Z">
        <w:r w:rsidR="002B14F1" w:rsidRPr="00357ACA" w:rsidDel="00D217A6">
          <w:rPr>
            <w:rFonts w:ascii="Times New Roman" w:hAnsi="Times New Roman"/>
            <w:szCs w:val="28"/>
          </w:rPr>
          <w:delText xml:space="preserve">the </w:delText>
        </w:r>
      </w:del>
      <w:r w:rsidR="002B14F1" w:rsidRPr="00357ACA">
        <w:rPr>
          <w:rFonts w:ascii="Times New Roman" w:hAnsi="Times New Roman"/>
          <w:szCs w:val="28"/>
        </w:rPr>
        <w:t xml:space="preserve">cases pertaining to the particular hub need to be listed </w:t>
      </w:r>
      <w:r w:rsidR="00DE4C12" w:rsidRPr="00357ACA">
        <w:rPr>
          <w:rFonts w:ascii="Times New Roman" w:hAnsi="Times New Roman"/>
          <w:szCs w:val="28"/>
        </w:rPr>
        <w:t xml:space="preserve">in a tabulation </w:t>
      </w:r>
      <w:r w:rsidR="002B14F1" w:rsidRPr="00357ACA">
        <w:rPr>
          <w:rFonts w:ascii="Times New Roman" w:hAnsi="Times New Roman"/>
          <w:szCs w:val="28"/>
        </w:rPr>
        <w:t>(</w:t>
      </w:r>
      <w:r w:rsidR="002B14F1" w:rsidRPr="00357ACA">
        <w:rPr>
          <w:rFonts w:ascii="Times New Roman" w:hAnsi="Times New Roman"/>
          <w:b/>
          <w:szCs w:val="28"/>
        </w:rPr>
        <w:t>based on the Hub ID</w:t>
      </w:r>
      <w:r w:rsidR="002B14F1" w:rsidRPr="00357ACA">
        <w:rPr>
          <w:rFonts w:ascii="Times New Roman" w:hAnsi="Times New Roman"/>
          <w:szCs w:val="28"/>
        </w:rPr>
        <w:t xml:space="preserve">). </w:t>
      </w:r>
    </w:p>
    <w:p w:rsidR="00B3651E" w:rsidRPr="00357ACA" w:rsidRDefault="00B3651E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 xml:space="preserve">Leads are assigned to a spoke by selecting from a dropdown of all the spokes mapped to that particular hub. </w:t>
      </w:r>
      <w:r w:rsidR="00866D3C" w:rsidRPr="00357ACA">
        <w:rPr>
          <w:rFonts w:ascii="Times New Roman" w:hAnsi="Times New Roman"/>
          <w:szCs w:val="28"/>
        </w:rPr>
        <w:t xml:space="preserve">Prior to assignment, the hub manager can </w:t>
      </w:r>
      <w:r w:rsidR="00866D3C" w:rsidRPr="00357ACA">
        <w:rPr>
          <w:rFonts w:ascii="Times New Roman" w:hAnsi="Times New Roman"/>
          <w:b/>
          <w:szCs w:val="28"/>
        </w:rPr>
        <w:t>sort</w:t>
      </w:r>
      <w:r w:rsidR="00866D3C" w:rsidRPr="00357ACA">
        <w:rPr>
          <w:rFonts w:ascii="Times New Roman" w:hAnsi="Times New Roman"/>
          <w:szCs w:val="28"/>
        </w:rPr>
        <w:t xml:space="preserve"> these leads based on the following parameters: Upload date, Applicant Name, Business Name, </w:t>
      </w:r>
      <w:r w:rsidR="00115A34" w:rsidRPr="00357ACA">
        <w:rPr>
          <w:rFonts w:ascii="Times New Roman" w:hAnsi="Times New Roman"/>
          <w:szCs w:val="28"/>
        </w:rPr>
        <w:t>Area, City/Village/town</w:t>
      </w:r>
      <w:r w:rsidRPr="00357ACA">
        <w:rPr>
          <w:rFonts w:ascii="Times New Roman" w:hAnsi="Times New Roman"/>
          <w:szCs w:val="28"/>
        </w:rPr>
        <w:t>.</w:t>
      </w:r>
    </w:p>
    <w:p w:rsidR="00DE4C12" w:rsidRPr="00357ACA" w:rsidRDefault="00B3651E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  <w:pPrChange w:id="73" w:author="Namita Sivasankaran" w:date="2016-11-08T18:49:00Z">
          <w:pPr>
            <w:pStyle w:val="ListParagraph"/>
            <w:numPr>
              <w:ilvl w:val="1"/>
              <w:numId w:val="33"/>
            </w:numPr>
            <w:ind w:left="1440" w:hanging="360"/>
            <w:jc w:val="both"/>
          </w:pPr>
        </w:pPrChange>
      </w:pPr>
      <w:r w:rsidRPr="00357ACA">
        <w:rPr>
          <w:rFonts w:ascii="Times New Roman" w:hAnsi="Times New Roman"/>
          <w:szCs w:val="28"/>
        </w:rPr>
        <w:t>Once assigned,</w:t>
      </w:r>
      <w:r w:rsidR="00E4790D" w:rsidRPr="00357ACA">
        <w:rPr>
          <w:rFonts w:ascii="Times New Roman" w:hAnsi="Times New Roman"/>
          <w:szCs w:val="28"/>
        </w:rPr>
        <w:t xml:space="preserve"> leads should appear in the Loan Officer’s log-in (based on the spoke he is mapped to</w:t>
      </w:r>
      <w:r w:rsidR="002B14F1" w:rsidRPr="00357ACA">
        <w:rPr>
          <w:rFonts w:ascii="Times New Roman" w:hAnsi="Times New Roman"/>
          <w:szCs w:val="28"/>
        </w:rPr>
        <w:t xml:space="preserve">- </w:t>
      </w:r>
      <w:r w:rsidR="002B14F1" w:rsidRPr="00357ACA">
        <w:rPr>
          <w:rFonts w:ascii="Times New Roman" w:hAnsi="Times New Roman"/>
          <w:b/>
          <w:szCs w:val="28"/>
        </w:rPr>
        <w:t>using spoke ID</w:t>
      </w:r>
      <w:r w:rsidR="00E4790D" w:rsidRPr="00357ACA">
        <w:rPr>
          <w:rFonts w:ascii="Times New Roman" w:hAnsi="Times New Roman"/>
          <w:szCs w:val="28"/>
        </w:rPr>
        <w:t>).</w:t>
      </w:r>
    </w:p>
    <w:p w:rsidR="00CD4C69" w:rsidRPr="00357ACA" w:rsidRDefault="00DE4C12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  <w:pPrChange w:id="74" w:author="Namita Sivasankaran" w:date="2016-11-08T18:49:00Z">
          <w:pPr>
            <w:pStyle w:val="ListParagraph"/>
            <w:numPr>
              <w:ilvl w:val="1"/>
              <w:numId w:val="33"/>
            </w:numPr>
            <w:ind w:left="1440" w:hanging="360"/>
            <w:jc w:val="both"/>
          </w:pPr>
        </w:pPrChange>
      </w:pPr>
      <w:r w:rsidRPr="00357ACA">
        <w:rPr>
          <w:rFonts w:ascii="Times New Roman" w:hAnsi="Times New Roman"/>
          <w:szCs w:val="28"/>
        </w:rPr>
        <w:t>An option to reassign the lead needs to be provided in case the lead is erroneously assigned.</w:t>
      </w:r>
    </w:p>
    <w:p w:rsidR="007901FA" w:rsidRPr="00357ACA" w:rsidRDefault="007901FA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  <w:pPrChange w:id="75" w:author="Namita Sivasankaran" w:date="2016-11-08T18:49:00Z">
          <w:pPr>
            <w:pStyle w:val="ListParagraph"/>
            <w:numPr>
              <w:ilvl w:val="1"/>
              <w:numId w:val="33"/>
            </w:numPr>
            <w:ind w:left="1440" w:hanging="360"/>
            <w:jc w:val="both"/>
          </w:pPr>
        </w:pPrChange>
      </w:pPr>
      <w:r w:rsidRPr="00357ACA">
        <w:rPr>
          <w:rFonts w:ascii="Times New Roman" w:hAnsi="Times New Roman"/>
          <w:szCs w:val="28"/>
        </w:rPr>
        <w:t>After successful assignment, lead status can be “Assigned”.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6" w:name="_Toc465872982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Uploads</w:t>
      </w:r>
      <w:bookmarkEnd w:id="76"/>
    </w:p>
    <w:p w:rsidR="00833573" w:rsidRPr="00357ACA" w:rsidRDefault="00833573" w:rsidP="00833573">
      <w:pPr>
        <w:ind w:left="1080"/>
        <w:rPr>
          <w:sz w:val="16"/>
        </w:rPr>
      </w:pPr>
      <w:r w:rsidRPr="00357ACA">
        <w:rPr>
          <w:sz w:val="16"/>
        </w:rPr>
        <w:t>N.A.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7" w:name="_Toc465872983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Downloads</w:t>
      </w:r>
      <w:bookmarkEnd w:id="77"/>
    </w:p>
    <w:p w:rsidR="00833573" w:rsidRPr="00357ACA" w:rsidRDefault="00833573" w:rsidP="00833573">
      <w:pPr>
        <w:ind w:left="1080"/>
        <w:rPr>
          <w:sz w:val="16"/>
        </w:rPr>
      </w:pPr>
      <w:r w:rsidRPr="00357ACA">
        <w:rPr>
          <w:sz w:val="16"/>
        </w:rPr>
        <w:t>N.A.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8" w:name="_Toc465872984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Reports</w:t>
      </w:r>
      <w:bookmarkEnd w:id="78"/>
    </w:p>
    <w:p w:rsidR="00B42412" w:rsidRPr="00357ACA" w:rsidRDefault="00324BD7" w:rsidP="00324BD7">
      <w:pPr>
        <w:ind w:left="1080"/>
        <w:rPr>
          <w:sz w:val="22"/>
          <w:szCs w:val="28"/>
        </w:rPr>
      </w:pPr>
      <w:r w:rsidRPr="00357ACA">
        <w:rPr>
          <w:sz w:val="22"/>
          <w:szCs w:val="28"/>
        </w:rPr>
        <w:t>Lead Generation Report</w:t>
      </w:r>
    </w:p>
    <w:p w:rsidR="00A61445" w:rsidRPr="00357ACA" w:rsidRDefault="00A61445" w:rsidP="00324BD7">
      <w:pPr>
        <w:ind w:left="1080"/>
        <w:rPr>
          <w:sz w:val="28"/>
          <w:szCs w:val="28"/>
        </w:rPr>
      </w:pPr>
    </w:p>
    <w:p w:rsidR="00324BD7" w:rsidRPr="00357ACA" w:rsidRDefault="00324BD7" w:rsidP="00324BD7">
      <w:pPr>
        <w:ind w:left="1080"/>
        <w:rPr>
          <w:sz w:val="28"/>
          <w:szCs w:val="28"/>
        </w:rPr>
      </w:pPr>
    </w:p>
    <w:sdt>
      <w:sdtPr>
        <w:rPr>
          <w:rFonts w:cs="Times New Roman"/>
        </w:rPr>
        <w:id w:val="-305094086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D973A5" w:rsidRPr="0054238B" w:rsidRDefault="00D973A5" w:rsidP="00357ACA">
          <w:pPr>
            <w:pStyle w:val="Heading1"/>
            <w:rPr>
              <w:rFonts w:cs="Times New Roman"/>
            </w:rPr>
            <w:sectPr w:rsidR="00D973A5" w:rsidRPr="0054238B" w:rsidSect="00D217A6">
              <w:pgSz w:w="11899" w:h="16838"/>
              <w:pgMar w:top="1843" w:right="1126" w:bottom="2835" w:left="993" w:header="1560" w:footer="567" w:gutter="0"/>
              <w:cols w:space="720"/>
              <w:docGrid w:linePitch="360"/>
            </w:sectPr>
          </w:pPr>
        </w:p>
        <w:p w:rsidR="00B42412" w:rsidRPr="00357ACA" w:rsidRDefault="00D82647" w:rsidP="00B454C8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bookmarkStart w:id="79" w:name="_Toc465872985"/>
          <w:r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lastRenderedPageBreak/>
            <w:t>Capturing Lead Details</w:t>
          </w:r>
          <w:r w:rsidR="0008018C"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 &amp; Decision Making</w:t>
          </w:r>
        </w:p>
      </w:sdtContent>
    </w:sdt>
    <w:bookmarkEnd w:id="79" w:displacedByCustomXml="prev"/>
    <w:p w:rsidR="00662D95" w:rsidRPr="00357ACA" w:rsidRDefault="00662D95" w:rsidP="00347304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0" w:name="_Toc465872986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</w:t>
      </w:r>
      <w:r w:rsidR="005E72A8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data </w:t>
      </w:r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Fields)</w:t>
      </w:r>
      <w:bookmarkEnd w:id="8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2551"/>
        <w:gridCol w:w="2126"/>
        <w:gridCol w:w="1843"/>
        <w:gridCol w:w="2126"/>
        <w:gridCol w:w="3544"/>
        <w:tblGridChange w:id="81">
          <w:tblGrid>
            <w:gridCol w:w="1221"/>
            <w:gridCol w:w="163"/>
            <w:gridCol w:w="976"/>
            <w:gridCol w:w="442"/>
            <w:gridCol w:w="1275"/>
            <w:gridCol w:w="142"/>
            <w:gridCol w:w="1134"/>
            <w:gridCol w:w="284"/>
            <w:gridCol w:w="141"/>
            <w:gridCol w:w="1134"/>
            <w:gridCol w:w="284"/>
            <w:gridCol w:w="283"/>
            <w:gridCol w:w="851"/>
            <w:gridCol w:w="992"/>
            <w:gridCol w:w="2126"/>
            <w:gridCol w:w="816"/>
            <w:gridCol w:w="2728"/>
            <w:gridCol w:w="249"/>
          </w:tblGrid>
        </w:tblGridChange>
      </w:tblGrid>
      <w:tr w:rsidR="007267E2" w:rsidRPr="0019430F" w:rsidTr="00357ACA">
        <w:trPr>
          <w:trHeight w:val="501"/>
        </w:trPr>
        <w:tc>
          <w:tcPr>
            <w:tcW w:w="138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Section</w:t>
            </w:r>
          </w:p>
        </w:tc>
        <w:tc>
          <w:tcPr>
            <w:tcW w:w="1418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Sub section</w:t>
            </w:r>
          </w:p>
        </w:tc>
        <w:tc>
          <w:tcPr>
            <w:tcW w:w="2551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82" w:author="Namita Sivasankaran" w:date="2016-11-02T15:46:00Z">
              <w:r w:rsidRPr="00357ACA" w:rsidDel="004D42D3">
                <w:rPr>
                  <w:b/>
                  <w:bCs/>
                  <w:sz w:val="22"/>
                </w:rPr>
                <w:delText xml:space="preserve">Main </w:delText>
              </w:r>
            </w:del>
            <w:r w:rsidRPr="00357ACA">
              <w:rPr>
                <w:b/>
                <w:bCs/>
                <w:sz w:val="22"/>
              </w:rPr>
              <w:t>Field Name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Field Value</w:t>
            </w:r>
          </w:p>
        </w:tc>
        <w:tc>
          <w:tcPr>
            <w:tcW w:w="1843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Mandatory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Condit</w:t>
            </w:r>
            <w:ins w:id="83" w:author="Namita Sivasankaran" w:date="2016-11-02T15:43:00Z">
              <w:r>
                <w:rPr>
                  <w:b/>
                  <w:bCs/>
                  <w:sz w:val="22"/>
                </w:rPr>
                <w:t>i</w:t>
              </w:r>
            </w:ins>
            <w:r w:rsidRPr="00357ACA">
              <w:rPr>
                <w:b/>
                <w:bCs/>
                <w:sz w:val="22"/>
              </w:rPr>
              <w:t>onal Mandatory</w:t>
            </w:r>
          </w:p>
        </w:tc>
        <w:tc>
          <w:tcPr>
            <w:tcW w:w="354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84" w:author="Namita Sivasankaran" w:date="2016-11-02T15:42:00Z">
              <w:r w:rsidRPr="00357ACA" w:rsidDel="00D217A6">
                <w:rPr>
                  <w:b/>
                  <w:bCs/>
                  <w:sz w:val="22"/>
                </w:rPr>
                <w:delText>Population Logic</w:delText>
              </w:r>
            </w:del>
            <w:ins w:id="85" w:author="Namita Sivasankaran" w:date="2016-11-02T15:42:00Z">
              <w:r>
                <w:rPr>
                  <w:b/>
                  <w:bCs/>
                  <w:sz w:val="22"/>
                </w:rPr>
                <w:t>Remarks</w:t>
              </w:r>
            </w:ins>
          </w:p>
        </w:tc>
      </w:tr>
      <w:tr w:rsidR="007267E2" w:rsidRPr="0019430F" w:rsidTr="00357ACA">
        <w:trPr>
          <w:trHeight w:val="267"/>
        </w:trPr>
        <w:tc>
          <w:tcPr>
            <w:tcW w:w="1384" w:type="dxa"/>
            <w:vMerge w:val="restart"/>
            <w:hideMark/>
          </w:tcPr>
          <w:p w:rsidR="007267E2" w:rsidRPr="00357ACA" w:rsidRDefault="007267E2" w:rsidP="009D4A57">
            <w:pPr>
              <w:rPr>
                <w:bCs/>
                <w:sz w:val="22"/>
              </w:rPr>
            </w:pPr>
            <w:r w:rsidRPr="00357ACA">
              <w:rPr>
                <w:bCs/>
                <w:sz w:val="22"/>
              </w:rPr>
              <w:t>Lead Profile</w:t>
            </w:r>
          </w:p>
        </w:tc>
        <w:tc>
          <w:tcPr>
            <w:tcW w:w="1418" w:type="dxa"/>
            <w:hideMark/>
          </w:tcPr>
          <w:p w:rsidR="007267E2" w:rsidRPr="00357ACA" w:rsidRDefault="007267E2" w:rsidP="009D4A57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Hub Name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ins w:id="86" w:author="Namita Sivasankaran" w:date="2016-11-02T15:43:00Z">
              <w:r>
                <w:rPr>
                  <w:sz w:val="22"/>
                </w:rPr>
                <w:t>Auto-populate b</w:t>
              </w:r>
            </w:ins>
            <w:del w:id="87" w:author="Namita Sivasankaran" w:date="2016-11-02T15:43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</w:t>
            </w:r>
          </w:p>
        </w:tc>
      </w:tr>
      <w:tr w:rsidR="007267E2" w:rsidRPr="0019430F" w:rsidTr="00357ACA">
        <w:trPr>
          <w:trHeight w:val="811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8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hideMark/>
          </w:tcPr>
          <w:p w:rsidR="007267E2" w:rsidRPr="0019430F" w:rsidRDefault="007267E2" w:rsidP="009D4A57">
            <w:pPr>
              <w:rPr>
                <w:sz w:val="22"/>
                <w:rPrChange w:id="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Spoke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ins w:id="99" w:author="Namita Sivasankaran" w:date="2016-11-02T15:44:00Z">
              <w:r>
                <w:rPr>
                  <w:sz w:val="22"/>
                </w:rPr>
                <w:t>Auto-populate b</w:t>
              </w:r>
            </w:ins>
            <w:del w:id="100" w:author="Namita Sivasankaran" w:date="2016-11-02T15:44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in. If a loan officer is mapped to more than one spoke then select option</w:t>
            </w:r>
          </w:p>
        </w:tc>
      </w:tr>
      <w:tr w:rsidR="007267E2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0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10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0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1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113" w:author="Namita Sivasankaran" w:date="2016-11-02T15:45:00Z">
              <w:r>
                <w:rPr>
                  <w:sz w:val="22"/>
                </w:rPr>
                <w:t xml:space="preserve">     </w:t>
              </w:r>
            </w:ins>
          </w:p>
        </w:tc>
      </w:tr>
      <w:tr w:rsidR="007267E2" w:rsidRPr="0019430F" w:rsidTr="00357ACA">
        <w:trPr>
          <w:trHeight w:val="275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1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1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Entity Type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18" w:author="Namita Sivasankaran" w:date="2016-11-02T15:45:00Z">
              <w:r w:rsidRPr="0019430F" w:rsidDel="004D42D3">
                <w:rPr>
                  <w:sz w:val="22"/>
                  <w:rPrChange w:id="11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20" w:author="Namita Sivasankaran" w:date="2016-11-02T15:45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Individual /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12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Individual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Gender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26" w:author="Namita Sivasankaran" w:date="2016-11-02T15:46:00Z">
              <w:r w:rsidRPr="0019430F" w:rsidDel="004D42D3">
                <w:rPr>
                  <w:sz w:val="22"/>
                  <w:rPrChange w:id="12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28" w:author="Namita Sivasankaran" w:date="2016-11-02T15:46:00Z">
              <w:r>
                <w:rPr>
                  <w:sz w:val="22"/>
                </w:rPr>
                <w:t>Radio button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129" w:author="Namita Sivasankaran" w:date="2016-11-02T15:47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130" w:author="Namita Sivasankaran" w:date="2016-11-02T15:46:00Z"/>
                <w:sz w:val="22"/>
              </w:rPr>
            </w:pPr>
            <w:r w:rsidRPr="00357ACA">
              <w:rPr>
                <w:sz w:val="22"/>
              </w:rPr>
              <w:t>Male/Female/Unspecified-</w:t>
            </w:r>
            <w:del w:id="131" w:author="Namita Sivasankaran" w:date="2016-11-02T15:46:00Z">
              <w:r w:rsidRPr="00357ACA" w:rsidDel="004D42D3">
                <w:rPr>
                  <w:sz w:val="22"/>
                </w:rPr>
                <w:delText xml:space="preserve"> </w:delText>
              </w:r>
            </w:del>
          </w:p>
          <w:p w:rsidR="007267E2" w:rsidRPr="00357ACA" w:rsidRDefault="007267E2">
            <w:pPr>
              <w:rPr>
                <w:sz w:val="22"/>
              </w:rPr>
            </w:pPr>
            <w:ins w:id="132" w:author="Namita Sivasankaran" w:date="2016-11-02T15:48:00Z">
              <w:r>
                <w:rPr>
                  <w:sz w:val="22"/>
                </w:rPr>
                <w:t xml:space="preserve">Mandatory </w:t>
              </w:r>
            </w:ins>
            <w:del w:id="133" w:author="Namita Sivasankaran" w:date="2016-11-02T15:48:00Z">
              <w:r w:rsidRPr="00357ACA" w:rsidDel="004D42D3">
                <w:rPr>
                  <w:sz w:val="22"/>
                </w:rPr>
                <w:delText>I</w:delText>
              </w:r>
            </w:del>
            <w:ins w:id="134" w:author="Namita Sivasankaran" w:date="2016-11-02T15:48:00Z">
              <w:r>
                <w:rPr>
                  <w:sz w:val="22"/>
                </w:rPr>
                <w:t>i</w:t>
              </w:r>
            </w:ins>
            <w:r w:rsidRPr="00357ACA">
              <w:rPr>
                <w:sz w:val="22"/>
              </w:rPr>
              <w:t>f entity type</w:t>
            </w:r>
            <w:del w:id="135" w:author="Namita Sivasankaran" w:date="2016-11-02T15:48:00Z">
              <w:r w:rsidRPr="00357ACA" w:rsidDel="004D42D3">
                <w:rPr>
                  <w:sz w:val="22"/>
                </w:rPr>
                <w:delText xml:space="preserve">= </w:delText>
              </w:r>
            </w:del>
            <w:ins w:id="136" w:author="Namita Sivasankaran" w:date="2016-11-02T15:48:00Z">
              <w:r>
                <w:rPr>
                  <w:sz w:val="22"/>
                </w:rPr>
                <w:t xml:space="preserve"> is</w:t>
              </w:r>
              <w:r w:rsidRPr="00357ACA"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individual</w:t>
            </w:r>
          </w:p>
        </w:tc>
      </w:tr>
      <w:tr w:rsidR="007267E2" w:rsidRPr="0019430F" w:rsidTr="00357ACA">
        <w:trPr>
          <w:trHeight w:val="374"/>
          <w:ins w:id="137" w:author="Namita Sivasankaran" w:date="2016-11-02T15:46:00Z"/>
        </w:trPr>
        <w:tc>
          <w:tcPr>
            <w:tcW w:w="1384" w:type="dxa"/>
            <w:vMerge/>
          </w:tcPr>
          <w:p w:rsidR="007267E2" w:rsidRPr="0019430F" w:rsidRDefault="007267E2">
            <w:pPr>
              <w:rPr>
                <w:ins w:id="138" w:author="Namita Sivasankaran" w:date="2016-11-02T15:46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7267E2" w:rsidRPr="0019430F" w:rsidRDefault="007267E2">
            <w:pPr>
              <w:rPr>
                <w:ins w:id="139" w:author="Namita Sivasankaran" w:date="2016-11-02T15:46:00Z"/>
                <w:bCs/>
                <w:sz w:val="22"/>
              </w:rPr>
            </w:pPr>
          </w:p>
        </w:tc>
        <w:tc>
          <w:tcPr>
            <w:tcW w:w="2551" w:type="dxa"/>
          </w:tcPr>
          <w:p w:rsidR="007267E2" w:rsidRPr="0019430F" w:rsidRDefault="007267E2">
            <w:pPr>
              <w:rPr>
                <w:ins w:id="140" w:author="Namita Sivasankaran" w:date="2016-11-02T15:46:00Z"/>
                <w:sz w:val="22"/>
              </w:rPr>
            </w:pPr>
            <w:ins w:id="141" w:author="Namita Sivasankaran" w:date="2016-11-02T15:47:00Z">
              <w:r w:rsidRPr="00843824">
                <w:rPr>
                  <w:sz w:val="22"/>
                </w:rPr>
                <w:t>Date of Birth</w:t>
              </w:r>
            </w:ins>
          </w:p>
        </w:tc>
        <w:tc>
          <w:tcPr>
            <w:tcW w:w="2126" w:type="dxa"/>
          </w:tcPr>
          <w:p w:rsidR="007267E2" w:rsidRPr="0019430F" w:rsidRDefault="007267E2">
            <w:pPr>
              <w:rPr>
                <w:ins w:id="142" w:author="Namita Sivasankaran" w:date="2016-11-02T15:46:00Z"/>
                <w:sz w:val="22"/>
              </w:rPr>
            </w:pPr>
            <w:ins w:id="143" w:author="Namita Sivasankaran" w:date="2016-11-02T15:47:00Z">
              <w:r w:rsidRPr="00843824">
                <w:rPr>
                  <w:sz w:val="22"/>
                </w:rPr>
                <w:t>Date</w:t>
              </w:r>
            </w:ins>
          </w:p>
        </w:tc>
        <w:tc>
          <w:tcPr>
            <w:tcW w:w="1843" w:type="dxa"/>
            <w:noWrap/>
          </w:tcPr>
          <w:p w:rsidR="007267E2" w:rsidRPr="0019430F" w:rsidRDefault="007267E2">
            <w:pPr>
              <w:rPr>
                <w:ins w:id="144" w:author="Namita Sivasankaran" w:date="2016-11-02T15:46:00Z"/>
                <w:sz w:val="22"/>
              </w:rPr>
            </w:pPr>
            <w:ins w:id="145" w:author="Namita Sivasankaran" w:date="2016-11-02T15:47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7267E2" w:rsidRPr="0019430F" w:rsidRDefault="007267E2">
            <w:pPr>
              <w:rPr>
                <w:ins w:id="146" w:author="Namita Sivasankaran" w:date="2016-11-02T15:46:00Z"/>
                <w:sz w:val="22"/>
              </w:rPr>
            </w:pPr>
            <w:ins w:id="147" w:author="Namita Sivasankaran" w:date="2016-11-02T15:47:00Z">
              <w:r w:rsidRPr="00843824">
                <w:rPr>
                  <w:sz w:val="22"/>
                </w:rPr>
                <w:t> </w:t>
              </w:r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7267E2" w:rsidRPr="0019430F" w:rsidRDefault="007267E2">
            <w:pPr>
              <w:rPr>
                <w:ins w:id="148" w:author="Namita Sivasankaran" w:date="2016-11-02T15:46:00Z"/>
                <w:sz w:val="22"/>
              </w:rPr>
            </w:pPr>
            <w:ins w:id="149" w:author="Namita Sivasankaran" w:date="2016-11-02T15:48:00Z">
              <w:r>
                <w:rPr>
                  <w:sz w:val="22"/>
                </w:rPr>
                <w:t>Mandatory i</w:t>
              </w:r>
              <w:r w:rsidRPr="00843824">
                <w:rPr>
                  <w:sz w:val="22"/>
                </w:rPr>
                <w:t>f entity type</w:t>
              </w:r>
              <w:r>
                <w:rPr>
                  <w:sz w:val="22"/>
                </w:rPr>
                <w:t xml:space="preserve"> is</w:t>
              </w:r>
              <w:r w:rsidRPr="00843824">
                <w:rPr>
                  <w:sz w:val="22"/>
                </w:rPr>
                <w:t xml:space="preserve"> individual</w:t>
              </w:r>
            </w:ins>
          </w:p>
        </w:tc>
      </w:tr>
      <w:tr w:rsidR="007267E2" w:rsidRPr="0019430F" w:rsidTr="00357ACA">
        <w:trPr>
          <w:trHeight w:val="279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5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Age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1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159" w:author="Namita Sivasankaran" w:date="2016-11-02T15:47:00Z">
              <w:r>
                <w:rPr>
                  <w:sz w:val="22"/>
                </w:rPr>
                <w:t xml:space="preserve">Yes </w:t>
              </w:r>
            </w:ins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individual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6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6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Marital Status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64" w:author="Namita Sivasankaran" w:date="2016-11-02T15:48:00Z">
              <w:r w:rsidRPr="0019430F" w:rsidDel="004D42D3">
                <w:rPr>
                  <w:sz w:val="22"/>
                  <w:rPrChange w:id="16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66" w:author="Namita Sivasankaran" w:date="2016-11-02T15:48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Divorced/Married/Single/Widow</w:t>
            </w:r>
            <w:ins w:id="167" w:author="Namita Sivasankaran" w:date="2016-11-02T15:48:00Z">
              <w:r>
                <w:rPr>
                  <w:sz w:val="22"/>
                </w:rPr>
                <w:t xml:space="preserve"> </w:t>
              </w:r>
            </w:ins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individual</w:t>
            </w:r>
          </w:p>
        </w:tc>
      </w:tr>
      <w:tr w:rsidR="007267E2" w:rsidRPr="0019430F" w:rsidTr="00357ACA">
        <w:trPr>
          <w:trHeight w:val="1026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6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6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Education Status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173" w:author="Namita Sivasankaran" w:date="2016-11-02T15:49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174" w:author="Namita Sivasankaran" w:date="2016-11-02T15:49:00Z"/>
                <w:sz w:val="22"/>
              </w:rPr>
            </w:pPr>
            <w:r w:rsidRPr="00357ACA">
              <w:rPr>
                <w:sz w:val="22"/>
              </w:rPr>
              <w:t>Below SSC,</w:t>
            </w:r>
            <w:ins w:id="175" w:author="Namita Sivasankaran" w:date="2016-11-02T16:36:00Z">
              <w:r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SSLC,</w:t>
            </w:r>
            <w:ins w:id="176" w:author="Namita Sivasankaran" w:date="2016-11-02T16:36:00Z">
              <w:r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HSC,</w:t>
            </w:r>
            <w:ins w:id="177" w:author="Namita Sivasankaran" w:date="2016-11-02T16:36:00Z">
              <w:r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Graduate/Diploma/ITI,Professional Degree,Others</w:t>
            </w:r>
          </w:p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individual</w:t>
            </w:r>
            <w:r w:rsidRPr="0019430F" w:rsidDel="004D42D3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7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17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8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Enterprise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1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</w:t>
            </w:r>
            <w:r w:rsidRPr="00357ACA">
              <w:rPr>
                <w:sz w:val="22"/>
              </w:rPr>
              <w:t>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8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9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Type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93" w:author="Namita Sivasankaran" w:date="2016-11-02T15:50:00Z">
              <w:r w:rsidRPr="0019430F" w:rsidDel="004D42D3">
                <w:rPr>
                  <w:sz w:val="22"/>
                  <w:rPrChange w:id="194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95" w:author="Namita Sivasankaran" w:date="2016-11-02T15:50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196" w:author="Namita Sivasankaran" w:date="2016-11-02T15:58:00Z"/>
                <w:sz w:val="22"/>
              </w:rPr>
            </w:pPr>
            <w:r w:rsidRPr="00357ACA">
              <w:rPr>
                <w:sz w:val="22"/>
              </w:rPr>
              <w:t xml:space="preserve">Refer lead dropdowns </w:t>
            </w:r>
          </w:p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9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9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Activity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ins w:id="201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202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203" w:author="Namita Sivasankaran" w:date="2016-11-02T15:58:00Z"/>
                <w:sz w:val="22"/>
              </w:rPr>
            </w:pPr>
            <w:r w:rsidRPr="003516BC">
              <w:rPr>
                <w:sz w:val="22"/>
              </w:rPr>
              <w:t xml:space="preserve">Refer lead dropdowns </w:t>
            </w:r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0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0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Operating Since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208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209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1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1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1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Ownership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ins w:id="214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215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216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217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218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>Owned, Rented, Leased</w:t>
            </w:r>
            <w:del w:id="219" w:author="Namita Sivasankaran" w:date="2016-11-02T15:59:00Z">
              <w:r w:rsidRPr="003516BC" w:rsidDel="00865678">
                <w:rPr>
                  <w:sz w:val="22"/>
                </w:rPr>
                <w:delText xml:space="preserve">- </w:delText>
              </w:r>
            </w:del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12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2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Is the Business Registered</w:t>
            </w:r>
            <w:del w:id="224" w:author="Namita Sivasankaran" w:date="2016-11-02T15:59:00Z">
              <w:r w:rsidRPr="0019430F" w:rsidDel="00865678">
                <w:rPr>
                  <w:sz w:val="22"/>
                  <w:rPrChange w:id="22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2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del w:id="227" w:author="Namita Sivasankaran" w:date="2016-11-02T15:59:00Z">
              <w:r w:rsidRPr="0019430F" w:rsidDel="00865678">
                <w:rPr>
                  <w:sz w:val="22"/>
                  <w:rPrChange w:id="22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229" w:author="Namita Sivasankaran" w:date="2016-11-02T15:5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230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231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232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 xml:space="preserve">Yes/No- </w:t>
            </w:r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3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23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23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Contact Details</w:t>
            </w:r>
          </w:p>
        </w:tc>
        <w:tc>
          <w:tcPr>
            <w:tcW w:w="2551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2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Mobile No</w:t>
            </w:r>
            <w:ins w:id="237" w:author="Namita Sivasankaran" w:date="2016-11-02T16:00:00Z">
              <w:r>
                <w:rPr>
                  <w:sz w:val="22"/>
                </w:rPr>
                <w:t>.</w:t>
              </w:r>
            </w:ins>
            <w:del w:id="238" w:author="Namita Sivasankaran" w:date="2016-11-02T16:00:00Z">
              <w:r w:rsidRPr="003516BC" w:rsidDel="00865678">
                <w:rPr>
                  <w:sz w:val="22"/>
                </w:rPr>
                <w:delText xml:space="preserve"> 1</w:delText>
              </w:r>
            </w:del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 </w:t>
            </w:r>
            <w:ins w:id="239" w:author="Namita Sivasankaran" w:date="2016-11-02T16:00:00Z"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7267E2" w:rsidRPr="0019430F" w:rsidTr="00357ACA">
        <w:trPr>
          <w:trHeight w:val="9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4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4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Alternate mobile number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  <w:r w:rsidRPr="0019430F">
              <w:rPr>
                <w:bCs/>
                <w:sz w:val="22"/>
                <w:rPrChange w:id="2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 </w:t>
            </w:r>
            <w:ins w:id="251" w:author="Namita Sivasankaran" w:date="2016-11-02T16:00:00Z">
              <w:r w:rsidRPr="00843824">
                <w:rPr>
                  <w:bCs/>
                  <w:sz w:val="22"/>
                </w:rPr>
                <w:t> </w:t>
              </w:r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1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2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7267E2" w:rsidRPr="0019430F" w:rsidTr="00357ACA">
        <w:trPr>
          <w:trHeight w:val="337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6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6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 code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19430F" w:rsidRDefault="007267E2">
            <w:pPr>
              <w:rPr>
                <w:sz w:val="22"/>
                <w:rPrChange w:id="2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Pincode master</w:t>
            </w:r>
          </w:p>
        </w:tc>
      </w:tr>
      <w:tr w:rsidR="007267E2" w:rsidRPr="0019430F" w:rsidTr="00357ACA">
        <w:trPr>
          <w:trHeight w:val="431"/>
          <w:ins w:id="272" w:author="Namita Sivasankaran" w:date="2016-11-02T16:01:00Z"/>
        </w:trPr>
        <w:tc>
          <w:tcPr>
            <w:tcW w:w="1384" w:type="dxa"/>
            <w:vMerge/>
          </w:tcPr>
          <w:p w:rsidR="007267E2" w:rsidRPr="0019430F" w:rsidRDefault="007267E2">
            <w:pPr>
              <w:rPr>
                <w:ins w:id="273" w:author="Namita Sivasankaran" w:date="2016-11-02T16:01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7267E2" w:rsidRPr="0019430F" w:rsidRDefault="007267E2">
            <w:pPr>
              <w:rPr>
                <w:ins w:id="274" w:author="Namita Sivasankaran" w:date="2016-11-02T16:01:00Z"/>
                <w:bCs/>
                <w:sz w:val="22"/>
              </w:rPr>
            </w:pPr>
          </w:p>
        </w:tc>
        <w:tc>
          <w:tcPr>
            <w:tcW w:w="2551" w:type="dxa"/>
          </w:tcPr>
          <w:p w:rsidR="007267E2" w:rsidRPr="0019430F" w:rsidRDefault="007267E2">
            <w:pPr>
              <w:rPr>
                <w:ins w:id="275" w:author="Namita Sivasankaran" w:date="2016-11-02T16:01:00Z"/>
                <w:sz w:val="22"/>
              </w:rPr>
            </w:pPr>
            <w:ins w:id="276" w:author="Namita Sivasankaran" w:date="2016-11-02T16:01:00Z">
              <w:r w:rsidRPr="00843824">
                <w:rPr>
                  <w:sz w:val="22"/>
                </w:rPr>
                <w:t>District</w:t>
              </w:r>
            </w:ins>
          </w:p>
        </w:tc>
        <w:tc>
          <w:tcPr>
            <w:tcW w:w="2126" w:type="dxa"/>
          </w:tcPr>
          <w:p w:rsidR="007267E2" w:rsidRPr="0019430F" w:rsidRDefault="007267E2">
            <w:pPr>
              <w:rPr>
                <w:ins w:id="277" w:author="Namita Sivasankaran" w:date="2016-11-02T16:01:00Z"/>
                <w:sz w:val="22"/>
              </w:rPr>
            </w:pPr>
            <w:ins w:id="278" w:author="Namita Sivasankaran" w:date="2016-11-02T16:01:00Z">
              <w:r w:rsidRPr="00843824">
                <w:rPr>
                  <w:sz w:val="22"/>
                </w:rPr>
                <w:t>Text</w:t>
              </w:r>
            </w:ins>
          </w:p>
        </w:tc>
        <w:tc>
          <w:tcPr>
            <w:tcW w:w="1843" w:type="dxa"/>
            <w:noWrap/>
          </w:tcPr>
          <w:p w:rsidR="007267E2" w:rsidRPr="0019430F" w:rsidRDefault="007267E2">
            <w:pPr>
              <w:rPr>
                <w:ins w:id="279" w:author="Namita Sivasankaran" w:date="2016-11-02T16:01:00Z"/>
                <w:sz w:val="22"/>
              </w:rPr>
            </w:pPr>
            <w:ins w:id="280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7267E2" w:rsidRPr="0019430F" w:rsidRDefault="007267E2">
            <w:pPr>
              <w:rPr>
                <w:ins w:id="281" w:author="Namita Sivasankaran" w:date="2016-11-02T16:01:00Z"/>
                <w:sz w:val="22"/>
              </w:rPr>
            </w:pPr>
            <w:ins w:id="282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3544" w:type="dxa"/>
          </w:tcPr>
          <w:p w:rsidR="007267E2" w:rsidRPr="0019430F" w:rsidRDefault="007267E2">
            <w:pPr>
              <w:rPr>
                <w:ins w:id="283" w:author="Namita Sivasankaran" w:date="2016-11-02T16:01:00Z"/>
                <w:sz w:val="22"/>
              </w:rPr>
            </w:pPr>
            <w:ins w:id="284" w:author="Namita Sivasankaran" w:date="2016-11-02T16:01:00Z">
              <w:r>
                <w:rPr>
                  <w:sz w:val="22"/>
                </w:rPr>
                <w:t>Auto-populate based on Pincode master</w:t>
              </w:r>
            </w:ins>
          </w:p>
        </w:tc>
      </w:tr>
      <w:tr w:rsidR="007267E2" w:rsidRPr="0019430F" w:rsidTr="00357ACA">
        <w:trPr>
          <w:trHeight w:val="383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8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8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State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Auto-populate based on Pincode master</w:t>
            </w:r>
          </w:p>
        </w:tc>
      </w:tr>
      <w:tr w:rsidR="007267E2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9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9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3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3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19430F" w:rsidRDefault="007267E2">
            <w:pPr>
              <w:rPr>
                <w:sz w:val="22"/>
                <w:rPrChange w:id="3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267E2" w:rsidRPr="0019430F" w:rsidTr="00357ACA">
        <w:trPr>
          <w:trHeight w:val="685"/>
        </w:trPr>
        <w:tc>
          <w:tcPr>
            <w:tcW w:w="1384" w:type="dxa"/>
            <w:vMerge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</w:p>
        </w:tc>
        <w:tc>
          <w:tcPr>
            <w:tcW w:w="1418" w:type="dxa"/>
            <w:vMerge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</w:p>
        </w:tc>
        <w:tc>
          <w:tcPr>
            <w:tcW w:w="2551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Area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(</w:t>
            </w:r>
            <w:ins w:id="307" w:author="Namita Sivasankaran" w:date="2016-11-02T16:02:00Z">
              <w:r>
                <w:rPr>
                  <w:sz w:val="22"/>
                </w:rPr>
                <w:t xml:space="preserve">Provide </w:t>
              </w:r>
            </w:ins>
            <w:r w:rsidRPr="003516BC">
              <w:rPr>
                <w:sz w:val="22"/>
              </w:rPr>
              <w:t>Search Option)</w:t>
            </w:r>
          </w:p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 xml:space="preserve"> Based on the respective spoke</w:t>
            </w:r>
            <w:r>
              <w:rPr>
                <w:sz w:val="22"/>
              </w:rPr>
              <w:t xml:space="preserve"> d</w:t>
            </w:r>
            <w:r w:rsidRPr="003516BC">
              <w:rPr>
                <w:sz w:val="22"/>
              </w:rPr>
              <w:t>ropdown options required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 w:val="restart"/>
            <w:hideMark/>
          </w:tcPr>
          <w:p w:rsidR="00767FE6" w:rsidRPr="003516BC" w:rsidRDefault="00767FE6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Product Details</w:t>
            </w:r>
          </w:p>
        </w:tc>
        <w:tc>
          <w:tcPr>
            <w:tcW w:w="1418" w:type="dxa"/>
            <w:vMerge w:val="restart"/>
            <w:hideMark/>
          </w:tcPr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lastRenderedPageBreak/>
              <w:t> </w:t>
            </w:r>
          </w:p>
          <w:p w:rsidR="00767FE6" w:rsidRPr="003516BC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308" w:author="Namita Sivasankaran" w:date="2016-11-02T16:03:00Z">
              <w:r w:rsidRPr="00843824">
                <w:rPr>
                  <w:sz w:val="22"/>
                </w:rPr>
                <w:lastRenderedPageBreak/>
                <w:t>Product Category</w:t>
              </w:r>
            </w:ins>
            <w:del w:id="309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310" w:author="Namita Sivasankaran" w:date="2016-11-02T16:04:00Z">
              <w:r>
                <w:rPr>
                  <w:sz w:val="22"/>
                </w:rPr>
                <w:t>Dropdown</w:t>
              </w:r>
            </w:ins>
            <w:del w:id="311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ins w:id="312" w:author="Namita Sivasankaran" w:date="2016-11-02T16:03:00Z">
              <w:r w:rsidRPr="00843824">
                <w:rPr>
                  <w:sz w:val="22"/>
                </w:rPr>
                <w:t>Yes</w:t>
              </w:r>
            </w:ins>
            <w:del w:id="313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ins w:id="314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315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316" w:author="Namita Sivasankaran" w:date="2016-11-02T16:03:00Z">
              <w:r w:rsidRPr="00843824">
                <w:rPr>
                  <w:sz w:val="22"/>
                </w:rPr>
                <w:t>Asset / Liability/Others</w:t>
              </w:r>
            </w:ins>
            <w:del w:id="317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1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767FE6" w:rsidRPr="003516BC" w:rsidRDefault="00767FE6">
            <w:pPr>
              <w:rPr>
                <w:sz w:val="22"/>
              </w:rPr>
            </w:pPr>
            <w:ins w:id="320" w:author="Namita Sivasankaran" w:date="2016-11-02T16:03:00Z">
              <w:r w:rsidRPr="00843824">
                <w:rPr>
                  <w:sz w:val="22"/>
                </w:rPr>
                <w:t>Product Sub- Category</w:t>
              </w:r>
            </w:ins>
            <w:del w:id="321" w:author="Namita Sivasankaran" w:date="2016-11-02T16:03:00Z">
              <w:r w:rsidRPr="003516BC" w:rsidDel="00865678">
                <w:rPr>
                  <w:sz w:val="22"/>
                </w:rPr>
                <w:delText>Product Category</w:delText>
              </w:r>
            </w:del>
          </w:p>
        </w:tc>
        <w:tc>
          <w:tcPr>
            <w:tcW w:w="2126" w:type="dxa"/>
          </w:tcPr>
          <w:p w:rsidR="00767FE6" w:rsidRPr="003516BC" w:rsidRDefault="00767FE6">
            <w:pPr>
              <w:rPr>
                <w:sz w:val="22"/>
              </w:rPr>
            </w:pPr>
            <w:ins w:id="322" w:author="Namita Sivasankaran" w:date="2016-11-02T16:04:00Z">
              <w:r>
                <w:rPr>
                  <w:sz w:val="22"/>
                </w:rPr>
                <w:t>Dropdown</w:t>
              </w:r>
            </w:ins>
            <w:del w:id="323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767FE6" w:rsidRPr="003516BC" w:rsidRDefault="00767FE6">
            <w:pPr>
              <w:rPr>
                <w:sz w:val="22"/>
              </w:rPr>
            </w:pPr>
            <w:r w:rsidRPr="00843824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767FE6" w:rsidRPr="003516BC" w:rsidRDefault="00767FE6">
            <w:pPr>
              <w:rPr>
                <w:sz w:val="22"/>
              </w:rPr>
            </w:pPr>
            <w:ins w:id="324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325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767FE6" w:rsidRPr="003516BC" w:rsidRDefault="00767FE6">
            <w:pPr>
              <w:rPr>
                <w:sz w:val="22"/>
              </w:rPr>
            </w:pPr>
            <w:ins w:id="326" w:author="Namita Sivasankaran" w:date="2016-11-02T16:03:00Z">
              <w:r w:rsidRPr="00843824">
                <w:rPr>
                  <w:sz w:val="22"/>
                </w:rPr>
                <w:t>Refer lead dropdowns</w:t>
              </w:r>
            </w:ins>
            <w:del w:id="327" w:author="Namita Sivasankaran" w:date="2016-11-02T16:03:00Z">
              <w:r w:rsidRPr="003516BC" w:rsidDel="00865678">
                <w:rPr>
                  <w:sz w:val="22"/>
                </w:rPr>
                <w:delText>Asset / Liability/Others</w:delText>
              </w:r>
            </w:del>
          </w:p>
        </w:tc>
      </w:tr>
      <w:tr w:rsidR="00767FE6" w:rsidRPr="0019430F" w:rsidTr="00357ACA">
        <w:trPr>
          <w:trHeight w:val="557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2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767FE6" w:rsidRPr="003516BC" w:rsidRDefault="00767FE6">
            <w:pPr>
              <w:rPr>
                <w:sz w:val="22"/>
              </w:rPr>
            </w:pPr>
            <w:ins w:id="330" w:author="Namita Sivasankaran" w:date="2016-11-02T16:03:00Z">
              <w:r w:rsidRPr="00843824">
                <w:rPr>
                  <w:sz w:val="22"/>
                </w:rPr>
                <w:t>Interested In product</w:t>
              </w:r>
            </w:ins>
            <w:del w:id="331" w:author="Namita Sivasankaran" w:date="2016-11-02T16:03:00Z">
              <w:r w:rsidRPr="003516BC" w:rsidDel="00865678">
                <w:rPr>
                  <w:sz w:val="22"/>
                </w:rPr>
                <w:delText>Product Sub- Category</w:delText>
              </w:r>
            </w:del>
          </w:p>
        </w:tc>
        <w:tc>
          <w:tcPr>
            <w:tcW w:w="2126" w:type="dxa"/>
          </w:tcPr>
          <w:p w:rsidR="00767FE6" w:rsidRPr="003516BC" w:rsidRDefault="00767FE6">
            <w:pPr>
              <w:rPr>
                <w:sz w:val="22"/>
              </w:rPr>
            </w:pPr>
            <w:ins w:id="332" w:author="Namita Sivasankaran" w:date="2016-11-02T16:04:00Z">
              <w:r>
                <w:rPr>
                  <w:sz w:val="22"/>
                </w:rPr>
                <w:t>Dropdown</w:t>
              </w:r>
            </w:ins>
            <w:del w:id="333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767FE6" w:rsidRPr="003516BC" w:rsidRDefault="00767FE6">
            <w:pPr>
              <w:rPr>
                <w:sz w:val="22"/>
              </w:rPr>
            </w:pPr>
            <w:r w:rsidRPr="00843824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767FE6" w:rsidRPr="003516BC" w:rsidRDefault="00767FE6">
            <w:pPr>
              <w:rPr>
                <w:sz w:val="22"/>
              </w:rPr>
            </w:pPr>
            <w:ins w:id="334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335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767FE6" w:rsidRPr="003516BC" w:rsidRDefault="00767FE6">
            <w:pPr>
              <w:rPr>
                <w:sz w:val="22"/>
              </w:rPr>
            </w:pPr>
            <w:ins w:id="336" w:author="Namita Sivasankaran" w:date="2016-11-02T16:03:00Z">
              <w:r w:rsidRPr="00843824">
                <w:rPr>
                  <w:sz w:val="22"/>
                </w:rPr>
                <w:t>Yes/No</w:t>
              </w:r>
            </w:ins>
            <w:del w:id="337" w:author="Namita Sivasankaran" w:date="2016-11-02T16:03:00Z">
              <w:r w:rsidRPr="003516BC" w:rsidDel="00865678">
                <w:rPr>
                  <w:sz w:val="22"/>
                </w:rPr>
                <w:delText>Refer lead dropdowns</w:delText>
              </w:r>
            </w:del>
          </w:p>
        </w:tc>
      </w:tr>
      <w:tr w:rsidR="00767FE6" w:rsidRPr="0019430F" w:rsidTr="00357ACA">
        <w:trPr>
          <w:trHeight w:val="12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Product Required by</w:t>
            </w:r>
            <w:del w:id="342" w:author="Namita Sivasankaran" w:date="2016-11-02T16:04:00Z">
              <w:r w:rsidRPr="0019430F" w:rsidDel="00865678">
                <w:rPr>
                  <w:sz w:val="22"/>
                  <w:rPrChange w:id="34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3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3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Default="00767FE6">
            <w:pPr>
              <w:rPr>
                <w:ins w:id="351" w:author="Namita Sivasankaran" w:date="2016-11-02T16:05:00Z"/>
                <w:sz w:val="22"/>
              </w:rPr>
            </w:pPr>
            <w:r w:rsidRPr="0019430F">
              <w:rPr>
                <w:sz w:val="22"/>
                <w:rPrChange w:id="3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Refer Lead Dropdowns tab.</w:t>
            </w:r>
          </w:p>
          <w:p w:rsidR="00767FE6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Product category asset and sub category loan</w:t>
            </w:r>
          </w:p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(To be populated if the answer to "interested in product is Yes")</w:t>
            </w:r>
          </w:p>
        </w:tc>
      </w:tr>
      <w:tr w:rsidR="00767FE6" w:rsidRPr="0019430F" w:rsidTr="00357ACA">
        <w:trPr>
          <w:trHeight w:val="555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5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355" w:author="Namita Sivasankaran" w:date="2016-11-02T16:06:00Z">
              <w:r w:rsidRPr="0019430F" w:rsidDel="00865678">
                <w:rPr>
                  <w:sz w:val="22"/>
                  <w:rPrChange w:id="35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Please enter the</w:delText>
              </w:r>
            </w:del>
            <w:ins w:id="357" w:author="Namita Sivasankaran" w:date="2016-11-02T16:06:00Z">
              <w:r>
                <w:rPr>
                  <w:sz w:val="22"/>
                </w:rPr>
                <w:t xml:space="preserve">Scheduled </w:t>
              </w:r>
            </w:ins>
            <w:r w:rsidRPr="003516BC">
              <w:rPr>
                <w:sz w:val="22"/>
              </w:rPr>
              <w:t xml:space="preserve"> screening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If interested &amp; and loan required by ?- within this week</w:t>
            </w:r>
          </w:p>
        </w:tc>
      </w:tr>
      <w:tr w:rsidR="00767FE6" w:rsidRPr="0019430F" w:rsidTr="00357ACA">
        <w:trPr>
          <w:trHeight w:val="549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5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360" w:author="Namita Sivasankaran" w:date="2016-11-02T16:06:00Z">
              <w:r w:rsidRPr="0019430F" w:rsidDel="00865678">
                <w:rPr>
                  <w:sz w:val="22"/>
                  <w:rPrChange w:id="361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Please enter the</w:delText>
              </w:r>
            </w:del>
            <w:ins w:id="362" w:author="Namita Sivasankaran" w:date="2016-11-02T16:06:00Z">
              <w:r>
                <w:rPr>
                  <w:sz w:val="22"/>
                </w:rPr>
                <w:t>Scheduled</w:t>
              </w:r>
            </w:ins>
            <w:r w:rsidRPr="003516BC">
              <w:rPr>
                <w:sz w:val="22"/>
              </w:rPr>
              <w:t xml:space="preserve"> follow up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If interested &amp;  and loan required by ?- other than within this week</w:t>
            </w:r>
          </w:p>
        </w:tc>
      </w:tr>
      <w:tr w:rsidR="00767FE6" w:rsidRPr="0019430F" w:rsidTr="00357ACA">
        <w:trPr>
          <w:trHeight w:val="571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6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Remarks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3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3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374" w:author="Namita Sivasankaran" w:date="2016-11-02T16:07:00Z">
              <w:r w:rsidRPr="0019430F" w:rsidDel="00865678">
                <w:rPr>
                  <w:sz w:val="22"/>
                  <w:rPrChange w:id="37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If interested and loan required by ?- other than within this week</w:delText>
              </w:r>
            </w:del>
          </w:p>
        </w:tc>
      </w:tr>
      <w:tr w:rsidR="00767FE6" w:rsidRPr="0019430F" w:rsidTr="00357ACA">
        <w:trPr>
          <w:trHeight w:val="602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7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Loan purpose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380" w:author="Namita Sivasankaran" w:date="2016-11-02T16:07:00Z">
              <w:r w:rsidRPr="0019430F" w:rsidDel="001F213F">
                <w:rPr>
                  <w:sz w:val="22"/>
                  <w:rPrChange w:id="381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382" w:author="Namita Sivasankaran" w:date="2016-11-02T16:07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Refer Lead Dropdowns tab. Product category asset and sub category loan (To be populated if the answer to "interested in product is Yes")</w:t>
            </w:r>
          </w:p>
        </w:tc>
      </w:tr>
      <w:tr w:rsidR="00767FE6" w:rsidRPr="0019430F" w:rsidTr="00357ACA">
        <w:trPr>
          <w:trHeight w:val="806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8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Loan Amount Requested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3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3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Product category asset and sub category loan (To be populated if the answer to "interested in product is Yes")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395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422"/>
          <w:trPrChange w:id="396" w:author="Namita Sivasankaran" w:date="2016-11-02T16:33:00Z">
            <w:trPr>
              <w:gridAfter w:val="0"/>
              <w:wAfter w:w="2977" w:type="dxa"/>
              <w:trHeight w:val="422"/>
            </w:trPr>
          </w:trPrChange>
        </w:trPr>
        <w:tc>
          <w:tcPr>
            <w:tcW w:w="1384" w:type="dxa"/>
            <w:vMerge/>
            <w:hideMark/>
            <w:tcPrChange w:id="397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39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399" w:author="Namita Sivasankaran" w:date="2016-11-02T16:33:00Z">
              <w:tcPr>
                <w:tcW w:w="976" w:type="dxa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40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40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Product Eligibility</w:t>
            </w:r>
          </w:p>
        </w:tc>
        <w:tc>
          <w:tcPr>
            <w:tcW w:w="2551" w:type="dxa"/>
            <w:hideMark/>
            <w:tcPrChange w:id="402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Eligible for Product</w:t>
            </w:r>
          </w:p>
        </w:tc>
        <w:tc>
          <w:tcPr>
            <w:tcW w:w="2126" w:type="dxa"/>
            <w:hideMark/>
            <w:tcPrChange w:id="405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406" w:author="Namita Sivasankaran" w:date="2016-11-02T16:09:00Z">
              <w:r w:rsidRPr="0019430F" w:rsidDel="001F213F">
                <w:rPr>
                  <w:sz w:val="22"/>
                  <w:rPrChange w:id="40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408" w:author="Namita Sivasankaran" w:date="2016-11-02T16:0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  <w:tcPrChange w:id="409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410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411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Yes/No- If interested in product is selected as Yes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12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32"/>
          <w:trPrChange w:id="413" w:author="Namita Sivasankaran" w:date="2016-11-02T16:33:00Z">
            <w:trPr>
              <w:gridAfter w:val="0"/>
              <w:wAfter w:w="2977" w:type="dxa"/>
              <w:trHeight w:val="232"/>
            </w:trPr>
          </w:trPrChange>
        </w:trPr>
        <w:tc>
          <w:tcPr>
            <w:tcW w:w="1384" w:type="dxa"/>
            <w:vMerge/>
            <w:hideMark/>
            <w:tcPrChange w:id="414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16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1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18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Reason</w:t>
            </w:r>
          </w:p>
        </w:tc>
        <w:tc>
          <w:tcPr>
            <w:tcW w:w="2126" w:type="dxa"/>
            <w:hideMark/>
            <w:tcPrChange w:id="421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Dropdown</w:t>
            </w:r>
          </w:p>
        </w:tc>
        <w:tc>
          <w:tcPr>
            <w:tcW w:w="1843" w:type="dxa"/>
            <w:noWrap/>
            <w:hideMark/>
            <w:tcPrChange w:id="424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27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430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color w:val="FF0000"/>
                <w:sz w:val="22"/>
              </w:rPr>
              <w:t>Dropdown: Not our target segment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31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05"/>
          <w:trPrChange w:id="432" w:author="Namita Sivasankaran" w:date="2016-11-02T16:33:00Z">
            <w:trPr>
              <w:gridAfter w:val="0"/>
              <w:wAfter w:w="2977" w:type="dxa"/>
              <w:trHeight w:val="205"/>
            </w:trPr>
          </w:trPrChange>
        </w:trPr>
        <w:tc>
          <w:tcPr>
            <w:tcW w:w="1384" w:type="dxa"/>
            <w:vMerge/>
            <w:hideMark/>
            <w:tcPrChange w:id="433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3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35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3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37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440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  <w:tcPrChange w:id="443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46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449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(To be populated if the answer to "eligible for product is No")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52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712"/>
          <w:trPrChange w:id="453" w:author="Namita Sivasankaran" w:date="2016-11-02T16:33:00Z">
            <w:trPr>
              <w:gridAfter w:val="0"/>
              <w:wAfter w:w="2977" w:type="dxa"/>
              <w:trHeight w:val="712"/>
            </w:trPr>
          </w:trPrChange>
        </w:trPr>
        <w:tc>
          <w:tcPr>
            <w:tcW w:w="1384" w:type="dxa"/>
            <w:vMerge/>
            <w:hideMark/>
            <w:tcPrChange w:id="454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5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456" w:author="Namita Sivasankaran" w:date="2016-11-02T16:33:00Z">
              <w:tcPr>
                <w:tcW w:w="976" w:type="dxa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45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45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Product Rejection Reason</w:t>
            </w:r>
          </w:p>
        </w:tc>
        <w:tc>
          <w:tcPr>
            <w:tcW w:w="2551" w:type="dxa"/>
            <w:hideMark/>
            <w:tcPrChange w:id="459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Reason</w:t>
            </w:r>
          </w:p>
        </w:tc>
        <w:tc>
          <w:tcPr>
            <w:tcW w:w="2126" w:type="dxa"/>
            <w:hideMark/>
            <w:tcPrChange w:id="462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Dropdown</w:t>
            </w:r>
          </w:p>
        </w:tc>
        <w:tc>
          <w:tcPr>
            <w:tcW w:w="1843" w:type="dxa"/>
            <w:noWrap/>
            <w:hideMark/>
            <w:tcPrChange w:id="465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68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471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Default="007267E2">
            <w:pPr>
              <w:rPr>
                <w:ins w:id="472" w:author="Namita Sivasankaran" w:date="2016-11-02T16:11:00Z"/>
                <w:sz w:val="22"/>
              </w:rPr>
            </w:pPr>
            <w:r w:rsidRPr="0019430F">
              <w:rPr>
                <w:sz w:val="22"/>
                <w:rPrChange w:id="4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 xml:space="preserve">Refer Lead dropdowns- </w:t>
            </w:r>
          </w:p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(To be populated if the answer to "interested in product is No")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74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04"/>
          <w:trPrChange w:id="475" w:author="Namita Sivasankaran" w:date="2016-11-02T16:33:00Z">
            <w:trPr>
              <w:gridAfter w:val="0"/>
              <w:wAfter w:w="2977" w:type="dxa"/>
              <w:trHeight w:val="204"/>
            </w:trPr>
          </w:trPrChange>
        </w:trPr>
        <w:tc>
          <w:tcPr>
            <w:tcW w:w="1384" w:type="dxa"/>
            <w:vMerge/>
            <w:hideMark/>
            <w:tcPrChange w:id="476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7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78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7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80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483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  <w:tcPrChange w:id="486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89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492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(To be populated if the answer to "interested in product is No")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95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600"/>
          <w:trPrChange w:id="496" w:author="Namita Sivasankaran" w:date="2016-11-02T16:33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497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9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hideMark/>
            <w:tcPrChange w:id="499" w:author="Namita Sivasankaran" w:date="2016-11-02T16:33:00Z">
              <w:tcPr>
                <w:tcW w:w="976" w:type="dxa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50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50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Status</w:t>
            </w:r>
          </w:p>
        </w:tc>
        <w:tc>
          <w:tcPr>
            <w:tcW w:w="2551" w:type="dxa"/>
            <w:hideMark/>
            <w:tcPrChange w:id="502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5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Status</w:t>
            </w:r>
          </w:p>
        </w:tc>
        <w:tc>
          <w:tcPr>
            <w:tcW w:w="2126" w:type="dxa"/>
            <w:hideMark/>
            <w:tcPrChange w:id="505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506" w:author="Namita Sivasankaran" w:date="2016-11-02T16:11:00Z">
              <w:r w:rsidRPr="0019430F" w:rsidDel="001F213F">
                <w:rPr>
                  <w:sz w:val="22"/>
                  <w:rPrChange w:id="50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508" w:author="Namita Sivasankaran" w:date="2016-11-02T16:11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509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510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511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Customer/Follow-up/Hold/Reject</w:t>
            </w:r>
          </w:p>
        </w:tc>
      </w:tr>
      <w:tr w:rsidR="00865678" w:rsidRPr="0019430F" w:rsidTr="007267E2">
        <w:tblPrEx>
          <w:tblW w:w="0" w:type="auto"/>
          <w:tblLayout w:type="fixed"/>
          <w:tblPrExChange w:id="512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300"/>
          <w:trPrChange w:id="513" w:author="Namita Sivasankaran" w:date="2016-11-02T16:31:00Z">
            <w:trPr>
              <w:trHeight w:val="300"/>
            </w:trPr>
          </w:trPrChange>
        </w:trPr>
        <w:tc>
          <w:tcPr>
            <w:tcW w:w="1384" w:type="dxa"/>
            <w:vMerge/>
            <w:hideMark/>
            <w:tcPrChange w:id="514" w:author="Namita Sivasankaran" w:date="2016-11-02T16:31:00Z">
              <w:tcPr>
                <w:tcW w:w="1127" w:type="dxa"/>
                <w:vMerge/>
                <w:hideMark/>
              </w:tcPr>
            </w:tcPrChange>
          </w:tcPr>
          <w:p w:rsidR="00865678" w:rsidRPr="0019430F" w:rsidRDefault="00865678">
            <w:pPr>
              <w:rPr>
                <w:bCs/>
                <w:sz w:val="22"/>
                <w:rPrChange w:id="5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3608" w:type="dxa"/>
            <w:gridSpan w:val="6"/>
            <w:hideMark/>
            <w:tcPrChange w:id="516" w:author="Namita Sivasankaran" w:date="2016-11-02T16:31:00Z">
              <w:tcPr>
                <w:tcW w:w="12687" w:type="dxa"/>
                <w:gridSpan w:val="17"/>
                <w:hideMark/>
              </w:tcPr>
            </w:tcPrChange>
          </w:tcPr>
          <w:p w:rsidR="00865678" w:rsidRPr="0019430F" w:rsidRDefault="00865678">
            <w:pPr>
              <w:rPr>
                <w:bCs/>
                <w:sz w:val="22"/>
                <w:rPrChange w:id="51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51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Note: For all other product category/ sub category combinations, 3 sets of Field name/Field Values to be populated- Field name-1, Field name-2, Field name- 3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 w:val="restart"/>
            <w:hideMark/>
          </w:tcPr>
          <w:p w:rsidR="00767FE6" w:rsidRPr="003516BC" w:rsidRDefault="00767FE6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lastRenderedPageBreak/>
              <w:t>Customer Interactions</w:t>
            </w:r>
          </w:p>
        </w:tc>
        <w:tc>
          <w:tcPr>
            <w:tcW w:w="1418" w:type="dxa"/>
            <w:vMerge w:val="restart"/>
            <w:hideMark/>
          </w:tcPr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3516BC" w:rsidRDefault="00767FE6" w:rsidP="00357ACA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Interaction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Auto Populate</w:t>
            </w:r>
          </w:p>
        </w:tc>
      </w:tr>
      <w:tr w:rsidR="00767FE6" w:rsidRPr="0019430F" w:rsidTr="00357ACA">
        <w:trPr>
          <w:trHeight w:val="725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1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Auto Populate (based on login)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3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535" w:author="Namita Sivasankaran" w:date="2016-11-02T16:12:00Z">
              <w:r w:rsidRPr="0019430F" w:rsidDel="001F213F">
                <w:rPr>
                  <w:sz w:val="22"/>
                  <w:rPrChange w:id="53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537" w:author="Namita Sivasankaran" w:date="2016-11-02T16:12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Call / Visit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6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7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>
            <w:pPr>
              <w:rPr>
                <w:sz w:val="22"/>
                <w:rPrChange w:id="5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586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463"/>
          <w:ins w:id="587" w:author="Namita Sivasankaran" w:date="2016-11-02T16:30:00Z"/>
          <w:trPrChange w:id="588" w:author="Namita Sivasankaran" w:date="2016-11-02T16:31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tcPrChange w:id="589" w:author="Namita Sivasankaran" w:date="2016-11-02T16:31:00Z">
              <w:tcPr>
                <w:tcW w:w="1384" w:type="dxa"/>
                <w:gridSpan w:val="2"/>
                <w:vMerge/>
              </w:tcPr>
            </w:tcPrChange>
          </w:tcPr>
          <w:p w:rsidR="007267E2" w:rsidRPr="0019430F" w:rsidRDefault="007267E2">
            <w:pPr>
              <w:rPr>
                <w:ins w:id="590" w:author="Namita Sivasankaran" w:date="2016-11-02T16:30:00Z"/>
                <w:bCs/>
                <w:sz w:val="22"/>
              </w:rPr>
            </w:pPr>
          </w:p>
        </w:tc>
        <w:tc>
          <w:tcPr>
            <w:tcW w:w="13608" w:type="dxa"/>
            <w:gridSpan w:val="6"/>
            <w:tcPrChange w:id="591" w:author="Namita Sivasankaran" w:date="2016-11-02T16:31:00Z">
              <w:tcPr>
                <w:tcW w:w="10880" w:type="dxa"/>
                <w:gridSpan w:val="14"/>
              </w:tcPr>
            </w:tcPrChange>
          </w:tcPr>
          <w:p w:rsidR="007267E2" w:rsidRPr="0019430F" w:rsidRDefault="007267E2">
            <w:pPr>
              <w:rPr>
                <w:ins w:id="592" w:author="Namita Sivasankaran" w:date="2016-11-02T16:30:00Z"/>
                <w:sz w:val="22"/>
              </w:rPr>
            </w:pPr>
            <w:ins w:id="593" w:author="Namita Sivasankaran" w:date="2016-11-02T16:31:00Z">
              <w:r w:rsidRPr="00843824">
                <w:rPr>
                  <w:bCs/>
                  <w:sz w:val="22"/>
                </w:rPr>
                <w:t xml:space="preserve">Note: </w:t>
              </w:r>
              <w:r w:rsidRPr="00843824">
                <w:rPr>
                  <w:sz w:val="22"/>
                </w:rPr>
                <w:t>A separate tab "Interactions History" to contain all previous customer interaction details in the above mentioned format</w:t>
              </w:r>
            </w:ins>
          </w:p>
        </w:tc>
      </w:tr>
      <w:tr w:rsidR="007267E2" w:rsidRPr="0019430F" w:rsidTr="007267E2">
        <w:tblPrEx>
          <w:tblW w:w="0" w:type="auto"/>
          <w:tblLayout w:type="fixed"/>
          <w:tblPrExChange w:id="594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463"/>
          <w:trPrChange w:id="595" w:author="Namita Sivasankaran" w:date="2016-11-02T16:32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hideMark/>
            <w:tcPrChange w:id="596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59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598" w:author="Namita Sivasankaran" w:date="2016-11-02T16:32:00Z">
              <w:tcPr>
                <w:tcW w:w="1418" w:type="dxa"/>
                <w:gridSpan w:val="2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59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60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Interaction History</w:t>
            </w:r>
          </w:p>
        </w:tc>
        <w:tc>
          <w:tcPr>
            <w:tcW w:w="2551" w:type="dxa"/>
            <w:hideMark/>
            <w:tcPrChange w:id="601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Interaction Date</w:t>
            </w:r>
          </w:p>
        </w:tc>
        <w:tc>
          <w:tcPr>
            <w:tcW w:w="2126" w:type="dxa"/>
            <w:hideMark/>
            <w:tcPrChange w:id="604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Date</w:t>
            </w:r>
          </w:p>
        </w:tc>
        <w:tc>
          <w:tcPr>
            <w:tcW w:w="1843" w:type="dxa"/>
            <w:noWrap/>
            <w:hideMark/>
            <w:tcPrChange w:id="607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610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613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1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1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16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797"/>
          <w:trPrChange w:id="617" w:author="Namita Sivasankaran" w:date="2016-11-02T16:32:00Z">
            <w:trPr>
              <w:gridAfter w:val="0"/>
              <w:wAfter w:w="2977" w:type="dxa"/>
              <w:trHeight w:val="797"/>
            </w:trPr>
          </w:trPrChange>
        </w:trPr>
        <w:tc>
          <w:tcPr>
            <w:tcW w:w="1384" w:type="dxa"/>
            <w:vMerge/>
            <w:hideMark/>
            <w:tcPrChange w:id="618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1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20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22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  <w:tcPrChange w:id="625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628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631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634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3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37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553"/>
          <w:trPrChange w:id="638" w:author="Namita Sivasankaran" w:date="2016-11-02T16:32:00Z">
            <w:trPr>
              <w:gridAfter w:val="0"/>
              <w:wAfter w:w="2977" w:type="dxa"/>
              <w:trHeight w:val="553"/>
            </w:trPr>
          </w:trPrChange>
        </w:trPr>
        <w:tc>
          <w:tcPr>
            <w:tcW w:w="1384" w:type="dxa"/>
            <w:vMerge/>
            <w:hideMark/>
            <w:tcPrChange w:id="639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4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41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4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43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  <w:tcPrChange w:id="646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647" w:author="Namita Sivasankaran" w:date="2016-11-02T16:16:00Z">
              <w:r w:rsidRPr="0019430F" w:rsidDel="001F213F">
                <w:rPr>
                  <w:sz w:val="22"/>
                  <w:rPrChange w:id="64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649" w:author="Namita Sivasankaran" w:date="2016-11-02T16:16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650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651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652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53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654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655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57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5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59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  <w:tcPrChange w:id="662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6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  <w:ins w:id="664" w:author="Namita Sivasankaran" w:date="2016-11-02T16:18:00Z">
              <w:r>
                <w:rPr>
                  <w:sz w:val="22"/>
                </w:rPr>
                <w:t xml:space="preserve"> coordinates</w:t>
              </w:r>
            </w:ins>
          </w:p>
        </w:tc>
        <w:tc>
          <w:tcPr>
            <w:tcW w:w="1843" w:type="dxa"/>
            <w:noWrap/>
            <w:hideMark/>
            <w:tcPrChange w:id="665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666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667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68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669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670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7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72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7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74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  <w:tcPrChange w:id="677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  <w:tcPrChange w:id="680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683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686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89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690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691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9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93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9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95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  <w:tcPrChange w:id="698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701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704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707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710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711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712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71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714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7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716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719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722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725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728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</w:tbl>
    <w:p w:rsidR="009D4A57" w:rsidRPr="0019430F" w:rsidRDefault="009D4A57" w:rsidP="009D4A57"/>
    <w:p w:rsidR="00767FE6" w:rsidRDefault="00767FE6" w:rsidP="00C70D06">
      <w:pPr>
        <w:rPr>
          <w:ins w:id="731" w:author="Namita Sivasankaran" w:date="2016-11-02T17:25:00Z"/>
        </w:rPr>
        <w:sectPr w:rsidR="00767FE6" w:rsidSect="00D217A6">
          <w:pgSz w:w="16838" w:h="11899" w:orient="landscape"/>
          <w:pgMar w:top="993" w:right="962" w:bottom="1126" w:left="851" w:header="1560" w:footer="567" w:gutter="0"/>
          <w:cols w:space="720"/>
          <w:docGrid w:linePitch="360"/>
        </w:sectPr>
      </w:pPr>
    </w:p>
    <w:p w:rsidR="00C70D06" w:rsidRPr="0019430F" w:rsidRDefault="00C70D06" w:rsidP="00C70D06"/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32" w:name="_Toc465872987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732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3A71DA" w:rsidRPr="0019430F" w:rsidRDefault="003A71DA" w:rsidP="003A71DA"/>
    <w:p w:rsidR="00B42412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695926DD" wp14:editId="1C34D0EB">
            <wp:extent cx="5755005" cy="3235325"/>
            <wp:effectExtent l="19050" t="19050" r="1714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454B376C" wp14:editId="719A13F5">
            <wp:extent cx="5755005" cy="3235325"/>
            <wp:effectExtent l="19050" t="19050" r="1714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454755F" wp14:editId="372776E8">
            <wp:extent cx="5755005" cy="3235325"/>
            <wp:effectExtent l="19050" t="19050" r="1714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67BFDC0E" wp14:editId="4669E13F">
            <wp:extent cx="5755005" cy="3235325"/>
            <wp:effectExtent l="19050" t="19050" r="1714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F0EBDA1" wp14:editId="438D7C84">
            <wp:extent cx="5755005" cy="3235325"/>
            <wp:effectExtent l="19050" t="19050" r="1714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4EB9A923" wp14:editId="439A783C">
            <wp:extent cx="5755005" cy="3235325"/>
            <wp:effectExtent l="19050" t="19050" r="17145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33" w:name="_Toc465872988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733"/>
    </w:p>
    <w:p w:rsidR="00A61445" w:rsidRPr="003516BC" w:rsidRDefault="00B62F8C" w:rsidP="007901FA">
      <w:pPr>
        <w:pStyle w:val="ListParagraph"/>
        <w:ind w:left="644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b/>
          <w:sz w:val="24"/>
          <w:szCs w:val="28"/>
        </w:rPr>
        <w:t>Loan Officer Logs</w:t>
      </w:r>
      <w:r w:rsidRPr="003516BC">
        <w:rPr>
          <w:rFonts w:ascii="Times New Roman" w:hAnsi="Times New Roman"/>
          <w:sz w:val="24"/>
          <w:szCs w:val="28"/>
        </w:rPr>
        <w:t xml:space="preserve"> in</w:t>
      </w:r>
    </w:p>
    <w:p w:rsidR="00E4790D" w:rsidRPr="003516BC" w:rsidRDefault="00F973C5" w:rsidP="00624CC3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For leads generated by the Loan officer, the loan officer uses the ‘Create New Lead’ screen to fill details about a specific lead.</w:t>
      </w:r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Loan officer to capture the relevant data</w:t>
      </w:r>
      <w:r w:rsidR="007B37C0" w:rsidRPr="003516BC">
        <w:rPr>
          <w:rFonts w:ascii="Times New Roman" w:hAnsi="Times New Roman"/>
          <w:sz w:val="24"/>
          <w:szCs w:val="28"/>
        </w:rPr>
        <w:t xml:space="preserve"> including the customer interaction information</w:t>
      </w:r>
      <w:r w:rsidR="007D14D8"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Based on the lead details captured, there would be various outcomes.</w:t>
      </w:r>
      <w:r w:rsidR="007D14D8" w:rsidRPr="003516BC">
        <w:rPr>
          <w:rFonts w:ascii="Times New Roman" w:hAnsi="Times New Roman"/>
          <w:sz w:val="24"/>
          <w:szCs w:val="28"/>
        </w:rPr>
        <w:t xml:space="preserve"> </w:t>
      </w:r>
      <w:r w:rsidRPr="003516BC">
        <w:rPr>
          <w:rFonts w:ascii="Times New Roman" w:hAnsi="Times New Roman"/>
          <w:sz w:val="24"/>
          <w:szCs w:val="28"/>
        </w:rPr>
        <w:t>If the “Interested in Prod</w:t>
      </w:r>
      <w:r w:rsidR="007D14D8" w:rsidRPr="003516BC">
        <w:rPr>
          <w:rFonts w:ascii="Times New Roman" w:hAnsi="Times New Roman"/>
          <w:sz w:val="24"/>
          <w:szCs w:val="28"/>
        </w:rPr>
        <w:t>uct” field is captured as “no”, the loan officer needs to select the reason for the same. T</w:t>
      </w:r>
      <w:r w:rsidRPr="003516BC">
        <w:rPr>
          <w:rFonts w:ascii="Times New Roman" w:hAnsi="Times New Roman"/>
          <w:sz w:val="24"/>
          <w:szCs w:val="28"/>
        </w:rPr>
        <w:t>he profile is</w:t>
      </w:r>
      <w:r w:rsidR="007D14D8" w:rsidRPr="003516BC">
        <w:rPr>
          <w:rFonts w:ascii="Times New Roman" w:hAnsi="Times New Roman"/>
          <w:sz w:val="24"/>
          <w:szCs w:val="28"/>
        </w:rPr>
        <w:t xml:space="preserve"> automatically rejected</w:t>
      </w:r>
      <w:r w:rsidRPr="003516BC">
        <w:rPr>
          <w:rFonts w:ascii="Times New Roman" w:hAnsi="Times New Roman"/>
          <w:sz w:val="24"/>
          <w:szCs w:val="28"/>
        </w:rPr>
        <w:t xml:space="preserve">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Pr="003516BC">
        <w:rPr>
          <w:rFonts w:ascii="Times New Roman" w:hAnsi="Times New Roman"/>
          <w:sz w:val="24"/>
          <w:szCs w:val="28"/>
        </w:rPr>
        <w:t>upon submission.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lastRenderedPageBreak/>
        <w:t xml:space="preserve">If the loan officer finds the lead </w:t>
      </w:r>
      <w:r w:rsidR="00437212">
        <w:rPr>
          <w:rFonts w:ascii="Times New Roman" w:hAnsi="Times New Roman"/>
          <w:sz w:val="24"/>
          <w:szCs w:val="28"/>
        </w:rPr>
        <w:t xml:space="preserve">as not </w:t>
      </w:r>
      <w:r w:rsidRPr="003516BC">
        <w:rPr>
          <w:rFonts w:ascii="Times New Roman" w:hAnsi="Times New Roman"/>
          <w:sz w:val="24"/>
          <w:szCs w:val="28"/>
        </w:rPr>
        <w:t>e</w:t>
      </w:r>
      <w:r w:rsidR="00B10C76" w:rsidRPr="003516BC">
        <w:rPr>
          <w:rFonts w:ascii="Times New Roman" w:hAnsi="Times New Roman"/>
          <w:sz w:val="24"/>
          <w:szCs w:val="28"/>
        </w:rPr>
        <w:t xml:space="preserve">ligible to avail the product, the field “Eligible for Product” is selected as </w:t>
      </w:r>
      <w:r w:rsidR="00F75845" w:rsidRPr="003516BC">
        <w:rPr>
          <w:rFonts w:ascii="Times New Roman" w:hAnsi="Times New Roman"/>
          <w:sz w:val="24"/>
          <w:szCs w:val="28"/>
        </w:rPr>
        <w:t>“</w:t>
      </w:r>
      <w:r w:rsidR="00B10C76" w:rsidRPr="003516BC">
        <w:rPr>
          <w:rFonts w:ascii="Times New Roman" w:hAnsi="Times New Roman"/>
          <w:sz w:val="24"/>
          <w:szCs w:val="28"/>
        </w:rPr>
        <w:t>No</w:t>
      </w:r>
      <w:r w:rsidR="00F75845" w:rsidRPr="003516BC">
        <w:rPr>
          <w:rFonts w:ascii="Times New Roman" w:hAnsi="Times New Roman"/>
          <w:sz w:val="24"/>
          <w:szCs w:val="28"/>
        </w:rPr>
        <w:t xml:space="preserve">”, </w:t>
      </w:r>
      <w:r w:rsidR="00624CC3" w:rsidRPr="003516BC">
        <w:rPr>
          <w:rFonts w:ascii="Times New Roman" w:hAnsi="Times New Roman"/>
          <w:sz w:val="24"/>
          <w:szCs w:val="28"/>
        </w:rPr>
        <w:t>and then</w:t>
      </w:r>
      <w:r w:rsidR="00B10C76" w:rsidRPr="003516BC">
        <w:rPr>
          <w:rFonts w:ascii="Times New Roman" w:hAnsi="Times New Roman"/>
          <w:sz w:val="24"/>
          <w:szCs w:val="28"/>
        </w:rPr>
        <w:t xml:space="preserve"> the Loan officer needs to select</w:t>
      </w:r>
      <w:r w:rsidR="007D14D8" w:rsidRPr="003516BC">
        <w:rPr>
          <w:rFonts w:ascii="Times New Roman" w:hAnsi="Times New Roman"/>
          <w:sz w:val="24"/>
          <w:szCs w:val="28"/>
        </w:rPr>
        <w:t xml:space="preserve"> rejection reason and the profile </w:t>
      </w:r>
      <w:r w:rsidR="00B10C76" w:rsidRPr="003516BC">
        <w:rPr>
          <w:rFonts w:ascii="Times New Roman" w:hAnsi="Times New Roman"/>
          <w:sz w:val="24"/>
          <w:szCs w:val="28"/>
        </w:rPr>
        <w:t>is</w:t>
      </w:r>
      <w:r w:rsidRPr="003516BC">
        <w:rPr>
          <w:rFonts w:ascii="Times New Roman" w:hAnsi="Times New Roman"/>
          <w:sz w:val="24"/>
          <w:szCs w:val="28"/>
        </w:rPr>
        <w:t xml:space="preserve"> reject</w:t>
      </w:r>
      <w:r w:rsidR="00B10C76" w:rsidRPr="003516BC">
        <w:rPr>
          <w:rFonts w:ascii="Times New Roman" w:hAnsi="Times New Roman"/>
          <w:sz w:val="24"/>
          <w:szCs w:val="28"/>
        </w:rPr>
        <w:t xml:space="preserve">ed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="00B10C76" w:rsidRPr="003516BC">
        <w:rPr>
          <w:rFonts w:ascii="Times New Roman" w:hAnsi="Times New Roman"/>
          <w:sz w:val="24"/>
          <w:szCs w:val="28"/>
        </w:rPr>
        <w:t>upon submission</w:t>
      </w:r>
      <w:r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immediately (within this week), then </w:t>
      </w:r>
      <w:r w:rsidR="007D14D8" w:rsidRPr="003516BC">
        <w:rPr>
          <w:rFonts w:ascii="Times New Roman" w:hAnsi="Times New Roman"/>
          <w:sz w:val="24"/>
          <w:szCs w:val="28"/>
        </w:rPr>
        <w:t>loan officer to enter screening date. U</w:t>
      </w:r>
      <w:r w:rsidRPr="003516BC">
        <w:rPr>
          <w:rFonts w:ascii="Times New Roman" w:hAnsi="Times New Roman"/>
          <w:sz w:val="24"/>
          <w:szCs w:val="28"/>
        </w:rPr>
        <w:t>pon submissi</w:t>
      </w:r>
      <w:r w:rsidR="007D14D8" w:rsidRPr="003516BC">
        <w:rPr>
          <w:rFonts w:ascii="Times New Roman" w:hAnsi="Times New Roman"/>
          <w:sz w:val="24"/>
          <w:szCs w:val="28"/>
        </w:rPr>
        <w:t>on, c</w:t>
      </w:r>
      <w:r w:rsidRPr="003516BC">
        <w:rPr>
          <w:rFonts w:ascii="Times New Roman" w:hAnsi="Times New Roman"/>
          <w:sz w:val="24"/>
          <w:szCs w:val="28"/>
        </w:rPr>
        <w:t>ust</w:t>
      </w:r>
      <w:r w:rsidR="00571EAD" w:rsidRPr="003516BC">
        <w:rPr>
          <w:rFonts w:ascii="Times New Roman" w:hAnsi="Times New Roman"/>
          <w:sz w:val="24"/>
          <w:szCs w:val="28"/>
        </w:rPr>
        <w:t>omer</w:t>
      </w:r>
      <w:r w:rsidRPr="003516BC">
        <w:rPr>
          <w:rFonts w:ascii="Times New Roman" w:hAnsi="Times New Roman"/>
          <w:sz w:val="24"/>
          <w:szCs w:val="28"/>
        </w:rPr>
        <w:t xml:space="preserve"> ID is generated and the l</w:t>
      </w:r>
      <w:r w:rsidR="00FC4DB7" w:rsidRPr="003516BC">
        <w:rPr>
          <w:rFonts w:ascii="Times New Roman" w:hAnsi="Times New Roman"/>
          <w:sz w:val="24"/>
          <w:szCs w:val="28"/>
        </w:rPr>
        <w:t>ead is moved to screening queue and its status can be changed to “Pending for Screening.”</w:t>
      </w:r>
    </w:p>
    <w:p w:rsidR="0008018C" w:rsidRPr="003516BC" w:rsidRDefault="00A12F1F" w:rsidP="00305BB0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later, </w:t>
      </w:r>
      <w:r w:rsidR="00B10C76" w:rsidRPr="003516BC">
        <w:rPr>
          <w:rFonts w:ascii="Times New Roman" w:hAnsi="Times New Roman"/>
          <w:sz w:val="24"/>
          <w:szCs w:val="28"/>
        </w:rPr>
        <w:t>then the</w:t>
      </w:r>
      <w:r w:rsidR="00F75845" w:rsidRPr="003516BC">
        <w:rPr>
          <w:rFonts w:ascii="Times New Roman" w:hAnsi="Times New Roman"/>
          <w:sz w:val="24"/>
          <w:szCs w:val="28"/>
        </w:rPr>
        <w:t xml:space="preserve"> loan officer to enter follow-</w:t>
      </w:r>
      <w:r w:rsidRPr="003516BC">
        <w:rPr>
          <w:rFonts w:ascii="Times New Roman" w:hAnsi="Times New Roman"/>
          <w:sz w:val="24"/>
          <w:szCs w:val="28"/>
        </w:rPr>
        <w:t>up date.</w:t>
      </w:r>
      <w:r w:rsidR="00F75845" w:rsidRPr="003516BC">
        <w:rPr>
          <w:rFonts w:ascii="Times New Roman" w:hAnsi="Times New Roman"/>
          <w:sz w:val="24"/>
          <w:szCs w:val="28"/>
        </w:rPr>
        <w:t xml:space="preserve"> The profile is sent to follow-</w:t>
      </w:r>
      <w:r w:rsidRPr="003516BC">
        <w:rPr>
          <w:rFonts w:ascii="Times New Roman" w:hAnsi="Times New Roman"/>
          <w:sz w:val="24"/>
          <w:szCs w:val="28"/>
        </w:rPr>
        <w:t xml:space="preserve">up </w:t>
      </w:r>
      <w:r w:rsidR="008E5979" w:rsidRPr="003516BC">
        <w:rPr>
          <w:rFonts w:ascii="Times New Roman" w:hAnsi="Times New Roman"/>
          <w:sz w:val="24"/>
          <w:szCs w:val="28"/>
        </w:rPr>
        <w:t>queue</w:t>
      </w:r>
      <w:r w:rsidR="00B10C76" w:rsidRPr="003516BC">
        <w:rPr>
          <w:rFonts w:ascii="Times New Roman" w:hAnsi="Times New Roman"/>
          <w:sz w:val="24"/>
          <w:szCs w:val="28"/>
        </w:rPr>
        <w:t xml:space="preserve"> upon submission</w:t>
      </w:r>
      <w:r w:rsidRPr="003516BC">
        <w:rPr>
          <w:rFonts w:ascii="Times New Roman" w:hAnsi="Times New Roman"/>
          <w:sz w:val="24"/>
          <w:szCs w:val="28"/>
        </w:rPr>
        <w:t>.</w:t>
      </w:r>
      <w:r w:rsidR="00F75845" w:rsidRPr="003516BC">
        <w:rPr>
          <w:rFonts w:ascii="Times New Roman" w:hAnsi="Times New Roman"/>
          <w:sz w:val="24"/>
          <w:szCs w:val="28"/>
        </w:rPr>
        <w:t xml:space="preserve"> Upon successfully adding lead for follow-up the status of the lead can be changed as “Follow</w:t>
      </w:r>
      <w:r w:rsidR="00FC4DB7" w:rsidRPr="003516BC">
        <w:rPr>
          <w:rFonts w:ascii="Times New Roman" w:hAnsi="Times New Roman"/>
          <w:sz w:val="24"/>
          <w:szCs w:val="28"/>
        </w:rPr>
        <w:t xml:space="preserve"> </w:t>
      </w:r>
      <w:r w:rsidR="00F75845" w:rsidRPr="003516BC">
        <w:rPr>
          <w:rFonts w:ascii="Times New Roman" w:hAnsi="Times New Roman"/>
          <w:sz w:val="24"/>
          <w:szCs w:val="28"/>
        </w:rPr>
        <w:t>up”</w:t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734" w:name="_Toc465872989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Uploads</w:t>
      </w:r>
      <w:bookmarkEnd w:id="734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735" w:name="_Toc465872990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Downloads</w:t>
      </w:r>
      <w:bookmarkEnd w:id="735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736" w:name="_Toc465872991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Reports</w:t>
      </w:r>
      <w:bookmarkEnd w:id="736"/>
    </w:p>
    <w:p w:rsidR="00602154" w:rsidRPr="003516BC" w:rsidRDefault="00D0458C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>Lead Management Funnel - Number</w:t>
      </w:r>
      <w:r w:rsidR="00E87460" w:rsidRPr="003516BC">
        <w:rPr>
          <w:rFonts w:eastAsia="Calibri"/>
          <w:sz w:val="24"/>
          <w:szCs w:val="28"/>
          <w:lang w:val="en-IN"/>
        </w:rPr>
        <w:t xml:space="preserve"> of lea</w:t>
      </w:r>
      <w:r w:rsidRPr="003516BC">
        <w:rPr>
          <w:rFonts w:eastAsia="Calibri"/>
          <w:sz w:val="24"/>
          <w:szCs w:val="28"/>
          <w:lang w:val="en-IN"/>
        </w:rPr>
        <w:t xml:space="preserve">ds generated, number of approved, number of </w:t>
      </w:r>
      <w:r w:rsidR="00E87460" w:rsidRPr="003516BC">
        <w:rPr>
          <w:rFonts w:eastAsia="Calibri"/>
          <w:sz w:val="24"/>
          <w:szCs w:val="28"/>
          <w:lang w:val="en-IN"/>
        </w:rPr>
        <w:t>rejected</w:t>
      </w:r>
      <w:r w:rsidRPr="003516BC">
        <w:rPr>
          <w:rFonts w:eastAsia="Calibri"/>
          <w:sz w:val="24"/>
          <w:szCs w:val="28"/>
          <w:lang w:val="en-IN"/>
        </w:rPr>
        <w:t xml:space="preserve">, number of </w:t>
      </w:r>
      <w:r w:rsidR="00E87460" w:rsidRPr="003516BC">
        <w:rPr>
          <w:rFonts w:eastAsia="Calibri"/>
          <w:sz w:val="24"/>
          <w:szCs w:val="28"/>
          <w:lang w:val="en-IN"/>
        </w:rPr>
        <w:t xml:space="preserve"> follow- up</w:t>
      </w:r>
      <w:r w:rsidRPr="003516BC">
        <w:rPr>
          <w:rFonts w:eastAsia="Calibri"/>
          <w:sz w:val="24"/>
          <w:szCs w:val="28"/>
          <w:lang w:val="en-IN"/>
        </w:rPr>
        <w:t xml:space="preserve"> and number of </w:t>
      </w:r>
      <w:r w:rsidR="00E87460" w:rsidRPr="003516BC">
        <w:rPr>
          <w:rFonts w:eastAsia="Calibri"/>
          <w:sz w:val="24"/>
          <w:szCs w:val="28"/>
          <w:lang w:val="en-IN"/>
        </w:rPr>
        <w:t>disbursed</w:t>
      </w:r>
    </w:p>
    <w:p w:rsidR="00525496" w:rsidRPr="003516BC" w:rsidRDefault="00525496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 xml:space="preserve">Lead Category Report- Hot, Warm, </w:t>
      </w:r>
      <w:r w:rsidR="00305BB0" w:rsidRPr="003516BC">
        <w:rPr>
          <w:rFonts w:eastAsia="Calibri"/>
          <w:sz w:val="24"/>
          <w:szCs w:val="28"/>
          <w:lang w:val="en-IN"/>
        </w:rPr>
        <w:t>and Cold (based on the “product required by” field</w:t>
      </w: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437212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37" w:author="Namita Sivasankaran" w:date="2016-11-02T17:39:00Z"/>
          <w:rFonts w:eastAsia="Calibri"/>
          <w:sz w:val="24"/>
          <w:szCs w:val="28"/>
          <w:lang w:val="en-IN"/>
        </w:rPr>
      </w:pP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38" w:author="Namita Sivasankaran" w:date="2016-11-02T17:32:00Z"/>
          <w:rFonts w:eastAsia="Calibri"/>
          <w:sz w:val="24"/>
          <w:szCs w:val="28"/>
          <w:lang w:val="en-IN"/>
        </w:rPr>
      </w:pPr>
      <w:bookmarkStart w:id="739" w:name="_Toc465872772"/>
      <w:bookmarkStart w:id="740" w:name="_Toc465872992"/>
      <w:bookmarkEnd w:id="739"/>
      <w:bookmarkEnd w:id="740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41" w:author="Namita Sivasankaran" w:date="2016-11-02T17:32:00Z"/>
          <w:rFonts w:eastAsia="Calibri"/>
          <w:sz w:val="24"/>
          <w:szCs w:val="28"/>
          <w:lang w:val="en-IN"/>
        </w:rPr>
      </w:pPr>
      <w:bookmarkStart w:id="742" w:name="_Toc465872773"/>
      <w:bookmarkStart w:id="743" w:name="_Toc465872993"/>
      <w:bookmarkEnd w:id="742"/>
      <w:bookmarkEnd w:id="743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44" w:author="Namita Sivasankaran" w:date="2016-11-02T17:32:00Z"/>
          <w:rFonts w:eastAsia="Calibri"/>
          <w:sz w:val="24"/>
          <w:szCs w:val="28"/>
          <w:lang w:val="en-IN"/>
        </w:rPr>
      </w:pPr>
      <w:bookmarkStart w:id="745" w:name="_Toc465872774"/>
      <w:bookmarkStart w:id="746" w:name="_Toc465872994"/>
      <w:bookmarkEnd w:id="745"/>
      <w:bookmarkEnd w:id="746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47" w:author="Namita Sivasankaran" w:date="2016-11-02T17:32:00Z"/>
          <w:rFonts w:eastAsia="Calibri"/>
          <w:sz w:val="24"/>
          <w:szCs w:val="28"/>
          <w:lang w:val="en-IN"/>
        </w:rPr>
      </w:pPr>
      <w:bookmarkStart w:id="748" w:name="_Toc465872775"/>
      <w:bookmarkStart w:id="749" w:name="_Toc465872995"/>
      <w:bookmarkEnd w:id="748"/>
      <w:bookmarkEnd w:id="749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50" w:author="Namita Sivasankaran" w:date="2016-11-02T17:32:00Z"/>
          <w:rFonts w:eastAsia="Calibri"/>
          <w:sz w:val="24"/>
          <w:szCs w:val="28"/>
          <w:lang w:val="en-IN"/>
        </w:rPr>
      </w:pPr>
      <w:bookmarkStart w:id="751" w:name="_Toc465872776"/>
      <w:bookmarkStart w:id="752" w:name="_Toc465872996"/>
      <w:bookmarkEnd w:id="751"/>
      <w:bookmarkEnd w:id="752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53" w:author="Namita Sivasankaran" w:date="2016-11-02T17:32:00Z"/>
          <w:rFonts w:eastAsia="Calibri"/>
          <w:sz w:val="24"/>
          <w:szCs w:val="28"/>
          <w:lang w:val="en-IN"/>
        </w:rPr>
      </w:pPr>
      <w:bookmarkStart w:id="754" w:name="_Toc465872777"/>
      <w:bookmarkStart w:id="755" w:name="_Toc465872997"/>
      <w:bookmarkEnd w:id="754"/>
      <w:bookmarkEnd w:id="755"/>
    </w:p>
    <w:bookmarkStart w:id="756" w:name="_Toc465873006" w:displacedByCustomXml="next"/>
    <w:bookmarkEnd w:id="756" w:displacedByCustomXml="next"/>
    <w:bookmarkStart w:id="757" w:name="_Toc465872786" w:displacedByCustomXml="next"/>
    <w:bookmarkEnd w:id="757" w:displacedByCustomXml="next"/>
    <w:bookmarkStart w:id="758" w:name="_Toc465873005" w:displacedByCustomXml="next"/>
    <w:bookmarkEnd w:id="758" w:displacedByCustomXml="next"/>
    <w:bookmarkStart w:id="759" w:name="_Toc465872785" w:displacedByCustomXml="next"/>
    <w:bookmarkEnd w:id="759" w:displacedByCustomXml="next"/>
    <w:bookmarkStart w:id="760" w:name="_Toc465873004" w:displacedByCustomXml="next"/>
    <w:bookmarkEnd w:id="760" w:displacedByCustomXml="next"/>
    <w:bookmarkStart w:id="761" w:name="_Toc465872784" w:displacedByCustomXml="next"/>
    <w:bookmarkEnd w:id="761" w:displacedByCustomXml="next"/>
    <w:bookmarkStart w:id="762" w:name="_Toc465873003" w:displacedByCustomXml="next"/>
    <w:bookmarkEnd w:id="762" w:displacedByCustomXml="next"/>
    <w:bookmarkStart w:id="763" w:name="_Toc465872783" w:displacedByCustomXml="next"/>
    <w:bookmarkEnd w:id="763" w:displacedByCustomXml="next"/>
    <w:bookmarkStart w:id="764" w:name="_Toc465873002" w:displacedByCustomXml="next"/>
    <w:bookmarkEnd w:id="764" w:displacedByCustomXml="next"/>
    <w:bookmarkStart w:id="765" w:name="_Toc465872782" w:displacedByCustomXml="next"/>
    <w:bookmarkEnd w:id="765" w:displacedByCustomXml="next"/>
    <w:bookmarkStart w:id="766" w:name="_Toc465873001" w:displacedByCustomXml="next"/>
    <w:bookmarkEnd w:id="766" w:displacedByCustomXml="next"/>
    <w:bookmarkStart w:id="767" w:name="_Toc465872781" w:displacedByCustomXml="next"/>
    <w:bookmarkEnd w:id="767" w:displacedByCustomXml="next"/>
    <w:bookmarkStart w:id="768" w:name="_Toc465873000" w:displacedByCustomXml="next"/>
    <w:bookmarkEnd w:id="768" w:displacedByCustomXml="next"/>
    <w:bookmarkStart w:id="769" w:name="_Toc465872780" w:displacedByCustomXml="next"/>
    <w:bookmarkEnd w:id="769" w:displacedByCustomXml="next"/>
    <w:bookmarkStart w:id="770" w:name="_Toc465872999" w:displacedByCustomXml="next"/>
    <w:bookmarkEnd w:id="770" w:displacedByCustomXml="next"/>
    <w:bookmarkStart w:id="771" w:name="_Toc465872779" w:displacedByCustomXml="next"/>
    <w:bookmarkEnd w:id="771" w:displacedByCustomXml="next"/>
    <w:bookmarkStart w:id="772" w:name="_Toc465872998" w:displacedByCustomXml="next"/>
    <w:bookmarkEnd w:id="772" w:displacedByCustomXml="next"/>
    <w:bookmarkStart w:id="773" w:name="_Toc465872778" w:displacedByCustomXml="next"/>
    <w:bookmarkEnd w:id="773" w:displacedByCustomXml="next"/>
    <w:bookmarkStart w:id="774" w:name="_Toc465873007" w:displacedByCustomXml="next"/>
    <w:sdt>
      <w:sdtPr>
        <w:rPr>
          <w:rFonts w:cs="Times New Roman"/>
        </w:rPr>
        <w:id w:val="-1624381192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F75845" w:rsidRPr="00E37DC1" w:rsidRDefault="00F75845" w:rsidP="00F75845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Incomplete </w:t>
          </w:r>
          <w:r w:rsidR="000A2065"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Leads </w:t>
          </w: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>Queue</w:t>
          </w:r>
        </w:p>
      </w:sdtContent>
    </w:sdt>
    <w:bookmarkEnd w:id="774" w:displacedByCustomXml="prev"/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75" w:name="_Toc46587300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(data Fields)</w:t>
      </w:r>
      <w:bookmarkEnd w:id="775"/>
    </w:p>
    <w:p w:rsidR="00F75845" w:rsidRPr="0019430F" w:rsidRDefault="00F75845" w:rsidP="00F75845">
      <w:pPr>
        <w:rPr>
          <w:rFonts w:eastAsiaTheme="majorEastAsia"/>
        </w:rPr>
      </w:pPr>
    </w:p>
    <w:tbl>
      <w:tblPr>
        <w:tblStyle w:val="TableGrid"/>
        <w:tblW w:w="10031" w:type="dxa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418"/>
        <w:gridCol w:w="1276"/>
        <w:gridCol w:w="3827"/>
      </w:tblGrid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3516BC">
              <w:rPr>
                <w:rFonts w:eastAsiaTheme="majorEastAsia"/>
                <w:sz w:val="18"/>
                <w:szCs w:val="18"/>
              </w:rPr>
              <w:t>S. No.</w:t>
            </w:r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3516BC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3516BC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F75845" w:rsidRPr="0019430F" w:rsidTr="00E37DC1">
        <w:tc>
          <w:tcPr>
            <w:tcW w:w="1809" w:type="dxa"/>
          </w:tcPr>
          <w:p w:rsidR="00F75845" w:rsidRPr="00E37DC1" w:rsidRDefault="00624CC3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Assigned</w:t>
            </w:r>
            <w:r w:rsidR="00F75845" w:rsidRPr="00E37DC1">
              <w:rPr>
                <w:rFonts w:eastAsiaTheme="majorEastAsia"/>
                <w:sz w:val="18"/>
                <w:szCs w:val="18"/>
              </w:rPr>
              <w:t xml:space="preserve"> Date</w:t>
            </w:r>
          </w:p>
        </w:tc>
        <w:tc>
          <w:tcPr>
            <w:tcW w:w="1701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276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</w:t>
            </w:r>
          </w:p>
        </w:tc>
        <w:tc>
          <w:tcPr>
            <w:tcW w:w="3827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Auto-populated</w:t>
            </w:r>
            <w:r w:rsidR="00437212" w:rsidRPr="00E37DC1">
              <w:rPr>
                <w:rFonts w:eastAsiaTheme="majorEastAsia"/>
                <w:sz w:val="18"/>
                <w:szCs w:val="18"/>
              </w:rPr>
              <w:br/>
            </w:r>
            <w:r w:rsidRPr="00E37DC1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76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77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78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79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0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1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 xml:space="preserve">Auto-populated(From uploaded file </w:delText>
              </w:r>
              <w:r w:rsidRPr="00E37DC1" w:rsidDel="00323D04">
                <w:rPr>
                  <w:rFonts w:eastAsiaTheme="majorEastAsia"/>
                  <w:sz w:val="18"/>
                  <w:szCs w:val="18"/>
                </w:rPr>
                <w:lastRenderedPageBreak/>
                <w:delText>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lastRenderedPageBreak/>
              <w:t>Area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2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3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4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5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6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7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</w:tbl>
    <w:p w:rsidR="00F75845" w:rsidRDefault="00F75845" w:rsidP="00F75845">
      <w:pPr>
        <w:rPr>
          <w:ins w:id="788" w:author="Namita Sivasankaran" w:date="2016-11-02T17:44:00Z"/>
          <w:rFonts w:eastAsiaTheme="majorEastAsia"/>
        </w:rPr>
      </w:pPr>
    </w:p>
    <w:p w:rsidR="00215077" w:rsidRDefault="00215077" w:rsidP="00F75845">
      <w:pPr>
        <w:rPr>
          <w:ins w:id="789" w:author="Namita Sivasankaran" w:date="2016-11-02T17:44:00Z"/>
          <w:rFonts w:eastAsiaTheme="majorEastAsia"/>
        </w:rPr>
      </w:pPr>
    </w:p>
    <w:p w:rsidR="00215077" w:rsidRPr="0019430F" w:rsidRDefault="00215077" w:rsidP="00F75845">
      <w:pPr>
        <w:rPr>
          <w:rFonts w:eastAsiaTheme="majorEastAsia"/>
        </w:rPr>
      </w:pP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90" w:name="_Toc465872789"/>
      <w:bookmarkStart w:id="791" w:name="_Toc465873009"/>
      <w:bookmarkStart w:id="792" w:name="_Toc465873010"/>
      <w:bookmarkEnd w:id="790"/>
      <w:bookmarkEnd w:id="79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792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IN" w:eastAsia="en-IN"/>
        </w:rPr>
        <w:drawing>
          <wp:inline distT="0" distB="0" distL="0" distR="0" wp14:anchorId="2B399619" wp14:editId="5B400829">
            <wp:extent cx="5762846" cy="4401879"/>
            <wp:effectExtent l="19050" t="19050" r="2857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plete Queu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6"/>
                    <a:stretch/>
                  </pic:blipFill>
                  <pic:spPr bwMode="auto">
                    <a:xfrm>
                      <a:off x="0" y="0"/>
                      <a:ext cx="5781804" cy="4416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3" w:name="_Toc46587301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Functional Requirements</w:t>
      </w:r>
      <w:bookmarkEnd w:id="793"/>
    </w:p>
    <w:p w:rsidR="00F75845" w:rsidRPr="00E37DC1" w:rsidRDefault="00F75845" w:rsidP="00F75845">
      <w:pPr>
        <w:pStyle w:val="ListParagraph"/>
        <w:ind w:left="644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b/>
          <w:sz w:val="24"/>
          <w:szCs w:val="24"/>
        </w:rPr>
        <w:t>Loan Officer Logs</w:t>
      </w:r>
      <w:r w:rsidRPr="00E37DC1">
        <w:rPr>
          <w:rFonts w:ascii="Times New Roman" w:hAnsi="Times New Roman"/>
          <w:sz w:val="24"/>
          <w:szCs w:val="24"/>
        </w:rPr>
        <w:t xml:space="preserve"> in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ins w:id="794" w:author="Namita Sivasankaran" w:date="2016-11-02T17:42:00Z"/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opens the Incomplete Leads queue. All the leads with possible “Assigned” status will be displayed here. 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lastRenderedPageBreak/>
        <w:t xml:space="preserve">Upon entering the incomplete lead queue, the loan officer can </w:t>
      </w:r>
      <w:r w:rsidRPr="00E37DC1">
        <w:rPr>
          <w:rFonts w:ascii="Times New Roman" w:hAnsi="Times New Roman"/>
          <w:b/>
          <w:sz w:val="24"/>
          <w:szCs w:val="24"/>
        </w:rPr>
        <w:t>search</w:t>
      </w:r>
      <w:r w:rsidRPr="00E37DC1">
        <w:rPr>
          <w:rFonts w:ascii="Times New Roman" w:hAnsi="Times New Roman"/>
          <w:sz w:val="24"/>
          <w:szCs w:val="24"/>
        </w:rPr>
        <w:t xml:space="preserve"> for the leads using the following parameters: Assigned date, applicant name, business name and area. The result</w:t>
      </w:r>
      <w:r w:rsidR="00437212">
        <w:rPr>
          <w:rFonts w:ascii="Times New Roman" w:hAnsi="Times New Roman"/>
          <w:sz w:val="24"/>
          <w:szCs w:val="24"/>
        </w:rPr>
        <w:t>s</w:t>
      </w:r>
      <w:r w:rsidRPr="00E37DC1">
        <w:rPr>
          <w:rFonts w:ascii="Times New Roman" w:hAnsi="Times New Roman"/>
          <w:sz w:val="24"/>
          <w:szCs w:val="24"/>
        </w:rPr>
        <w:t xml:space="preserve"> need to be populated </w:t>
      </w:r>
      <w:r w:rsidR="00437212">
        <w:rPr>
          <w:rFonts w:ascii="Times New Roman" w:hAnsi="Times New Roman"/>
          <w:sz w:val="24"/>
          <w:szCs w:val="24"/>
        </w:rPr>
        <w:t>in a tabular format</w:t>
      </w:r>
      <w:r w:rsidRPr="00E37DC1">
        <w:rPr>
          <w:rFonts w:ascii="Times New Roman" w:hAnsi="Times New Roman"/>
          <w:sz w:val="24"/>
          <w:szCs w:val="24"/>
        </w:rPr>
        <w:t>(UI purpose).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can </w:t>
      </w:r>
      <w:r w:rsidRPr="00E37DC1">
        <w:rPr>
          <w:rFonts w:ascii="Times New Roman" w:hAnsi="Times New Roman"/>
          <w:b/>
          <w:sz w:val="24"/>
          <w:szCs w:val="24"/>
        </w:rPr>
        <w:t>sort</w:t>
      </w:r>
      <w:r w:rsidRPr="00E37DC1">
        <w:rPr>
          <w:rFonts w:ascii="Times New Roman" w:hAnsi="Times New Roman"/>
          <w:sz w:val="24"/>
          <w:szCs w:val="24"/>
        </w:rPr>
        <w:t xml:space="preserve"> the incomplete leads based on the following parameters: Assigned date, Applicant Name, Business Name, Area, City/Village/Town. </w:t>
      </w:r>
    </w:p>
    <w:p w:rsidR="00F75845" w:rsidRPr="00E37DC1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>The loan officer then selects a lead from the incomplete leads queue (which was previously assigned to the respective spoke by the hub manager) and will start cap</w:t>
      </w:r>
      <w:r w:rsidR="00C70D06" w:rsidRPr="00E37DC1">
        <w:rPr>
          <w:rFonts w:ascii="Times New Roman" w:hAnsi="Times New Roman"/>
          <w:sz w:val="24"/>
          <w:szCs w:val="24"/>
        </w:rPr>
        <w:t>turing the required information in the same way as explained in step 6.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5" w:name="_Toc465873012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795"/>
    </w:p>
    <w:p w:rsidR="00F75845" w:rsidRPr="00E37DC1" w:rsidRDefault="00F75845" w:rsidP="00F75845">
      <w:pPr>
        <w:ind w:left="1080"/>
        <w:rPr>
          <w:sz w:val="22"/>
          <w:szCs w:val="24"/>
        </w:rPr>
      </w:pPr>
      <w:r w:rsidRPr="00E37DC1">
        <w:rPr>
          <w:sz w:val="22"/>
          <w:szCs w:val="24"/>
        </w:rPr>
        <w:t>N.A.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6" w:name="_Toc465873013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796"/>
    </w:p>
    <w:p w:rsidR="00F75845" w:rsidRPr="00E37DC1" w:rsidRDefault="00F75845" w:rsidP="00F75845">
      <w:pPr>
        <w:ind w:left="1080"/>
        <w:rPr>
          <w:sz w:val="22"/>
          <w:szCs w:val="24"/>
        </w:rPr>
      </w:pPr>
      <w:r w:rsidRPr="00E37DC1">
        <w:rPr>
          <w:sz w:val="22"/>
          <w:szCs w:val="24"/>
        </w:rPr>
        <w:t>N.A.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7" w:name="_Toc46587301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797"/>
    </w:p>
    <w:p w:rsidR="00C2578A" w:rsidRPr="00E37DC1" w:rsidRDefault="00C2578A" w:rsidP="00C2578A">
      <w:pPr>
        <w:rPr>
          <w:sz w:val="24"/>
          <w:szCs w:val="24"/>
        </w:rPr>
      </w:pPr>
    </w:p>
    <w:p w:rsidR="00525496" w:rsidRPr="00E37DC1" w:rsidDel="00215077" w:rsidRDefault="00525496" w:rsidP="00E37DC1">
      <w:pPr>
        <w:pStyle w:val="Header"/>
        <w:tabs>
          <w:tab w:val="clear" w:pos="4320"/>
          <w:tab w:val="clear" w:pos="8640"/>
        </w:tabs>
        <w:rPr>
          <w:del w:id="798" w:author="Namita Sivasankaran" w:date="2016-11-02T17:44:00Z"/>
          <w:rFonts w:eastAsia="Calibri"/>
          <w:sz w:val="28"/>
          <w:szCs w:val="28"/>
          <w:lang w:val="en-IN"/>
        </w:rPr>
      </w:pPr>
      <w:bookmarkStart w:id="799" w:name="_Toc465872795"/>
      <w:bookmarkStart w:id="800" w:name="_Toc465873015"/>
      <w:bookmarkStart w:id="801" w:name="_Toc465872796"/>
      <w:bookmarkStart w:id="802" w:name="_Toc465873016"/>
      <w:bookmarkStart w:id="803" w:name="_Toc465872797"/>
      <w:bookmarkStart w:id="804" w:name="_Toc465873017"/>
      <w:bookmarkStart w:id="805" w:name="_Toc465872798"/>
      <w:bookmarkStart w:id="806" w:name="_Toc465873018"/>
      <w:bookmarkStart w:id="807" w:name="_Toc465872799"/>
      <w:bookmarkStart w:id="808" w:name="_Toc465873019"/>
      <w:bookmarkStart w:id="809" w:name="_Toc465872800"/>
      <w:bookmarkStart w:id="810" w:name="_Toc465873020"/>
      <w:bookmarkStart w:id="811" w:name="_Toc465872801"/>
      <w:bookmarkStart w:id="812" w:name="_Toc465873021"/>
      <w:bookmarkStart w:id="813" w:name="_Toc465872802"/>
      <w:bookmarkStart w:id="814" w:name="_Toc465873022"/>
      <w:bookmarkStart w:id="815" w:name="_Toc465872803"/>
      <w:bookmarkStart w:id="816" w:name="_Toc465873023"/>
      <w:bookmarkStart w:id="817" w:name="_Toc465872804"/>
      <w:bookmarkStart w:id="818" w:name="_Toc465873024"/>
      <w:bookmarkStart w:id="819" w:name="_Toc465872805"/>
      <w:bookmarkStart w:id="820" w:name="_Toc465873025"/>
      <w:bookmarkStart w:id="821" w:name="_Toc465872806"/>
      <w:bookmarkStart w:id="822" w:name="_Toc465873026"/>
      <w:bookmarkStart w:id="823" w:name="_Toc465872807"/>
      <w:bookmarkStart w:id="824" w:name="_Toc465873027"/>
      <w:bookmarkStart w:id="825" w:name="_Toc465872808"/>
      <w:bookmarkStart w:id="826" w:name="_Toc465873028"/>
      <w:bookmarkStart w:id="827" w:name="_Toc465872809"/>
      <w:bookmarkStart w:id="828" w:name="_Toc465873029"/>
      <w:bookmarkStart w:id="829" w:name="_Toc465872810"/>
      <w:bookmarkStart w:id="830" w:name="_Toc465873030"/>
      <w:bookmarkStart w:id="831" w:name="_Toc465872811"/>
      <w:bookmarkStart w:id="832" w:name="_Toc465873031"/>
      <w:bookmarkStart w:id="833" w:name="_Toc465872812"/>
      <w:bookmarkStart w:id="834" w:name="_Toc465873032"/>
      <w:bookmarkStart w:id="835" w:name="_Toc465872813"/>
      <w:bookmarkStart w:id="836" w:name="_Toc465873033"/>
      <w:bookmarkStart w:id="837" w:name="_Toc465872814"/>
      <w:bookmarkStart w:id="838" w:name="_Toc465873034"/>
      <w:bookmarkStart w:id="839" w:name="_Toc465872815"/>
      <w:bookmarkStart w:id="840" w:name="_Toc465873035"/>
      <w:bookmarkStart w:id="841" w:name="_Toc465872816"/>
      <w:bookmarkStart w:id="842" w:name="_Toc465873036"/>
      <w:bookmarkStart w:id="843" w:name="_Toc465872817"/>
      <w:bookmarkStart w:id="844" w:name="_Toc465873037"/>
      <w:bookmarkStart w:id="845" w:name="_Toc465872818"/>
      <w:bookmarkStart w:id="846" w:name="_Toc465873038"/>
      <w:bookmarkStart w:id="847" w:name="_Toc465872819"/>
      <w:bookmarkStart w:id="848" w:name="_Toc465873039"/>
      <w:bookmarkStart w:id="849" w:name="_Toc465872820"/>
      <w:bookmarkStart w:id="850" w:name="_Toc465873040"/>
      <w:bookmarkStart w:id="851" w:name="_Toc465872821"/>
      <w:bookmarkStart w:id="852" w:name="_Toc465873041"/>
      <w:bookmarkStart w:id="853" w:name="_Toc465872822"/>
      <w:bookmarkStart w:id="854" w:name="_Toc465873042"/>
      <w:bookmarkStart w:id="855" w:name="_Toc465872823"/>
      <w:bookmarkStart w:id="856" w:name="_Toc465873043"/>
      <w:bookmarkStart w:id="857" w:name="_Toc465872824"/>
      <w:bookmarkStart w:id="858" w:name="_Toc465873044"/>
      <w:bookmarkStart w:id="859" w:name="_Toc465872825"/>
      <w:bookmarkStart w:id="860" w:name="_Toc465873045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</w:p>
    <w:p w:rsidR="00B62FAE" w:rsidRPr="00E37DC1" w:rsidRDefault="00536F4C" w:rsidP="00B454C8">
      <w:pPr>
        <w:pStyle w:val="Heading1"/>
        <w:numPr>
          <w:ilvl w:val="0"/>
          <w:numId w:val="10"/>
        </w:numPr>
        <w:ind w:left="0" w:firstLine="0"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861" w:name="_Toc465873046"/>
      <w:r w:rsidRPr="00E37DC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follow- up queue</w:t>
      </w:r>
      <w:bookmarkEnd w:id="861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2" w:name="_Toc465873047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8436F"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(Queue Layout)</w:t>
      </w:r>
      <w:bookmarkEnd w:id="862"/>
    </w:p>
    <w:p w:rsidR="00370D30" w:rsidRPr="0019430F" w:rsidRDefault="00370D30" w:rsidP="00370D30"/>
    <w:p w:rsidR="00F81E0A" w:rsidRPr="0019430F" w:rsidRDefault="00F81E0A" w:rsidP="00F81E0A"/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418"/>
        <w:gridCol w:w="1417"/>
        <w:gridCol w:w="2835"/>
      </w:tblGrid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843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S. No.</w:t>
            </w:r>
          </w:p>
        </w:tc>
        <w:tc>
          <w:tcPr>
            <w:tcW w:w="1843" w:type="dxa"/>
          </w:tcPr>
          <w:p w:rsidR="008905A2" w:rsidRPr="00E37DC1" w:rsidRDefault="00E53540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Follow</w:t>
            </w:r>
            <w:r w:rsidR="00215077">
              <w:rPr>
                <w:rFonts w:eastAsiaTheme="majorEastAsia"/>
                <w:sz w:val="18"/>
                <w:szCs w:val="18"/>
              </w:rPr>
              <w:t>-up</w:t>
            </w:r>
            <w:r w:rsidRPr="00E37DC1">
              <w:rPr>
                <w:rFonts w:eastAsiaTheme="majorEastAsia"/>
                <w:sz w:val="18"/>
                <w:szCs w:val="18"/>
              </w:rPr>
              <w:t xml:space="preserve"> Queue</w:t>
            </w:r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Follow up  Date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 code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</w:tbl>
    <w:p w:rsidR="00370D30" w:rsidRPr="0019430F" w:rsidRDefault="00370D30" w:rsidP="00370D30"/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3" w:name="_Toc46587304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863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IN" w:eastAsia="en-IN"/>
        </w:rPr>
        <w:lastRenderedPageBreak/>
        <w:drawing>
          <wp:inline distT="0" distB="0" distL="0" distR="0" wp14:anchorId="4285E6E2" wp14:editId="25F74BB6">
            <wp:extent cx="5276193" cy="4784651"/>
            <wp:effectExtent l="19050" t="19050" r="2032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low Up Queu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3"/>
                    <a:stretch/>
                  </pic:blipFill>
                  <pic:spPr bwMode="auto">
                    <a:xfrm>
                      <a:off x="0" y="0"/>
                      <a:ext cx="5287325" cy="4794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4" w:name="_Toc46587304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864"/>
    </w:p>
    <w:p w:rsidR="002E52C8" w:rsidRPr="00E37DC1" w:rsidRDefault="002E52C8" w:rsidP="002E52C8">
      <w:pPr>
        <w:ind w:left="1080"/>
        <w:rPr>
          <w:rFonts w:eastAsia="Calibri"/>
          <w:sz w:val="24"/>
          <w:szCs w:val="28"/>
          <w:lang w:val="en-IN"/>
        </w:rPr>
      </w:pPr>
      <w:r w:rsidRPr="00E37DC1">
        <w:rPr>
          <w:rFonts w:eastAsia="Calibri"/>
          <w:b/>
          <w:sz w:val="24"/>
          <w:szCs w:val="28"/>
          <w:lang w:val="en-IN"/>
        </w:rPr>
        <w:t>Loan Officer</w:t>
      </w:r>
      <w:r w:rsidRPr="00E37DC1">
        <w:rPr>
          <w:rFonts w:eastAsia="Calibri"/>
          <w:sz w:val="24"/>
          <w:szCs w:val="28"/>
          <w:lang w:val="en-IN"/>
        </w:rPr>
        <w:t xml:space="preserve"> logs in</w:t>
      </w:r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loan officer enters the </w:t>
      </w:r>
      <w:r w:rsidR="00FE6ED6" w:rsidRPr="00E37DC1">
        <w:rPr>
          <w:rFonts w:ascii="Times New Roman" w:hAnsi="Times New Roman"/>
          <w:sz w:val="24"/>
          <w:szCs w:val="28"/>
        </w:rPr>
        <w:t>Follow- up</w:t>
      </w:r>
      <w:r w:rsidR="00616F43" w:rsidRPr="00E37DC1">
        <w:rPr>
          <w:rFonts w:ascii="Times New Roman" w:hAnsi="Times New Roman"/>
          <w:sz w:val="24"/>
          <w:szCs w:val="28"/>
        </w:rPr>
        <w:t xml:space="preserve"> queue</w:t>
      </w:r>
      <w:r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Upon entering the Follow- up queue, the loan officer can </w:t>
      </w:r>
      <w:r w:rsidR="00B16F5B" w:rsidRPr="00E37DC1">
        <w:rPr>
          <w:rFonts w:ascii="Times New Roman" w:hAnsi="Times New Roman"/>
          <w:b/>
          <w:sz w:val="24"/>
          <w:szCs w:val="28"/>
        </w:rPr>
        <w:t>search</w:t>
      </w:r>
      <w:r w:rsidR="00B16F5B" w:rsidRPr="00E37DC1">
        <w:rPr>
          <w:rFonts w:ascii="Times New Roman" w:hAnsi="Times New Roman"/>
          <w:sz w:val="24"/>
          <w:szCs w:val="28"/>
        </w:rPr>
        <w:t xml:space="preserve"> for the leads using the following parameters: Follow- up date, ap</w:t>
      </w:r>
      <w:r w:rsidR="00624CC3" w:rsidRPr="00E37DC1">
        <w:rPr>
          <w:rFonts w:ascii="Times New Roman" w:hAnsi="Times New Roman"/>
          <w:sz w:val="24"/>
          <w:szCs w:val="28"/>
        </w:rPr>
        <w:t xml:space="preserve">plicant name, business name, </w:t>
      </w:r>
      <w:r w:rsidR="00B16F5B" w:rsidRPr="00E37DC1">
        <w:rPr>
          <w:rFonts w:ascii="Times New Roman" w:hAnsi="Times New Roman"/>
          <w:sz w:val="24"/>
          <w:szCs w:val="28"/>
        </w:rPr>
        <w:t>area</w:t>
      </w:r>
      <w:r w:rsidR="00624CC3" w:rsidRPr="00E37DC1">
        <w:rPr>
          <w:rFonts w:ascii="Times New Roman" w:hAnsi="Times New Roman"/>
          <w:sz w:val="24"/>
          <w:szCs w:val="28"/>
        </w:rPr>
        <w:t xml:space="preserve"> and City/Village/Town</w:t>
      </w:r>
      <w:r w:rsidR="00B16F5B" w:rsidRPr="00E37DC1">
        <w:rPr>
          <w:rFonts w:ascii="Times New Roman" w:hAnsi="Times New Roman"/>
          <w:sz w:val="24"/>
          <w:szCs w:val="28"/>
        </w:rPr>
        <w:t xml:space="preserve">. </w:t>
      </w:r>
    </w:p>
    <w:p w:rsidR="00215077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result </w:t>
      </w:r>
      <w:r w:rsidR="00215077">
        <w:rPr>
          <w:rFonts w:ascii="Times New Roman" w:hAnsi="Times New Roman"/>
          <w:sz w:val="24"/>
          <w:szCs w:val="28"/>
        </w:rPr>
        <w:t>will be displayed in a tabular format.</w:t>
      </w:r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 </w:t>
      </w:r>
      <w:r w:rsidR="002A0F46" w:rsidRPr="00E37DC1">
        <w:rPr>
          <w:rFonts w:ascii="Times New Roman" w:hAnsi="Times New Roman"/>
          <w:sz w:val="24"/>
          <w:szCs w:val="28"/>
        </w:rPr>
        <w:t>The loan officer can sort these leads based on the following parameters:</w:t>
      </w:r>
      <w:r w:rsidR="00FE6ED6" w:rsidRPr="00E37DC1">
        <w:rPr>
          <w:rFonts w:ascii="Times New Roman" w:hAnsi="Times New Roman"/>
          <w:sz w:val="24"/>
          <w:szCs w:val="28"/>
        </w:rPr>
        <w:t xml:space="preserve"> Follow up date,</w:t>
      </w:r>
      <w:r w:rsidR="002A0F46" w:rsidRPr="00E37DC1">
        <w:rPr>
          <w:rFonts w:ascii="Times New Roman" w:hAnsi="Times New Roman"/>
          <w:sz w:val="24"/>
          <w:szCs w:val="28"/>
        </w:rPr>
        <w:t xml:space="preserve"> Applicant name, Business name, </w:t>
      </w:r>
      <w:r w:rsidR="00624CC3" w:rsidRPr="00E37DC1">
        <w:rPr>
          <w:rFonts w:ascii="Times New Roman" w:hAnsi="Times New Roman"/>
          <w:sz w:val="24"/>
          <w:szCs w:val="28"/>
        </w:rPr>
        <w:t>Area, City/Village/Town</w:t>
      </w:r>
      <w:r w:rsidR="002A0F46"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</w:t>
      </w:r>
    </w:p>
    <w:p w:rsidR="002E52C8" w:rsidRPr="00E37DC1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The loan officer then selects a lead from the Leads in the Follow- up queue.</w:t>
      </w:r>
    </w:p>
    <w:p w:rsidR="00E4790D" w:rsidRPr="00E37DC1" w:rsidRDefault="00E4790D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Loan officer to follow up wi</w:t>
      </w:r>
      <w:r w:rsidR="002A0F46" w:rsidRPr="00E37DC1">
        <w:rPr>
          <w:rFonts w:ascii="Times New Roman" w:hAnsi="Times New Roman"/>
          <w:sz w:val="24"/>
          <w:szCs w:val="28"/>
        </w:rPr>
        <w:t xml:space="preserve">th the customer, </w:t>
      </w:r>
      <w:r w:rsidRPr="00E37DC1">
        <w:rPr>
          <w:rFonts w:ascii="Times New Roman" w:hAnsi="Times New Roman"/>
          <w:sz w:val="24"/>
          <w:szCs w:val="28"/>
        </w:rPr>
        <w:t>update the fields and take a decision on the lead status (follow step 6).</w:t>
      </w:r>
      <w:r w:rsidR="008E5979" w:rsidRPr="00E37DC1">
        <w:rPr>
          <w:rFonts w:ascii="Times New Roman" w:hAnsi="Times New Roman"/>
          <w:sz w:val="24"/>
          <w:szCs w:val="28"/>
        </w:rPr>
        <w:t xml:space="preserve"> Accordingly the lead status will be </w:t>
      </w:r>
      <w:r w:rsidR="003014A3" w:rsidRPr="00E37DC1">
        <w:rPr>
          <w:rFonts w:ascii="Times New Roman" w:hAnsi="Times New Roman"/>
          <w:sz w:val="24"/>
          <w:szCs w:val="28"/>
        </w:rPr>
        <w:t>updated.</w:t>
      </w:r>
      <w:r w:rsidRPr="00E37DC1">
        <w:rPr>
          <w:rFonts w:ascii="Times New Roman" w:hAnsi="Times New Roman"/>
          <w:sz w:val="24"/>
          <w:szCs w:val="28"/>
        </w:rPr>
        <w:t xml:space="preserve"> </w:t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5" w:name="_Toc465872830"/>
      <w:bookmarkStart w:id="866" w:name="_Toc465873050"/>
      <w:bookmarkStart w:id="867" w:name="_Toc465873051"/>
      <w:bookmarkEnd w:id="865"/>
      <w:bookmarkEnd w:id="866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867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8" w:name="_Toc465873052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868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9" w:name="_Toc465873053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869"/>
    </w:p>
    <w:p w:rsidR="003014A3" w:rsidRPr="00E37DC1" w:rsidRDefault="00624CC3" w:rsidP="003014A3">
      <w:pPr>
        <w:ind w:left="360" w:firstLine="720"/>
        <w:rPr>
          <w:color w:val="000000"/>
          <w:szCs w:val="22"/>
          <w:lang w:val="en-GB" w:eastAsia="en-GB"/>
        </w:rPr>
      </w:pPr>
      <w:r w:rsidRPr="00E37DC1">
        <w:rPr>
          <w:rFonts w:eastAsia="Calibri"/>
          <w:sz w:val="24"/>
          <w:szCs w:val="28"/>
          <w:lang w:val="en-IN"/>
        </w:rPr>
        <w:t>Number of leads to follow- up, responded and</w:t>
      </w:r>
      <w:r w:rsidR="003014A3" w:rsidRPr="00E37DC1">
        <w:rPr>
          <w:rFonts w:eastAsia="Calibri"/>
          <w:sz w:val="24"/>
          <w:szCs w:val="28"/>
          <w:lang w:val="en-IN"/>
        </w:rPr>
        <w:t xml:space="preserve"> turned down</w:t>
      </w:r>
      <w:r w:rsidRPr="00E37DC1">
        <w:rPr>
          <w:rFonts w:eastAsia="Calibri"/>
          <w:sz w:val="24"/>
          <w:szCs w:val="28"/>
          <w:lang w:val="en-IN"/>
        </w:rPr>
        <w:t>.</w:t>
      </w:r>
    </w:p>
    <w:p w:rsidR="003014A3" w:rsidRPr="00E37DC1" w:rsidRDefault="003014A3" w:rsidP="003014A3">
      <w:pPr>
        <w:ind w:left="1080"/>
      </w:pPr>
    </w:p>
    <w:p w:rsidR="00E47229" w:rsidRPr="0019430F" w:rsidRDefault="00E47229" w:rsidP="00E47229"/>
    <w:p w:rsidR="007B11F5" w:rsidRPr="0019430F" w:rsidRDefault="007B11F5" w:rsidP="00E47229"/>
    <w:sectPr w:rsidR="007B11F5" w:rsidRPr="0019430F" w:rsidSect="003516BC">
      <w:pgSz w:w="11899" w:h="16838"/>
      <w:pgMar w:top="962" w:right="1126" w:bottom="851" w:left="993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B6C" w:rsidRDefault="00B94B6C">
      <w:r>
        <w:separator/>
      </w:r>
    </w:p>
  </w:endnote>
  <w:endnote w:type="continuationSeparator" w:id="0">
    <w:p w:rsidR="00B94B6C" w:rsidRDefault="00B94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7ACA" w:rsidRDefault="00357A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0F0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57ACA" w:rsidRPr="004E49BF" w:rsidRDefault="00357ACA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B6C" w:rsidRDefault="00B94B6C">
      <w:r>
        <w:separator/>
      </w:r>
    </w:p>
  </w:footnote>
  <w:footnote w:type="continuationSeparator" w:id="0">
    <w:p w:rsidR="00B94B6C" w:rsidRDefault="00B94B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ACA" w:rsidRDefault="00357ACA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2C3B2A4C" wp14:editId="74D27D93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6" name="Picture 16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2853AF" wp14:editId="081F2DFB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D265B6"/>
    <w:multiLevelType w:val="hybridMultilevel"/>
    <w:tmpl w:val="6C4881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E147D9"/>
    <w:multiLevelType w:val="hybridMultilevel"/>
    <w:tmpl w:val="2EC0DFA0"/>
    <w:lvl w:ilvl="0" w:tplc="8610A2A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494A62CA"/>
    <w:multiLevelType w:val="hybridMultilevel"/>
    <w:tmpl w:val="DA826D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C5D21"/>
    <w:multiLevelType w:val="hybridMultilevel"/>
    <w:tmpl w:val="71C28AC4"/>
    <w:lvl w:ilvl="0" w:tplc="B60ED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5951DC"/>
    <w:multiLevelType w:val="hybridMultilevel"/>
    <w:tmpl w:val="52F84CB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E4D7847"/>
    <w:multiLevelType w:val="hybridMultilevel"/>
    <w:tmpl w:val="54B8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240A79"/>
    <w:multiLevelType w:val="hybridMultilevel"/>
    <w:tmpl w:val="03E6CE5C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8914C2D"/>
    <w:multiLevelType w:val="hybridMultilevel"/>
    <w:tmpl w:val="5E2660F6"/>
    <w:lvl w:ilvl="0" w:tplc="08090019">
      <w:start w:val="1"/>
      <w:numFmt w:val="lowerLetter"/>
      <w:lvlText w:val="%1."/>
      <w:lvlJc w:val="left"/>
      <w:pPr>
        <w:ind w:left="1364" w:hanging="360"/>
      </w:p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6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A884031"/>
    <w:multiLevelType w:val="hybridMultilevel"/>
    <w:tmpl w:val="8196E42A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BAE0750"/>
    <w:multiLevelType w:val="hybridMultilevel"/>
    <w:tmpl w:val="6CB6E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24"/>
  </w:num>
  <w:num w:numId="4">
    <w:abstractNumId w:val="0"/>
  </w:num>
  <w:num w:numId="5">
    <w:abstractNumId w:val="3"/>
  </w:num>
  <w:num w:numId="6">
    <w:abstractNumId w:val="26"/>
  </w:num>
  <w:num w:numId="7">
    <w:abstractNumId w:val="16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21"/>
  </w:num>
  <w:num w:numId="13">
    <w:abstractNumId w:val="29"/>
  </w:num>
  <w:num w:numId="14">
    <w:abstractNumId w:val="34"/>
  </w:num>
  <w:num w:numId="15">
    <w:abstractNumId w:val="10"/>
  </w:num>
  <w:num w:numId="16">
    <w:abstractNumId w:val="8"/>
  </w:num>
  <w:num w:numId="17">
    <w:abstractNumId w:val="31"/>
  </w:num>
  <w:num w:numId="18">
    <w:abstractNumId w:val="36"/>
  </w:num>
  <w:num w:numId="19">
    <w:abstractNumId w:val="28"/>
  </w:num>
  <w:num w:numId="20">
    <w:abstractNumId w:val="1"/>
  </w:num>
  <w:num w:numId="21">
    <w:abstractNumId w:val="20"/>
  </w:num>
  <w:num w:numId="22">
    <w:abstractNumId w:val="13"/>
  </w:num>
  <w:num w:numId="23">
    <w:abstractNumId w:val="38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3"/>
  </w:num>
  <w:num w:numId="29">
    <w:abstractNumId w:val="14"/>
  </w:num>
  <w:num w:numId="30">
    <w:abstractNumId w:val="22"/>
  </w:num>
  <w:num w:numId="31">
    <w:abstractNumId w:val="32"/>
  </w:num>
  <w:num w:numId="32">
    <w:abstractNumId w:val="11"/>
  </w:num>
  <w:num w:numId="33">
    <w:abstractNumId w:val="23"/>
  </w:num>
  <w:num w:numId="34">
    <w:abstractNumId w:val="35"/>
  </w:num>
  <w:num w:numId="35">
    <w:abstractNumId w:val="17"/>
  </w:num>
  <w:num w:numId="36">
    <w:abstractNumId w:val="39"/>
  </w:num>
  <w:num w:numId="37">
    <w:abstractNumId w:val="27"/>
  </w:num>
  <w:num w:numId="38">
    <w:abstractNumId w:val="25"/>
  </w:num>
  <w:num w:numId="39">
    <w:abstractNumId w:val="37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2013"/>
    <w:rsid w:val="00016AE9"/>
    <w:rsid w:val="00032E64"/>
    <w:rsid w:val="00050BE8"/>
    <w:rsid w:val="0008018C"/>
    <w:rsid w:val="000A2065"/>
    <w:rsid w:val="000B2BA5"/>
    <w:rsid w:val="000B5C2D"/>
    <w:rsid w:val="000E0130"/>
    <w:rsid w:val="000E55C9"/>
    <w:rsid w:val="000F410E"/>
    <w:rsid w:val="000F78E5"/>
    <w:rsid w:val="00106550"/>
    <w:rsid w:val="00110A7E"/>
    <w:rsid w:val="00112852"/>
    <w:rsid w:val="00115A34"/>
    <w:rsid w:val="00116762"/>
    <w:rsid w:val="001369A1"/>
    <w:rsid w:val="0019430F"/>
    <w:rsid w:val="001C3668"/>
    <w:rsid w:val="001F213F"/>
    <w:rsid w:val="00202AD1"/>
    <w:rsid w:val="00215077"/>
    <w:rsid w:val="00222F8F"/>
    <w:rsid w:val="00236920"/>
    <w:rsid w:val="00245CF0"/>
    <w:rsid w:val="002523C6"/>
    <w:rsid w:val="00253E6F"/>
    <w:rsid w:val="0027001E"/>
    <w:rsid w:val="00270CCC"/>
    <w:rsid w:val="002712E0"/>
    <w:rsid w:val="002A0F46"/>
    <w:rsid w:val="002A1A41"/>
    <w:rsid w:val="002B14F1"/>
    <w:rsid w:val="002B2E57"/>
    <w:rsid w:val="002C2ABC"/>
    <w:rsid w:val="002C5CC8"/>
    <w:rsid w:val="002E52C8"/>
    <w:rsid w:val="003014A3"/>
    <w:rsid w:val="00305BB0"/>
    <w:rsid w:val="00306D88"/>
    <w:rsid w:val="00324BD7"/>
    <w:rsid w:val="003257A4"/>
    <w:rsid w:val="003405E7"/>
    <w:rsid w:val="00347304"/>
    <w:rsid w:val="003516BC"/>
    <w:rsid w:val="00353206"/>
    <w:rsid w:val="00355DC2"/>
    <w:rsid w:val="00357ACA"/>
    <w:rsid w:val="0037061C"/>
    <w:rsid w:val="00370D30"/>
    <w:rsid w:val="003A71DA"/>
    <w:rsid w:val="003D7909"/>
    <w:rsid w:val="003E356A"/>
    <w:rsid w:val="004009AD"/>
    <w:rsid w:val="004140E4"/>
    <w:rsid w:val="00434C10"/>
    <w:rsid w:val="00437212"/>
    <w:rsid w:val="004525DF"/>
    <w:rsid w:val="0049186D"/>
    <w:rsid w:val="00493EB9"/>
    <w:rsid w:val="004C2B0F"/>
    <w:rsid w:val="004D42D3"/>
    <w:rsid w:val="00506974"/>
    <w:rsid w:val="005163FC"/>
    <w:rsid w:val="00525496"/>
    <w:rsid w:val="00536E3C"/>
    <w:rsid w:val="00536F4C"/>
    <w:rsid w:val="0054238B"/>
    <w:rsid w:val="0054313B"/>
    <w:rsid w:val="00546B9B"/>
    <w:rsid w:val="00564EE0"/>
    <w:rsid w:val="00565078"/>
    <w:rsid w:val="00571EAD"/>
    <w:rsid w:val="0057440C"/>
    <w:rsid w:val="00577FE9"/>
    <w:rsid w:val="00592A67"/>
    <w:rsid w:val="00595233"/>
    <w:rsid w:val="005B1F89"/>
    <w:rsid w:val="005E2107"/>
    <w:rsid w:val="005E5832"/>
    <w:rsid w:val="005E72A8"/>
    <w:rsid w:val="00602154"/>
    <w:rsid w:val="00616F43"/>
    <w:rsid w:val="00624CC3"/>
    <w:rsid w:val="00656DB2"/>
    <w:rsid w:val="006608A4"/>
    <w:rsid w:val="00662D95"/>
    <w:rsid w:val="006A1DFE"/>
    <w:rsid w:val="006B5E37"/>
    <w:rsid w:val="007034C6"/>
    <w:rsid w:val="007267E2"/>
    <w:rsid w:val="00767FE6"/>
    <w:rsid w:val="00787DDD"/>
    <w:rsid w:val="007901FA"/>
    <w:rsid w:val="007A11B8"/>
    <w:rsid w:val="007A1E25"/>
    <w:rsid w:val="007B11F5"/>
    <w:rsid w:val="007B37C0"/>
    <w:rsid w:val="007C747E"/>
    <w:rsid w:val="007D0349"/>
    <w:rsid w:val="007D14D8"/>
    <w:rsid w:val="00833573"/>
    <w:rsid w:val="008339DB"/>
    <w:rsid w:val="00865678"/>
    <w:rsid w:val="00866D3C"/>
    <w:rsid w:val="008905A2"/>
    <w:rsid w:val="00893AB0"/>
    <w:rsid w:val="008B48B5"/>
    <w:rsid w:val="008C3AB0"/>
    <w:rsid w:val="008C64DA"/>
    <w:rsid w:val="008D30F2"/>
    <w:rsid w:val="008E5979"/>
    <w:rsid w:val="00907F5A"/>
    <w:rsid w:val="009118D9"/>
    <w:rsid w:val="00937337"/>
    <w:rsid w:val="00944897"/>
    <w:rsid w:val="0094545B"/>
    <w:rsid w:val="009848E6"/>
    <w:rsid w:val="00996B58"/>
    <w:rsid w:val="009B1B42"/>
    <w:rsid w:val="009B645D"/>
    <w:rsid w:val="009B674C"/>
    <w:rsid w:val="009C5B96"/>
    <w:rsid w:val="009D4A57"/>
    <w:rsid w:val="009D7722"/>
    <w:rsid w:val="00A1018D"/>
    <w:rsid w:val="00A12F1F"/>
    <w:rsid w:val="00A17689"/>
    <w:rsid w:val="00A3734B"/>
    <w:rsid w:val="00A41486"/>
    <w:rsid w:val="00A445AD"/>
    <w:rsid w:val="00A61445"/>
    <w:rsid w:val="00A67AF8"/>
    <w:rsid w:val="00A8559D"/>
    <w:rsid w:val="00AA57BC"/>
    <w:rsid w:val="00AB043B"/>
    <w:rsid w:val="00AB18AB"/>
    <w:rsid w:val="00AC2257"/>
    <w:rsid w:val="00AD6BBF"/>
    <w:rsid w:val="00AD7154"/>
    <w:rsid w:val="00B10C76"/>
    <w:rsid w:val="00B16F5B"/>
    <w:rsid w:val="00B3651E"/>
    <w:rsid w:val="00B4041C"/>
    <w:rsid w:val="00B42412"/>
    <w:rsid w:val="00B454C8"/>
    <w:rsid w:val="00B47894"/>
    <w:rsid w:val="00B514D8"/>
    <w:rsid w:val="00B62F8C"/>
    <w:rsid w:val="00B62FAE"/>
    <w:rsid w:val="00B84713"/>
    <w:rsid w:val="00B94B6C"/>
    <w:rsid w:val="00B95D85"/>
    <w:rsid w:val="00BC4BF0"/>
    <w:rsid w:val="00BD5B0B"/>
    <w:rsid w:val="00BE5C1B"/>
    <w:rsid w:val="00BE6437"/>
    <w:rsid w:val="00C21411"/>
    <w:rsid w:val="00C2578A"/>
    <w:rsid w:val="00C471A1"/>
    <w:rsid w:val="00C70D06"/>
    <w:rsid w:val="00C77CD9"/>
    <w:rsid w:val="00C96BD5"/>
    <w:rsid w:val="00CC2A91"/>
    <w:rsid w:val="00CD1E75"/>
    <w:rsid w:val="00CD4C69"/>
    <w:rsid w:val="00CD7F47"/>
    <w:rsid w:val="00CE1C4B"/>
    <w:rsid w:val="00D0458C"/>
    <w:rsid w:val="00D05D6C"/>
    <w:rsid w:val="00D217A6"/>
    <w:rsid w:val="00D3630F"/>
    <w:rsid w:val="00D5318A"/>
    <w:rsid w:val="00D534DE"/>
    <w:rsid w:val="00D624C5"/>
    <w:rsid w:val="00D64A8D"/>
    <w:rsid w:val="00D77F4A"/>
    <w:rsid w:val="00D82647"/>
    <w:rsid w:val="00D8436F"/>
    <w:rsid w:val="00D86AD9"/>
    <w:rsid w:val="00D951CD"/>
    <w:rsid w:val="00D973A5"/>
    <w:rsid w:val="00DA08AC"/>
    <w:rsid w:val="00DA51C5"/>
    <w:rsid w:val="00DB0F0B"/>
    <w:rsid w:val="00DC2EC9"/>
    <w:rsid w:val="00DD14D7"/>
    <w:rsid w:val="00DE4C12"/>
    <w:rsid w:val="00DF776C"/>
    <w:rsid w:val="00E14E76"/>
    <w:rsid w:val="00E150DA"/>
    <w:rsid w:val="00E37DC1"/>
    <w:rsid w:val="00E47229"/>
    <w:rsid w:val="00E4790D"/>
    <w:rsid w:val="00E53540"/>
    <w:rsid w:val="00E87460"/>
    <w:rsid w:val="00EA011B"/>
    <w:rsid w:val="00EC336F"/>
    <w:rsid w:val="00EC4485"/>
    <w:rsid w:val="00EC4539"/>
    <w:rsid w:val="00F42BF5"/>
    <w:rsid w:val="00F75845"/>
    <w:rsid w:val="00F81E0A"/>
    <w:rsid w:val="00F973C5"/>
    <w:rsid w:val="00FA2759"/>
    <w:rsid w:val="00FC4DB7"/>
    <w:rsid w:val="00FC7906"/>
    <w:rsid w:val="00FD0D52"/>
    <w:rsid w:val="00FE6ED6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F02AC4-4F72-42EE-8490-85A729ED0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21</Pages>
  <Words>2543</Words>
  <Characters>14499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Lead Generation</vt:lpstr>
    </vt:vector>
  </TitlesOfParts>
  <Company>IFMR RURAL FINANCE</Company>
  <LinksUpToDate>false</LinksUpToDate>
  <CharactersWithSpaces>17008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Lead Generation</dc:title>
  <dc:subject/>
  <dc:creator>IFMR Rural Finance</dc:creator>
  <cp:keywords/>
  <dc:description/>
  <cp:lastModifiedBy>Namita Sivasankaran</cp:lastModifiedBy>
  <cp:revision>2</cp:revision>
  <dcterms:created xsi:type="dcterms:W3CDTF">2016-11-02T10:00:00Z</dcterms:created>
  <dcterms:modified xsi:type="dcterms:W3CDTF">2016-11-08T13:31:00Z</dcterms:modified>
</cp:coreProperties>
</file>