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2A43AF" w:rsidP="002A43AF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Screening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1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10/19/2016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3D2C35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6546479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_Toc466546479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0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flowchart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1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Steps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_Toc466546481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2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2.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_Toc466546482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3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3.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_Toc466546483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4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4.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Screening review Queue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_Toc466546484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5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5" w:history="1">
            <w:r w:rsidR="003D2C35" w:rsidRPr="00E21D26">
              <w:rPr>
                <w:rStyle w:val="Hyperlink"/>
                <w:smallCaps/>
                <w:noProof/>
              </w:rPr>
              <w:t>4.1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UI specification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_Toc466546485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5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0" w:history="1">
            <w:r w:rsidR="003D2C35" w:rsidRPr="00E21D26">
              <w:rPr>
                <w:rStyle w:val="Hyperlink"/>
                <w:smallCaps/>
                <w:noProof/>
              </w:rPr>
              <w:t>4.2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Screenshot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6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2" w:history="1">
            <w:r w:rsidR="003D2C35" w:rsidRPr="00E21D26">
              <w:rPr>
                <w:rStyle w:val="Hyperlink"/>
                <w:smallCaps/>
                <w:noProof/>
              </w:rPr>
              <w:t>4.3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Functional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_Toc466546492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3" w:history="1">
            <w:r w:rsidR="003D2C35" w:rsidRPr="00E21D26">
              <w:rPr>
                <w:rStyle w:val="Hyperlink"/>
                <w:smallCaps/>
                <w:noProof/>
              </w:rPr>
              <w:t>4.4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Upload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_Toc466546493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4" w:history="1">
            <w:r w:rsidR="003D2C35" w:rsidRPr="00E21D26">
              <w:rPr>
                <w:rStyle w:val="Hyperlink"/>
                <w:smallCaps/>
                <w:noProof/>
              </w:rPr>
              <w:t>4.5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Download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_Toc466546494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5" w:history="1">
            <w:r w:rsidR="003D2C35" w:rsidRPr="00E21D26">
              <w:rPr>
                <w:rStyle w:val="Hyperlink"/>
                <w:smallCaps/>
                <w:noProof/>
              </w:rPr>
              <w:t>4.6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Reports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_Toc466546495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6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5.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Reviewing Screening stage data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_Toc466546496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8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7" w:history="1">
            <w:r w:rsidR="003D2C35" w:rsidRPr="00E21D26">
              <w:rPr>
                <w:rStyle w:val="Hyperlink"/>
                <w:smallCaps/>
                <w:noProof/>
              </w:rPr>
              <w:t>5.1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UI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_Toc466546497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8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8" w:history="1">
            <w:r w:rsidR="003D2C35" w:rsidRPr="00E21D26">
              <w:rPr>
                <w:rStyle w:val="Hyperlink"/>
                <w:smallCaps/>
                <w:noProof/>
              </w:rPr>
              <w:t>5.2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Screenshots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_Toc466546498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20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9" w:history="1">
            <w:r w:rsidR="003D2C35" w:rsidRPr="00E21D26">
              <w:rPr>
                <w:rStyle w:val="Hyperlink"/>
                <w:smallCaps/>
                <w:noProof/>
              </w:rPr>
              <w:t>5.3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Functional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_Toc466546499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500" w:history="1">
            <w:r w:rsidR="003D2C35" w:rsidRPr="00E21D26">
              <w:rPr>
                <w:rStyle w:val="Hyperlink"/>
                <w:smallCaps/>
                <w:noProof/>
              </w:rPr>
              <w:t>5.5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Downloads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_Toc466546500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5872F9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501" w:history="1">
            <w:r w:rsidR="003D2C35" w:rsidRPr="00E21D26">
              <w:rPr>
                <w:rStyle w:val="Hyperlink"/>
                <w:smallCaps/>
                <w:noProof/>
              </w:rPr>
              <w:t>5.6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Reports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_Toc466546501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2A43AF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Default="00B42412" w:rsidP="002E70D5">
      <w:pPr>
        <w:pStyle w:val="Heading1"/>
        <w:keepNext w:val="0"/>
        <w:numPr>
          <w:ilvl w:val="0"/>
          <w:numId w:val="44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6546479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F40B4B" w:rsidRPr="00466E77" w:rsidRDefault="00F40B4B" w:rsidP="00466E77">
      <w:pPr>
        <w:pStyle w:val="Heading1"/>
        <w:keepNext w:val="0"/>
        <w:numPr>
          <w:ilvl w:val="1"/>
          <w:numId w:val="10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Cs w:val="28"/>
        </w:rPr>
      </w:pPr>
      <w:bookmarkStart w:id="1" w:name="_Toc466546480"/>
      <w:r w:rsidRPr="00466E77">
        <w:rPr>
          <w:rFonts w:cs="Times New Roman"/>
          <w:b w:val="0"/>
          <w:bCs w:val="0"/>
          <w:smallCaps/>
          <w:spacing w:val="5"/>
          <w:kern w:val="0"/>
          <w:szCs w:val="28"/>
        </w:rPr>
        <w:t>Process flowchart</w:t>
      </w:r>
      <w:bookmarkEnd w:id="1"/>
    </w:p>
    <w:p w:rsidR="00C8540F" w:rsidRPr="00C8540F" w:rsidRDefault="00C8540F" w:rsidP="00C8540F"/>
    <w:p w:rsidR="00645805" w:rsidRPr="00C8540F" w:rsidRDefault="00F40B4B" w:rsidP="00645805">
      <w:r>
        <w:rPr>
          <w:noProof/>
          <w:lang w:val="en-IN" w:eastAsia="en-IN"/>
        </w:rPr>
        <w:drawing>
          <wp:inline distT="0" distB="0" distL="0" distR="0" wp14:anchorId="29F69E4F" wp14:editId="752413D7">
            <wp:extent cx="9777730" cy="3636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ing Review 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F40B4B" w:rsidRDefault="00F40B4B" w:rsidP="002E70D5">
      <w:pPr>
        <w:pStyle w:val="Heading1"/>
        <w:keepNext w:val="0"/>
        <w:numPr>
          <w:ilvl w:val="1"/>
          <w:numId w:val="10"/>
        </w:numPr>
        <w:spacing w:before="480" w:after="0" w:line="276" w:lineRule="auto"/>
        <w:contextualSpacing/>
        <w:rPr>
          <w:smallCaps/>
          <w:spacing w:val="5"/>
          <w:szCs w:val="28"/>
        </w:rPr>
      </w:pPr>
      <w:bookmarkStart w:id="2" w:name="_Toc466546481"/>
      <w:r w:rsidRPr="002E70D5">
        <w:rPr>
          <w:rFonts w:cs="Times New Roman"/>
          <w:b w:val="0"/>
          <w:bCs w:val="0"/>
          <w:smallCaps/>
          <w:spacing w:val="5"/>
          <w:kern w:val="0"/>
          <w:szCs w:val="28"/>
        </w:rPr>
        <w:lastRenderedPageBreak/>
        <w:t>Process Steps</w:t>
      </w:r>
      <w:bookmarkEnd w:id="2"/>
    </w:p>
    <w:p w:rsidR="00F40B4B" w:rsidRPr="002E70D5" w:rsidRDefault="00F40B4B" w:rsidP="00F40B4B"/>
    <w:p w:rsidR="002E70D5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Central Risk Manager Logs in and is able to view all profiles for which de-dupe is successful and CB check and Risk Score 1 have been computed.</w:t>
      </w:r>
    </w:p>
    <w:p w:rsidR="002E70D5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 can search profiles based on the following criteria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Screening date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Applicant Name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Business Name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Customer ID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Area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City /Village/Town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Pincode</w:t>
      </w:r>
    </w:p>
    <w:p w:rsidR="00F40B4B" w:rsidRPr="002E70D5" w:rsidRDefault="00F40B4B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All search parameters will have a sort/arrange facility</w:t>
      </w:r>
    </w:p>
    <w:p w:rsidR="00F40B4B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will click on the desired profile to select the customer. </w:t>
      </w:r>
      <w:r w:rsidRPr="002E70D5">
        <w:rPr>
          <w:rFonts w:ascii="Times New Roman" w:eastAsiaTheme="majorEastAsia" w:hAnsi="Times New Roman"/>
          <w:sz w:val="24"/>
          <w:szCs w:val="24"/>
        </w:rPr>
        <w:t>Screening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data of that customer will be auto-populated and 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summary 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>will be displayed.</w:t>
      </w:r>
    </w:p>
    <w:p w:rsidR="00F40B4B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will 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review the scores and the screening details 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 xml:space="preserve">CRM will click on </w:t>
      </w:r>
      <w:r w:rsidRPr="002E70D5">
        <w:rPr>
          <w:rFonts w:ascii="Times New Roman" w:eastAsiaTheme="majorEastAsia" w:hAnsi="Times New Roman"/>
          <w:b/>
          <w:sz w:val="24"/>
          <w:szCs w:val="24"/>
        </w:rPr>
        <w:t>‘+ remarks’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 to add remarks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In the remarks section, the CRM can select a remark from the dropdown list.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The CRM can also enter deviations in the text box provided.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After entering the remarks, the CRM can choose to Accept</w:t>
      </w:r>
      <w:r w:rsidR="00FA72C0">
        <w:rPr>
          <w:rFonts w:ascii="Times New Roman" w:eastAsiaTheme="majorEastAsia" w:hAnsi="Times New Roman"/>
          <w:sz w:val="24"/>
          <w:szCs w:val="24"/>
        </w:rPr>
        <w:t>/Reject/Hold/Send Back the profile.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Accept- will send the profile to the next stage, i.e. Application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Reject – will send the profile to the Rejected Application Queue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Hold – will hold the profile in the screening review queue with a tag ‘HOLD’, until further action</w:t>
      </w:r>
    </w:p>
    <w:p w:rsidR="00FA72C0" w:rsidRPr="002E70D5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Send Back – will send the profile back to Screening stage will the remarks added by the CRM</w:t>
      </w:r>
    </w:p>
    <w:p w:rsidR="002E70D5" w:rsidRPr="002E70D5" w:rsidRDefault="002E70D5" w:rsidP="002E70D5">
      <w:pPr>
        <w:pStyle w:val="ListParagraph"/>
        <w:ind w:left="1440"/>
        <w:rPr>
          <w:rFonts w:eastAsiaTheme="majorEastAsia"/>
          <w:sz w:val="24"/>
          <w:szCs w:val="24"/>
        </w:r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6546482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3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C854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A05C6F">
        <w:trPr>
          <w:trHeight w:val="589"/>
        </w:trPr>
        <w:tc>
          <w:tcPr>
            <w:tcW w:w="2376" w:type="dxa"/>
            <w:noWrap/>
          </w:tcPr>
          <w:p w:rsidR="00FA2759" w:rsidRPr="00C8540F" w:rsidRDefault="00117109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Screening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724" w:type="dxa"/>
          </w:tcPr>
          <w:p w:rsidR="00FA2759" w:rsidRPr="00C8540F" w:rsidRDefault="001901C1" w:rsidP="00545BEE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Central Risk Manager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pending for screening review queue</w:t>
            </w:r>
          </w:p>
        </w:tc>
      </w:tr>
      <w:tr w:rsidR="00FA2759" w:rsidRPr="00C8540F" w:rsidTr="00A05C6F">
        <w:trPr>
          <w:trHeight w:val="555"/>
        </w:trPr>
        <w:tc>
          <w:tcPr>
            <w:tcW w:w="2376" w:type="dxa"/>
            <w:noWrap/>
          </w:tcPr>
          <w:p w:rsidR="00FA2759" w:rsidRPr="00C8540F" w:rsidRDefault="006002FC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Customer View</w:t>
            </w:r>
          </w:p>
        </w:tc>
        <w:tc>
          <w:tcPr>
            <w:tcW w:w="7724" w:type="dxa"/>
          </w:tcPr>
          <w:p w:rsidR="00FA2759" w:rsidRPr="00C8540F" w:rsidRDefault="001901C1" w:rsidP="00014FDE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Central Risk Manager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117109">
              <w:rPr>
                <w:color w:val="000000"/>
                <w:sz w:val="24"/>
                <w:szCs w:val="18"/>
                <w:lang w:val="en-IN" w:eastAsia="en-IN"/>
              </w:rPr>
              <w:t>reviews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data and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can submit the same for application/ reject/ send back to screening stage / hold in screening review queue until further action.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4" w:name="_Toc466546483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4"/>
    </w:p>
    <w:p w:rsidR="00B454C8" w:rsidRPr="00C8540F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C8540F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236920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117109" w:rsidP="003257A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lastRenderedPageBreak/>
              <w:t>Screening Review</w:t>
            </w:r>
            <w:r w:rsidR="00A05C6F" w:rsidRPr="00C8540F">
              <w:rPr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1901C1" w:rsidRPr="00C8540F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545BEE" w:rsidP="003257A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</w:p>
        </w:tc>
      </w:tr>
      <w:tr w:rsidR="000B5C2D" w:rsidRPr="00C8540F" w:rsidTr="000B5C2D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095259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commentRangeStart w:id="5"/>
            <w:r>
              <w:rPr>
                <w:color w:val="000000"/>
                <w:sz w:val="24"/>
                <w:szCs w:val="24"/>
                <w:lang w:val="en-IN" w:eastAsia="en-IN"/>
              </w:rPr>
              <w:t>Customer View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545BEE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</w:p>
        </w:tc>
      </w:tr>
    </w:tbl>
    <w:p w:rsidR="00B42412" w:rsidRPr="00C8540F" w:rsidRDefault="004C305E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6" w:name="_Toc466546484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Screening review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Queue</w:t>
      </w:r>
      <w:bookmarkEnd w:id="6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654648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7"/>
    </w:p>
    <w:p w:rsidR="0084566F" w:rsidRPr="00C8540F" w:rsidRDefault="0084566F" w:rsidP="0084566F"/>
    <w:tbl>
      <w:tblPr>
        <w:tblStyle w:val="TableGrid"/>
        <w:tblW w:w="10598" w:type="dxa"/>
        <w:tblLayout w:type="fixed"/>
        <w:tblLook w:val="04A0" w:firstRow="1" w:lastRow="0" w:firstColumn="1" w:lastColumn="0" w:noHBand="0" w:noVBand="1"/>
      </w:tblPr>
      <w:tblGrid>
        <w:gridCol w:w="1809"/>
        <w:gridCol w:w="3119"/>
        <w:gridCol w:w="1701"/>
        <w:gridCol w:w="1417"/>
        <w:gridCol w:w="2552"/>
      </w:tblGrid>
      <w:tr w:rsidR="00545BEE" w:rsidRPr="00C8540F" w:rsidTr="001C2EFF">
        <w:tc>
          <w:tcPr>
            <w:tcW w:w="1809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3119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552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410927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545BEE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Customer ID</w:t>
            </w:r>
            <w:r w:rsidR="00117109"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BD7D8A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BD7D8A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545BEE" w:rsidRDefault="00545BEE" w:rsidP="0084566F">
      <w:pPr>
        <w:sectPr w:rsidR="00545BEE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6024722"/>
      <w:bookmarkStart w:id="9" w:name="_Toc466546443"/>
      <w:bookmarkStart w:id="10" w:name="_Toc466546486"/>
      <w:bookmarkStart w:id="11" w:name="_Toc466024723"/>
      <w:bookmarkStart w:id="12" w:name="_Toc466546444"/>
      <w:bookmarkStart w:id="13" w:name="_Toc466546487"/>
      <w:bookmarkStart w:id="14" w:name="_Toc466024724"/>
      <w:bookmarkStart w:id="15" w:name="_Toc466546445"/>
      <w:bookmarkStart w:id="16" w:name="_Toc466546488"/>
      <w:bookmarkStart w:id="17" w:name="_Toc466024725"/>
      <w:bookmarkStart w:id="18" w:name="_Toc466546446"/>
      <w:bookmarkStart w:id="19" w:name="_Toc466546489"/>
      <w:bookmarkStart w:id="20" w:name="_Toc466546490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20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6C38DA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 wp14:anchorId="3CA70A9F" wp14:editId="6F4F3AD8">
            <wp:extent cx="2222500" cy="349821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CD" w:rsidRPr="00C8540F" w:rsidRDefault="00A741CD" w:rsidP="00A741CD">
      <w:pPr>
        <w:ind w:left="1080"/>
      </w:pPr>
    </w:p>
    <w:p w:rsidR="00840BBA" w:rsidRPr="00C8540F" w:rsidRDefault="00840BBA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Application Queue</w:t>
      </w:r>
    </w:p>
    <w:p w:rsidR="00A741CD" w:rsidRDefault="00610C55" w:rsidP="001C2EFF">
      <w:pPr>
        <w:ind w:left="360"/>
        <w:rPr>
          <w:rFonts w:eastAsia="Calibri"/>
          <w:sz w:val="24"/>
          <w:szCs w:val="28"/>
          <w:lang w:val="en-IN"/>
        </w:rPr>
      </w:pPr>
      <w:r>
        <w:rPr>
          <w:rFonts w:eastAsia="Calibri"/>
          <w:sz w:val="24"/>
          <w:szCs w:val="28"/>
          <w:lang w:val="en-IN"/>
        </w:rPr>
        <w:t xml:space="preserve">         </w:t>
      </w:r>
      <w:r w:rsidR="006C38DA"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 wp14:anchorId="4D915C71" wp14:editId="5C942B26">
            <wp:extent cx="2562225" cy="35407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285" w:rsidRDefault="00FE2285" w:rsidP="00A741CD">
      <w:pPr>
        <w:ind w:left="1080"/>
        <w:rPr>
          <w:rFonts w:eastAsia="Calibri"/>
          <w:sz w:val="24"/>
          <w:szCs w:val="28"/>
          <w:lang w:val="en-IN"/>
        </w:rPr>
      </w:pPr>
    </w:p>
    <w:p w:rsidR="00FE2285" w:rsidRPr="00C8540F" w:rsidRDefault="00FE2285" w:rsidP="00A741CD">
      <w:pPr>
        <w:ind w:left="1080"/>
        <w:rPr>
          <w:rFonts w:eastAsia="Calibri"/>
          <w:sz w:val="24"/>
          <w:szCs w:val="28"/>
          <w:lang w:val="en-IN"/>
        </w:rPr>
      </w:pP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1" w:name="_Toc466024727"/>
      <w:bookmarkStart w:id="22" w:name="_Toc466546448"/>
      <w:bookmarkStart w:id="23" w:name="_Toc466546491"/>
      <w:bookmarkStart w:id="24" w:name="_Toc466546492"/>
      <w:bookmarkEnd w:id="21"/>
      <w:bookmarkEnd w:id="22"/>
      <w:bookmarkEnd w:id="2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24"/>
    </w:p>
    <w:p w:rsidR="000B5C2D" w:rsidRPr="00C8540F" w:rsidRDefault="000B5C2D" w:rsidP="000B5C2D"/>
    <w:p w:rsidR="00B62F8C" w:rsidRPr="00C8540F" w:rsidRDefault="00545BEE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Central Risk Manager</w:t>
      </w:r>
      <w:r w:rsidR="00095259">
        <w:rPr>
          <w:rFonts w:ascii="Times New Roman" w:hAnsi="Times New Roman"/>
          <w:sz w:val="24"/>
          <w:szCs w:val="28"/>
        </w:rPr>
        <w:t xml:space="preserve">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A61445" w:rsidRPr="00C8540F" w:rsidRDefault="00A61445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The</w:t>
      </w:r>
      <w:r w:rsidR="00FE2285">
        <w:rPr>
          <w:rFonts w:ascii="Times New Roman" w:hAnsi="Times New Roman"/>
          <w:sz w:val="24"/>
          <w:szCs w:val="28"/>
        </w:rPr>
        <w:t xml:space="preserve">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FE2285">
        <w:rPr>
          <w:rFonts w:ascii="Times New Roman" w:hAnsi="Times New Roman"/>
          <w:sz w:val="24"/>
          <w:szCs w:val="28"/>
        </w:rPr>
        <w:t xml:space="preserve">Screening Review </w:t>
      </w:r>
      <w:r w:rsidR="00095259">
        <w:rPr>
          <w:rFonts w:ascii="Times New Roman" w:hAnsi="Times New Roman"/>
          <w:sz w:val="24"/>
          <w:szCs w:val="28"/>
        </w:rPr>
        <w:t>Q</w:t>
      </w:r>
      <w:r w:rsidR="00867B90" w:rsidRPr="00C8540F">
        <w:rPr>
          <w:rFonts w:ascii="Times New Roman" w:hAnsi="Times New Roman"/>
          <w:sz w:val="24"/>
          <w:szCs w:val="28"/>
        </w:rPr>
        <w:t>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FE2285">
        <w:rPr>
          <w:rFonts w:ascii="Times New Roman" w:hAnsi="Times New Roman"/>
          <w:sz w:val="24"/>
          <w:szCs w:val="28"/>
        </w:rPr>
        <w:t>Screening Review</w:t>
      </w:r>
      <w:r w:rsidR="00867B90" w:rsidRPr="00C8540F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>searches with ‘Applicant name’, ‘Business name’ or ‘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Pr="00C8540F">
        <w:rPr>
          <w:rFonts w:ascii="Times New Roman" w:hAnsi="Times New Roman"/>
          <w:sz w:val="24"/>
          <w:szCs w:val="28"/>
        </w:rPr>
        <w:t xml:space="preserve">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for </w:t>
      </w:r>
      <w:r w:rsidR="007D5130">
        <w:rPr>
          <w:rFonts w:ascii="Times New Roman" w:hAnsi="Times New Roman"/>
          <w:sz w:val="24"/>
          <w:szCs w:val="28"/>
        </w:rPr>
        <w:t>Screening Review</w:t>
      </w:r>
      <w:r w:rsidR="00562FC9" w:rsidRPr="00C8540F">
        <w:rPr>
          <w:rFonts w:ascii="Times New Roman" w:hAnsi="Times New Roman"/>
          <w:sz w:val="24"/>
          <w:szCs w:val="28"/>
        </w:rPr>
        <w:t xml:space="preserve">’ 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="00BD7D8A" w:rsidRPr="00C8540F">
        <w:rPr>
          <w:rFonts w:ascii="Times New Roman" w:hAnsi="Times New Roman"/>
          <w:sz w:val="24"/>
          <w:szCs w:val="28"/>
        </w:rPr>
        <w:t>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 xml:space="preserve">, Area, </w:t>
      </w:r>
      <w:proofErr w:type="gramStart"/>
      <w:r w:rsidR="00A65E15" w:rsidRPr="00C8540F">
        <w:rPr>
          <w:rFonts w:ascii="Times New Roman" w:hAnsi="Times New Roman"/>
          <w:sz w:val="24"/>
          <w:szCs w:val="28"/>
        </w:rPr>
        <w:t>City</w:t>
      </w:r>
      <w:proofErr w:type="gramEnd"/>
      <w:r w:rsidR="00A65E15" w:rsidRPr="00C8540F">
        <w:rPr>
          <w:rFonts w:ascii="Times New Roman" w:hAnsi="Times New Roman"/>
          <w:sz w:val="24"/>
          <w:szCs w:val="28"/>
        </w:rPr>
        <w:t>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867B90" w:rsidRPr="00C8540F">
        <w:rPr>
          <w:rFonts w:ascii="Times New Roman" w:hAnsi="Times New Roman"/>
          <w:sz w:val="24"/>
          <w:szCs w:val="28"/>
        </w:rPr>
        <w:t>application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="00E25392" w:rsidRPr="00C8540F">
        <w:rPr>
          <w:rFonts w:ascii="Times New Roman" w:hAnsi="Times New Roman"/>
          <w:sz w:val="24"/>
          <w:szCs w:val="28"/>
        </w:rPr>
        <w:t xml:space="preserve">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5" w:name="_Toc46654649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25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6" w:name="_Toc46654649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26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7" w:name="_Toc46654649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7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4C305E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8" w:name="_Toc466546496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 xml:space="preserve">Reviewing Screening stage </w:t>
      </w:r>
      <w:r w:rsidR="005D3FC5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data</w:t>
      </w:r>
      <w:bookmarkEnd w:id="28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9" w:name="_Toc46654649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29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4884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1824"/>
        <w:gridCol w:w="43"/>
        <w:gridCol w:w="1341"/>
        <w:gridCol w:w="34"/>
        <w:gridCol w:w="3260"/>
        <w:gridCol w:w="1882"/>
        <w:gridCol w:w="1280"/>
        <w:gridCol w:w="1389"/>
        <w:gridCol w:w="2537"/>
        <w:tblGridChange w:id="30">
          <w:tblGrid>
            <w:gridCol w:w="1294"/>
            <w:gridCol w:w="1824"/>
            <w:gridCol w:w="43"/>
            <w:gridCol w:w="1341"/>
            <w:gridCol w:w="34"/>
            <w:gridCol w:w="3260"/>
            <w:gridCol w:w="1882"/>
            <w:gridCol w:w="1280"/>
            <w:gridCol w:w="1389"/>
            <w:gridCol w:w="2537"/>
          </w:tblGrid>
        </w:tblGridChange>
      </w:tblGrid>
      <w:tr w:rsidR="006C38DA" w:rsidRPr="006C38DA" w:rsidTr="00383A87">
        <w:trPr>
          <w:trHeight w:val="620"/>
        </w:trPr>
        <w:tc>
          <w:tcPr>
            <w:tcW w:w="1294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7D5130" w:rsidRPr="00383A87" w:rsidRDefault="007D5130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 Field Value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ind w:right="1149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6C38DA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Risk Score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6668B1" w:rsidRPr="00383A87" w:rsidRDefault="006C38DA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 xml:space="preserve">Risk </w:t>
            </w:r>
            <w:r w:rsidR="006668B1"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Score</w:t>
            </w: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 xml:space="preserve">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6C38DA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6668B1" w:rsidRPr="00466E77" w:rsidRDefault="006668B1" w:rsidP="006668B1">
            <w:pPr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6668B1" w:rsidRPr="00466E77" w:rsidRDefault="006002FC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CB Check Report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050FC2" w:rsidRPr="006C38DA" w:rsidTr="00050FC2">
        <w:trPr>
          <w:trHeight w:val="300"/>
        </w:trPr>
        <w:tc>
          <w:tcPr>
            <w:tcW w:w="1294" w:type="dxa"/>
            <w:vMerge w:val="restart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82" w:type="dxa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Drop down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050FC2" w:rsidRPr="006C38DA" w:rsidTr="00050FC2">
        <w:trPr>
          <w:trHeight w:val="300"/>
        </w:trPr>
        <w:tc>
          <w:tcPr>
            <w:tcW w:w="1294" w:type="dxa"/>
            <w:vMerge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</w:tcPr>
          <w:p w:rsidR="00050FC2" w:rsidRPr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Deviations</w:t>
            </w:r>
          </w:p>
        </w:tc>
        <w:tc>
          <w:tcPr>
            <w:tcW w:w="1882" w:type="dxa"/>
            <w:shd w:val="clear" w:color="auto" w:fill="auto"/>
            <w:vAlign w:val="center"/>
          </w:tcPr>
          <w:p w:rsidR="00050FC2" w:rsidRPr="00050FC2" w:rsidDel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Free text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vAlign w:val="center"/>
          </w:tcPr>
          <w:p w:rsidR="00050FC2" w:rsidRPr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</w:tr>
      <w:tr w:rsidR="001C2EFF" w:rsidRPr="006C38DA" w:rsidTr="005872F9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Applicant Profile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bookmarkStart w:id="31" w:name="_GoBack"/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ID </w:t>
            </w:r>
            <w:bookmarkEnd w:id="31"/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32" w:author="Namita Sivasankaran" w:date="2016-11-23T15:26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33" w:author="Namita Sivasankaran" w:date="2016-11-23T15:26:00Z"/>
          <w:trPrChange w:id="34" w:author="Namita Sivasankaran" w:date="2016-11-23T15:26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35" w:author="Namita Sivasankaran" w:date="2016-11-23T15:26:00Z">
              <w:tcPr>
                <w:tcW w:w="1294" w:type="dxa"/>
                <w:vMerge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36" w:author="Namita Sivasankaran" w:date="2016-11-23T15:2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tcPrChange w:id="37" w:author="Namita Sivasankaran" w:date="2016-11-23T15:26:00Z">
              <w:tcPr>
                <w:tcW w:w="1867" w:type="dxa"/>
                <w:gridSpan w:val="2"/>
                <w:vMerge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38" w:author="Namita Sivasankaran" w:date="2016-11-23T15:2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39" w:author="Namita Sivasankaran" w:date="2016-11-23T15:26:00Z">
              <w:tcPr>
                <w:tcW w:w="1341" w:type="dxa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40" w:author="Namita Sivasankaran" w:date="2016-11-23T15:2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tcPrChange w:id="41" w:author="Namita Sivasankaran" w:date="2016-11-23T15:26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42" w:author="Namita Sivasankaran" w:date="2016-11-23T15:26:00Z"/>
                <w:color w:val="000000"/>
                <w:sz w:val="22"/>
                <w:szCs w:val="22"/>
                <w:lang w:val="en-IN" w:eastAsia="en-IN"/>
              </w:rPr>
            </w:pPr>
            <w:ins w:id="43" w:author="Namita Sivasankaran" w:date="2016-11-23T15:26:00Z">
              <w:r w:rsidRPr="00865AC9">
                <w:rPr>
                  <w:sz w:val="22"/>
                  <w:szCs w:val="22"/>
                  <w:highlight w:val="green"/>
                </w:rPr>
                <w:t>Have you ever taken a loan from Kinara?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44" w:author="Namita Sivasankaran" w:date="2016-11-23T15:26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45" w:author="Namita Sivasankaran" w:date="2016-11-23T15:26:00Z"/>
                <w:color w:val="000000"/>
                <w:sz w:val="22"/>
                <w:szCs w:val="22"/>
                <w:lang w:val="en-IN" w:eastAsia="en-IN"/>
              </w:rPr>
            </w:pPr>
            <w:ins w:id="46" w:author="Namita Sivasankaran" w:date="2016-11-23T15:26:00Z">
              <w:r w:rsidRPr="00865AC9">
                <w:rPr>
                  <w:sz w:val="22"/>
                  <w:szCs w:val="22"/>
                  <w:highlight w:val="green"/>
                </w:rPr>
                <w:t>Radio Buttons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47" w:author="Namita Sivasankaran" w:date="2016-11-23T15:26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48" w:author="Namita Sivasankaran" w:date="2016-11-23T15:26:00Z"/>
                <w:color w:val="000000"/>
                <w:sz w:val="22"/>
                <w:szCs w:val="22"/>
                <w:lang w:val="en-IN" w:eastAsia="en-IN"/>
              </w:rPr>
            </w:pPr>
            <w:ins w:id="49" w:author="Namita Sivasankaran" w:date="2016-11-23T15:26:00Z">
              <w:r w:rsidRPr="00865AC9">
                <w:rPr>
                  <w:sz w:val="22"/>
                  <w:szCs w:val="22"/>
                  <w:highlight w:val="green"/>
                </w:rPr>
                <w:t>Yes</w:t>
              </w:r>
            </w:ins>
          </w:p>
        </w:tc>
        <w:tc>
          <w:tcPr>
            <w:tcW w:w="1389" w:type="dxa"/>
            <w:shd w:val="clear" w:color="auto" w:fill="auto"/>
            <w:vAlign w:val="center"/>
            <w:tcPrChange w:id="50" w:author="Namita Sivasankaran" w:date="2016-11-23T15:26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51" w:author="Namita Sivasankaran" w:date="2016-11-23T15:26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vAlign w:val="center"/>
            <w:tcPrChange w:id="52" w:author="Namita Sivasankaran" w:date="2016-11-23T15:26:00Z">
              <w:tcPr>
                <w:tcW w:w="2537" w:type="dxa"/>
                <w:shd w:val="clear" w:color="auto" w:fill="auto"/>
              </w:tcPr>
            </w:tcPrChange>
          </w:tcPr>
          <w:p w:rsidR="005872F9" w:rsidRPr="00072652" w:rsidRDefault="005872F9" w:rsidP="005872F9">
            <w:pPr>
              <w:rPr>
                <w:ins w:id="53" w:author="Namita Sivasankaran" w:date="2016-11-23T15:26:00Z"/>
                <w:color w:val="000000"/>
                <w:sz w:val="22"/>
                <w:szCs w:val="22"/>
                <w:lang w:val="en-IN" w:eastAsia="en-IN"/>
              </w:rPr>
              <w:pPrChange w:id="54" w:author="Namita Sivasankaran" w:date="2016-11-23T15:27:00Z">
                <w:pPr/>
              </w:pPrChange>
            </w:pPr>
            <w:ins w:id="55" w:author="Namita Sivasankaran" w:date="2016-11-23T15:27:00Z">
              <w:r w:rsidRPr="00072652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383A87">
        <w:trPr>
          <w:trHeight w:val="23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64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FA72C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55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72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149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8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050FC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sz w:val="22"/>
                <w:szCs w:val="22"/>
                <w:lang w:val="en-IN" w:eastAsia="en-IN"/>
              </w:rPr>
              <w:t>Radio Buttons</w:t>
            </w:r>
            <w:r>
              <w:rPr>
                <w:sz w:val="22"/>
                <w:szCs w:val="22"/>
                <w:lang w:val="en-IN" w:eastAsia="en-IN"/>
              </w:rPr>
              <w:t xml:space="preserve">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575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’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53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Yes, No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Yes, No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43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82" w:type="dxa"/>
            <w:shd w:val="clear" w:color="auto" w:fill="auto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5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40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45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8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050FC2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56" w:author="Namita Sivasankaran" w:date="2016-11-23T15:33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57" w:author="Namita Sivasankaran" w:date="2016-11-23T15:33:00Z"/>
          <w:trPrChange w:id="58" w:author="Namita Sivasankaran" w:date="2016-11-23T15:33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59" w:author="Namita Sivasankaran" w:date="2016-11-23T15:33:00Z">
              <w:tcPr>
                <w:tcW w:w="1294" w:type="dxa"/>
                <w:vMerge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60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61" w:author="Namita Sivasankaran" w:date="2016-11-23T15:33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62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63" w:author="Namita Sivasankaran" w:date="2016-11-23T15:33:00Z">
              <w:tcPr>
                <w:tcW w:w="1341" w:type="dxa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64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65" w:author="Namita Sivasankaran" w:date="2016-11-23T15:33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66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67" w:author="Namita Sivasankaran" w:date="2016-11-23T15:33:00Z">
              <w:r w:rsidRPr="00152D0D">
                <w:rPr>
                  <w:sz w:val="22"/>
                  <w:szCs w:val="22"/>
                  <w:highlight w:val="green"/>
                </w:rPr>
                <w:t>Interest Only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68" w:author="Namita Sivasankaran" w:date="2016-11-23T15:33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69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shd w:val="clear" w:color="auto" w:fill="auto"/>
            <w:vAlign w:val="center"/>
            <w:tcPrChange w:id="70" w:author="Namita Sivasankaran" w:date="2016-11-23T15:33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71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72" w:author="Namita Sivasankaran" w:date="2016-11-23T15:33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73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74" w:author="Namita Sivasankaran" w:date="2016-11-23T15:33:00Z">
              <w:tcPr>
                <w:tcW w:w="2537" w:type="dxa"/>
                <w:shd w:val="clear" w:color="auto" w:fill="auto"/>
              </w:tcPr>
            </w:tcPrChange>
          </w:tcPr>
          <w:p w:rsidR="005872F9" w:rsidRPr="00072652" w:rsidRDefault="005872F9">
            <w:pPr>
              <w:rPr>
                <w:ins w:id="75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76" w:author="Namita Sivasankaran" w:date="2016-11-23T15:33:00Z">
              <w:r w:rsidRPr="00713A9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77" w:author="Namita Sivasankaran" w:date="2016-11-23T15:33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78" w:author="Namita Sivasankaran" w:date="2016-11-23T15:33:00Z"/>
          <w:trPrChange w:id="79" w:author="Namita Sivasankaran" w:date="2016-11-23T15:33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80" w:author="Namita Sivasankaran" w:date="2016-11-23T15:33:00Z">
              <w:tcPr>
                <w:tcW w:w="1294" w:type="dxa"/>
                <w:vMerge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81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82" w:author="Namita Sivasankaran" w:date="2016-11-23T15:33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83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84" w:author="Namita Sivasankaran" w:date="2016-11-23T15:33:00Z">
              <w:tcPr>
                <w:tcW w:w="1341" w:type="dxa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85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86" w:author="Namita Sivasankaran" w:date="2016-11-23T15:33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87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88" w:author="Namita Sivasankaran" w:date="2016-11-23T15:33:00Z">
              <w:r w:rsidRPr="00152D0D">
                <w:rPr>
                  <w:sz w:val="22"/>
                  <w:szCs w:val="22"/>
                  <w:highlight w:val="green"/>
                </w:rPr>
                <w:t>Interest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89" w:author="Namita Sivasankaran" w:date="2016-11-23T15:33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90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91" w:author="Namita Sivasankaran" w:date="2016-11-23T15:33:00Z">
              <w:r w:rsidRPr="00152D0D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92" w:author="Namita Sivasankaran" w:date="2016-11-23T15:33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93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94" w:author="Namita Sivasankaran" w:date="2016-11-23T15:33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95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96" w:author="Namita Sivasankaran" w:date="2016-11-23T15:33:00Z">
              <w:tcPr>
                <w:tcW w:w="2537" w:type="dxa"/>
                <w:shd w:val="clear" w:color="auto" w:fill="auto"/>
              </w:tcPr>
            </w:tcPrChange>
          </w:tcPr>
          <w:p w:rsidR="005872F9" w:rsidRPr="00072652" w:rsidRDefault="005872F9">
            <w:pPr>
              <w:rPr>
                <w:ins w:id="97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98" w:author="Namita Sivasankaran" w:date="2016-11-23T15:33:00Z">
              <w:r w:rsidRPr="00713A9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99" w:author="Namita Sivasankaran" w:date="2016-11-23T15:33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100" w:author="Namita Sivasankaran" w:date="2016-11-23T15:33:00Z"/>
          <w:trPrChange w:id="101" w:author="Namita Sivasankaran" w:date="2016-11-23T15:33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102" w:author="Namita Sivasankaran" w:date="2016-11-23T15:33:00Z">
              <w:tcPr>
                <w:tcW w:w="1294" w:type="dxa"/>
                <w:vMerge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103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104" w:author="Namita Sivasankaran" w:date="2016-11-23T15:33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105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106" w:author="Namita Sivasankaran" w:date="2016-11-23T15:33:00Z">
              <w:tcPr>
                <w:tcW w:w="1341" w:type="dxa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107" w:author="Namita Sivasankaran" w:date="2016-11-23T15:33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108" w:author="Namita Sivasankaran" w:date="2016-11-23T15:33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109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110" w:author="Namita Sivasankaran" w:date="2016-11-23T15:33:00Z">
              <w:r w:rsidRPr="00152D0D">
                <w:rPr>
                  <w:sz w:val="22"/>
                  <w:szCs w:val="22"/>
                  <w:highlight w:val="green"/>
                </w:rPr>
                <w:t>Principle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111" w:author="Namita Sivasankaran" w:date="2016-11-23T15:33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rPr>
                <w:ins w:id="112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113" w:author="Namita Sivasankaran" w:date="2016-11-23T15:33:00Z">
              <w:r w:rsidRPr="00152D0D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114" w:author="Namita Sivasankaran" w:date="2016-11-23T15:33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115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116" w:author="Namita Sivasankaran" w:date="2016-11-23T15:33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383A87" w:rsidRDefault="005872F9" w:rsidP="006668B1">
            <w:pPr>
              <w:jc w:val="center"/>
              <w:rPr>
                <w:ins w:id="117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118" w:author="Namita Sivasankaran" w:date="2016-11-23T15:33:00Z">
              <w:tcPr>
                <w:tcW w:w="2537" w:type="dxa"/>
                <w:shd w:val="clear" w:color="auto" w:fill="auto"/>
              </w:tcPr>
            </w:tcPrChange>
          </w:tcPr>
          <w:p w:rsidR="005872F9" w:rsidRPr="00072652" w:rsidRDefault="005872F9">
            <w:pPr>
              <w:rPr>
                <w:ins w:id="119" w:author="Namita Sivasankaran" w:date="2016-11-23T15:33:00Z"/>
                <w:color w:val="000000"/>
                <w:sz w:val="22"/>
                <w:szCs w:val="22"/>
                <w:lang w:val="en-IN" w:eastAsia="en-IN"/>
              </w:rPr>
            </w:pPr>
            <w:ins w:id="120" w:author="Namita Sivasankaran" w:date="2016-11-23T15:33:00Z">
              <w:r w:rsidRPr="00713A9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Statement Photo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Photo Capture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 Profile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9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66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  <w:r w:rsidRPr="00A46314" w:rsidDel="00461502"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7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  <w:r w:rsidRPr="00A46314" w:rsidDel="00461502"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135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164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27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sz w:val="22"/>
                <w:szCs w:val="22"/>
                <w:lang w:val="en-IN" w:eastAsia="en-IN"/>
              </w:rPr>
              <w:t>Radio Buttons</w:t>
            </w:r>
            <w:r>
              <w:rPr>
                <w:sz w:val="22"/>
                <w:szCs w:val="22"/>
                <w:lang w:val="en-IN" w:eastAsia="en-IN"/>
              </w:rPr>
              <w:t xml:space="preserve">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480"/>
        </w:trPr>
        <w:tc>
          <w:tcPr>
            <w:tcW w:w="1294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466E7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709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’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413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419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411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417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466E77">
        <w:trPr>
          <w:trHeight w:val="551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76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426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548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556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194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74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Co-ordinates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98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88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64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050FC2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121" w:author="Namita Sivasankaran" w:date="2016-11-23T15:35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122" w:author="Namita Sivasankaran" w:date="2016-11-23T15:35:00Z"/>
          <w:trPrChange w:id="123" w:author="Namita Sivasankaran" w:date="2016-11-23T15:35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124" w:author="Namita Sivasankaran" w:date="2016-11-23T15:35:00Z">
              <w:tcPr>
                <w:tcW w:w="1294" w:type="dxa"/>
                <w:vMerge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25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126" w:author="Namita Sivasankaran" w:date="2016-11-23T15:35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27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128" w:author="Namita Sivasankaran" w:date="2016-11-23T15:35:00Z">
              <w:tcPr>
                <w:tcW w:w="1341" w:type="dxa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29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130" w:author="Namita Sivasankaran" w:date="2016-11-23T15:35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31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32" w:author="Namita Sivasankaran" w:date="2016-11-23T15:35:00Z">
              <w:r w:rsidRPr="00152D0D">
                <w:rPr>
                  <w:sz w:val="22"/>
                  <w:szCs w:val="22"/>
                  <w:highlight w:val="green"/>
                </w:rPr>
                <w:t>Interest Only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133" w:author="Namita Sivasankaran" w:date="2016-11-23T15:35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34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shd w:val="clear" w:color="auto" w:fill="auto"/>
            <w:vAlign w:val="center"/>
            <w:tcPrChange w:id="135" w:author="Namita Sivasankaran" w:date="2016-11-23T15:35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36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137" w:author="Namita Sivasankaran" w:date="2016-11-23T15:35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38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139" w:author="Namita Sivasankaran" w:date="2016-11-23T15:35:00Z">
              <w:tcPr>
                <w:tcW w:w="2537" w:type="dxa"/>
                <w:shd w:val="clear" w:color="auto" w:fill="auto"/>
              </w:tcPr>
            </w:tcPrChange>
          </w:tcPr>
          <w:p w:rsidR="005872F9" w:rsidRPr="007B5ADA" w:rsidRDefault="005872F9">
            <w:pPr>
              <w:rPr>
                <w:ins w:id="140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41" w:author="Namita Sivasankaran" w:date="2016-11-23T15:35:00Z">
              <w:r w:rsidRPr="009F592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142" w:author="Namita Sivasankaran" w:date="2016-11-23T15:35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143" w:author="Namita Sivasankaran" w:date="2016-11-23T15:35:00Z"/>
          <w:trPrChange w:id="144" w:author="Namita Sivasankaran" w:date="2016-11-23T15:35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145" w:author="Namita Sivasankaran" w:date="2016-11-23T15:35:00Z">
              <w:tcPr>
                <w:tcW w:w="1294" w:type="dxa"/>
                <w:vMerge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46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147" w:author="Namita Sivasankaran" w:date="2016-11-23T15:35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48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149" w:author="Namita Sivasankaran" w:date="2016-11-23T15:35:00Z">
              <w:tcPr>
                <w:tcW w:w="1341" w:type="dxa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50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151" w:author="Namita Sivasankaran" w:date="2016-11-23T15:35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52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53" w:author="Namita Sivasankaran" w:date="2016-11-23T15:35:00Z">
              <w:r w:rsidRPr="00152D0D">
                <w:rPr>
                  <w:sz w:val="22"/>
                  <w:szCs w:val="22"/>
                  <w:highlight w:val="green"/>
                </w:rPr>
                <w:t>Interest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154" w:author="Namita Sivasankaran" w:date="2016-11-23T15:35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55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56" w:author="Namita Sivasankaran" w:date="2016-11-23T15:35:00Z">
              <w:r w:rsidRPr="00152D0D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157" w:author="Namita Sivasankaran" w:date="2016-11-23T15:35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58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159" w:author="Namita Sivasankaran" w:date="2016-11-23T15:35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60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161" w:author="Namita Sivasankaran" w:date="2016-11-23T15:35:00Z">
              <w:tcPr>
                <w:tcW w:w="2537" w:type="dxa"/>
                <w:shd w:val="clear" w:color="auto" w:fill="auto"/>
              </w:tcPr>
            </w:tcPrChange>
          </w:tcPr>
          <w:p w:rsidR="005872F9" w:rsidRPr="007B5ADA" w:rsidRDefault="005872F9">
            <w:pPr>
              <w:rPr>
                <w:ins w:id="162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63" w:author="Namita Sivasankaran" w:date="2016-11-23T15:35:00Z">
              <w:r w:rsidRPr="009F592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5872F9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164" w:author="Namita Sivasankaran" w:date="2016-11-23T15:35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165" w:author="Namita Sivasankaran" w:date="2016-11-23T15:35:00Z"/>
          <w:trPrChange w:id="166" w:author="Namita Sivasankaran" w:date="2016-11-23T15:35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167" w:author="Namita Sivasankaran" w:date="2016-11-23T15:35:00Z">
              <w:tcPr>
                <w:tcW w:w="1294" w:type="dxa"/>
                <w:vMerge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68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Align w:val="center"/>
            <w:tcPrChange w:id="169" w:author="Namita Sivasankaran" w:date="2016-11-23T15:35:00Z">
              <w:tcPr>
                <w:tcW w:w="1867" w:type="dxa"/>
                <w:gridSpan w:val="2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70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Align w:val="center"/>
            <w:tcPrChange w:id="171" w:author="Namita Sivasankaran" w:date="2016-11-23T15:35:00Z">
              <w:tcPr>
                <w:tcW w:w="1341" w:type="dxa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72" w:author="Namita Sivasankaran" w:date="2016-11-23T15:35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bottom"/>
            <w:tcPrChange w:id="173" w:author="Namita Sivasankaran" w:date="2016-11-23T15:35:00Z">
              <w:tcPr>
                <w:tcW w:w="3294" w:type="dxa"/>
                <w:gridSpan w:val="2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74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75" w:author="Namita Sivasankaran" w:date="2016-11-23T15:35:00Z">
              <w:r w:rsidRPr="00152D0D">
                <w:rPr>
                  <w:sz w:val="22"/>
                  <w:szCs w:val="22"/>
                  <w:highlight w:val="green"/>
                </w:rPr>
                <w:t>Principle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176" w:author="Namita Sivasankaran" w:date="2016-11-23T15:35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rPr>
                <w:ins w:id="177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78" w:author="Namita Sivasankaran" w:date="2016-11-23T15:35:00Z">
              <w:r w:rsidRPr="00152D0D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179" w:author="Namita Sivasankaran" w:date="2016-11-23T15:35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80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181" w:author="Namita Sivasankaran" w:date="2016-11-23T15:35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5872F9" w:rsidRPr="00050FC2" w:rsidRDefault="005872F9" w:rsidP="006668B1">
            <w:pPr>
              <w:jc w:val="center"/>
              <w:rPr>
                <w:ins w:id="182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183" w:author="Namita Sivasankaran" w:date="2016-11-23T15:35:00Z">
              <w:tcPr>
                <w:tcW w:w="2537" w:type="dxa"/>
                <w:shd w:val="clear" w:color="auto" w:fill="auto"/>
              </w:tcPr>
            </w:tcPrChange>
          </w:tcPr>
          <w:p w:rsidR="005872F9" w:rsidRPr="007B5ADA" w:rsidRDefault="005872F9">
            <w:pPr>
              <w:rPr>
                <w:ins w:id="184" w:author="Namita Sivasankaran" w:date="2016-11-23T15:35:00Z"/>
                <w:color w:val="000000"/>
                <w:sz w:val="22"/>
                <w:szCs w:val="22"/>
                <w:lang w:val="en-IN" w:eastAsia="en-IN"/>
              </w:rPr>
            </w:pPr>
            <w:ins w:id="185" w:author="Namita Sivasankaran" w:date="2016-11-23T15:35:00Z">
              <w:r w:rsidRPr="009F592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 Profile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53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7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77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8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44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456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Mother’s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5872F9" w:rsidRPr="00050FC2" w:rsidRDefault="005872F9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38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51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561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050FC2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 Profile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50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9919F9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282"/>
        </w:trPr>
        <w:tc>
          <w:tcPr>
            <w:tcW w:w="129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050FC2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050FC2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Radio Buttons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n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5872F9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5872F9" w:rsidRPr="00383A87" w:rsidRDefault="005872F9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5872F9" w:rsidRPr="00383A87" w:rsidRDefault="005872F9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5872F9" w:rsidRDefault="005872F9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  <w:ins w:id="186" w:author="Namita Sivasankaran" w:date="2016-11-23T15:36:00Z"/>
        </w:trPr>
        <w:tc>
          <w:tcPr>
            <w:tcW w:w="1294" w:type="dxa"/>
            <w:vMerge/>
            <w:vAlign w:val="center"/>
          </w:tcPr>
          <w:p w:rsidR="00456A34" w:rsidRPr="00383A87" w:rsidRDefault="00456A34" w:rsidP="006668B1">
            <w:pPr>
              <w:rPr>
                <w:ins w:id="187" w:author="Namita Sivasankaran" w:date="2016-11-23T15:3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</w:tcPr>
          <w:p w:rsidR="00456A34" w:rsidRPr="00383A87" w:rsidRDefault="00456A34" w:rsidP="006668B1">
            <w:pPr>
              <w:rPr>
                <w:ins w:id="188" w:author="Namita Sivasankaran" w:date="2016-11-23T15:3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</w:tcPr>
          <w:p w:rsidR="00456A34" w:rsidRPr="00383A87" w:rsidRDefault="00456A34" w:rsidP="006668B1">
            <w:pPr>
              <w:rPr>
                <w:ins w:id="189" w:author="Namita Sivasankaran" w:date="2016-11-23T15:36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456A34" w:rsidRPr="00383A87" w:rsidRDefault="00456A34" w:rsidP="006668B1">
            <w:pPr>
              <w:rPr>
                <w:ins w:id="190" w:author="Namita Sivasankaran" w:date="2016-11-23T15:36:00Z"/>
                <w:color w:val="000000"/>
                <w:sz w:val="22"/>
                <w:szCs w:val="22"/>
                <w:lang w:val="en-IN" w:eastAsia="en-IN"/>
              </w:rPr>
            </w:pPr>
            <w:ins w:id="191" w:author="Namita Sivasankaran" w:date="2016-11-23T15:36:00Z">
              <w:r w:rsidRPr="00865AC9">
                <w:rPr>
                  <w:sz w:val="22"/>
                  <w:szCs w:val="22"/>
                  <w:highlight w:val="green"/>
                </w:rPr>
                <w:t>Business History</w:t>
              </w:r>
            </w:ins>
          </w:p>
        </w:tc>
        <w:tc>
          <w:tcPr>
            <w:tcW w:w="1882" w:type="dxa"/>
            <w:shd w:val="clear" w:color="auto" w:fill="auto"/>
            <w:vAlign w:val="center"/>
          </w:tcPr>
          <w:p w:rsidR="00456A34" w:rsidRPr="00383A87" w:rsidRDefault="00456A34" w:rsidP="006668B1">
            <w:pPr>
              <w:rPr>
                <w:ins w:id="192" w:author="Namita Sivasankaran" w:date="2016-11-23T15:36:00Z"/>
                <w:color w:val="000000"/>
                <w:sz w:val="22"/>
                <w:szCs w:val="22"/>
                <w:lang w:val="en-IN" w:eastAsia="en-IN"/>
              </w:rPr>
            </w:pPr>
            <w:ins w:id="193" w:author="Namita Sivasankaran" w:date="2016-11-23T15:36:00Z">
              <w:r w:rsidRPr="00865AC9">
                <w:rPr>
                  <w:sz w:val="22"/>
                  <w:szCs w:val="22"/>
                  <w:highlight w:val="green"/>
                </w:rPr>
                <w:t>Dropdown</w:t>
              </w:r>
            </w:ins>
          </w:p>
        </w:tc>
        <w:tc>
          <w:tcPr>
            <w:tcW w:w="1280" w:type="dxa"/>
            <w:shd w:val="clear" w:color="auto" w:fill="auto"/>
            <w:vAlign w:val="center"/>
          </w:tcPr>
          <w:p w:rsidR="00456A34" w:rsidRPr="00383A87" w:rsidRDefault="00456A34" w:rsidP="006668B1">
            <w:pPr>
              <w:jc w:val="center"/>
              <w:rPr>
                <w:ins w:id="194" w:author="Namita Sivasankaran" w:date="2016-11-23T15:36:00Z"/>
                <w:color w:val="000000"/>
                <w:sz w:val="22"/>
                <w:szCs w:val="22"/>
                <w:lang w:val="en-IN" w:eastAsia="en-IN"/>
              </w:rPr>
            </w:pPr>
            <w:ins w:id="195" w:author="Namita Sivasankaran" w:date="2016-11-23T15:36:00Z">
              <w:r w:rsidRPr="00865AC9">
                <w:rPr>
                  <w:sz w:val="22"/>
                  <w:szCs w:val="22"/>
                  <w:highlight w:val="green"/>
                </w:rPr>
                <w:t>Yes</w:t>
              </w:r>
            </w:ins>
          </w:p>
        </w:tc>
        <w:tc>
          <w:tcPr>
            <w:tcW w:w="1389" w:type="dxa"/>
            <w:shd w:val="clear" w:color="auto" w:fill="auto"/>
            <w:vAlign w:val="center"/>
          </w:tcPr>
          <w:p w:rsidR="00456A34" w:rsidRPr="00383A87" w:rsidRDefault="00456A34" w:rsidP="006668B1">
            <w:pPr>
              <w:jc w:val="center"/>
              <w:rPr>
                <w:ins w:id="196" w:author="Namita Sivasankaran" w:date="2016-11-23T15:36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</w:tcPr>
          <w:p w:rsidR="00456A34" w:rsidRPr="007B5ADA" w:rsidRDefault="00456A34">
            <w:pPr>
              <w:rPr>
                <w:ins w:id="197" w:author="Namita Sivasankaran" w:date="2016-11-23T15:36:00Z"/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7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42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47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466E7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466E7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456A34" w:rsidRPr="00466E7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Pin Code (Search Option)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State (Auto populate)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District(Auto populate)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228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GPS co-ordinates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ins w:id="198" w:author="Namita Sivasankaran" w:date="2016-11-23T15:37:00Z">
              <w:r w:rsidRPr="00865AC9">
                <w:rPr>
                  <w:sz w:val="22"/>
                  <w:szCs w:val="22"/>
                  <w:highlight w:val="green"/>
                </w:rPr>
                <w:t>Distance from Branch Office</w:t>
              </w:r>
            </w:ins>
            <w:del w:id="199" w:author="Namita Sivasankaran" w:date="2016-11-23T15:37:00Z">
              <w:r w:rsidRPr="00383A87" w:rsidDel="009E3F56">
                <w:rPr>
                  <w:color w:val="000000"/>
                  <w:sz w:val="22"/>
                  <w:szCs w:val="22"/>
                  <w:lang w:val="en-IN" w:eastAsia="en-IN"/>
                </w:rPr>
                <w:delText>Landline Phone</w:delText>
              </w:r>
            </w:del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ins w:id="200" w:author="Namita Sivasankaran" w:date="2016-11-23T15:37:00Z">
              <w:r w:rsidRPr="00865AC9">
                <w:rPr>
                  <w:sz w:val="22"/>
                  <w:szCs w:val="22"/>
                  <w:highlight w:val="green"/>
                </w:rPr>
                <w:t>Dropdown</w:t>
              </w:r>
            </w:ins>
            <w:del w:id="201" w:author="Namita Sivasankaran" w:date="2016-11-23T15:37:00Z">
              <w:r w:rsidRPr="00383A87" w:rsidDel="009E3F56">
                <w:rPr>
                  <w:color w:val="000000"/>
                  <w:sz w:val="22"/>
                  <w:szCs w:val="22"/>
                  <w:lang w:val="en-IN" w:eastAsia="en-IN"/>
                </w:rPr>
                <w:delText>Numeric</w:delText>
              </w:r>
            </w:del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ins w:id="202" w:author="Namita Sivasankaran" w:date="2016-11-23T15:37:00Z">
              <w:r w:rsidRPr="00865AC9">
                <w:rPr>
                  <w:sz w:val="22"/>
                  <w:szCs w:val="22"/>
                  <w:highlight w:val="green"/>
                </w:rPr>
                <w:t>Yes</w:t>
              </w:r>
            </w:ins>
            <w:del w:id="203" w:author="Namita Sivasankaran" w:date="2016-11-23T15:37:00Z">
              <w:r w:rsidRPr="00383A87" w:rsidDel="009E3F56">
                <w:rPr>
                  <w:color w:val="000000"/>
                  <w:sz w:val="22"/>
                  <w:szCs w:val="22"/>
                  <w:lang w:val="en-IN" w:eastAsia="en-IN"/>
                </w:rPr>
                <w:delText>Yes</w:delText>
              </w:r>
            </w:del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111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Ownership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56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How many years business in present </w:t>
            </w:r>
            <w:proofErr w:type="gramStart"/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rea ?</w:t>
            </w:r>
            <w:proofErr w:type="gramEnd"/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406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204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4968DA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204" w:author="Namita Sivasankaran" w:date="2016-11-23T15:40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205" w:author="Namita Sivasankaran" w:date="2016-11-23T15:37:00Z"/>
          <w:trPrChange w:id="206" w:author="Namita Sivasankaran" w:date="2016-11-23T15:40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207" w:author="Namita Sivasankaran" w:date="2016-11-23T15:40:00Z">
              <w:tcPr>
                <w:tcW w:w="1294" w:type="dxa"/>
                <w:vMerge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08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Align w:val="center"/>
            <w:tcPrChange w:id="209" w:author="Namita Sivasankaran" w:date="2016-11-23T15:40:00Z">
              <w:tcPr>
                <w:tcW w:w="1824" w:type="dxa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10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Align w:val="center"/>
            <w:tcPrChange w:id="211" w:author="Namita Sivasankaran" w:date="2016-11-23T15:40:00Z">
              <w:tcPr>
                <w:tcW w:w="1418" w:type="dxa"/>
                <w:gridSpan w:val="3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12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bottom"/>
            <w:tcPrChange w:id="213" w:author="Namita Sivasankaran" w:date="2016-11-23T15:40:00Z">
              <w:tcPr>
                <w:tcW w:w="326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14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  <w:ins w:id="215" w:author="Namita Sivasankaran" w:date="2016-11-23T15:40:00Z">
              <w:r w:rsidRPr="00865AC9">
                <w:rPr>
                  <w:sz w:val="22"/>
                  <w:szCs w:val="22"/>
                  <w:highlight w:val="green"/>
                </w:rPr>
                <w:t>Interest Only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216" w:author="Namita Sivasankaran" w:date="2016-11-23T15:40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17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shd w:val="clear" w:color="auto" w:fill="auto"/>
            <w:vAlign w:val="center"/>
            <w:tcPrChange w:id="218" w:author="Namita Sivasankaran" w:date="2016-11-23T15:40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19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220" w:author="Namita Sivasankaran" w:date="2016-11-23T15:40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21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222" w:author="Namita Sivasankaran" w:date="2016-11-23T15:40:00Z">
              <w:tcPr>
                <w:tcW w:w="2537" w:type="dxa"/>
                <w:shd w:val="clear" w:color="auto" w:fill="auto"/>
              </w:tcPr>
            </w:tcPrChange>
          </w:tcPr>
          <w:p w:rsidR="00456A34" w:rsidRPr="007B5ADA" w:rsidRDefault="00456A34">
            <w:pPr>
              <w:rPr>
                <w:ins w:id="223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  <w:ins w:id="224" w:author="Namita Sivasankaran" w:date="2016-11-23T15:40:00Z">
              <w:r w:rsidRPr="00F12E4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456A34" w:rsidRPr="006C38DA" w:rsidTr="004968DA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225" w:author="Namita Sivasankaran" w:date="2016-11-23T15:40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226" w:author="Namita Sivasankaran" w:date="2016-11-23T15:39:00Z"/>
          <w:trPrChange w:id="227" w:author="Namita Sivasankaran" w:date="2016-11-23T15:40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228" w:author="Namita Sivasankaran" w:date="2016-11-23T15:40:00Z">
              <w:tcPr>
                <w:tcW w:w="1294" w:type="dxa"/>
                <w:vMerge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29" w:author="Namita Sivasankaran" w:date="2016-11-23T15:39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Align w:val="center"/>
            <w:tcPrChange w:id="230" w:author="Namita Sivasankaran" w:date="2016-11-23T15:40:00Z">
              <w:tcPr>
                <w:tcW w:w="1824" w:type="dxa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31" w:author="Namita Sivasankaran" w:date="2016-11-23T15:39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Align w:val="center"/>
            <w:tcPrChange w:id="232" w:author="Namita Sivasankaran" w:date="2016-11-23T15:40:00Z">
              <w:tcPr>
                <w:tcW w:w="1418" w:type="dxa"/>
                <w:gridSpan w:val="3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33" w:author="Namita Sivasankaran" w:date="2016-11-23T15:39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bottom"/>
            <w:tcPrChange w:id="234" w:author="Namita Sivasankaran" w:date="2016-11-23T15:40:00Z">
              <w:tcPr>
                <w:tcW w:w="326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35" w:author="Namita Sivasankaran" w:date="2016-11-23T15:39:00Z"/>
                <w:color w:val="000000"/>
                <w:sz w:val="22"/>
                <w:szCs w:val="22"/>
                <w:lang w:val="en-IN" w:eastAsia="en-IN"/>
              </w:rPr>
            </w:pPr>
            <w:ins w:id="236" w:author="Namita Sivasankaran" w:date="2016-11-23T15:40:00Z">
              <w:r w:rsidRPr="00865AC9">
                <w:rPr>
                  <w:sz w:val="22"/>
                  <w:szCs w:val="22"/>
                  <w:highlight w:val="green"/>
                </w:rPr>
                <w:t>Interest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237" w:author="Namita Sivasankaran" w:date="2016-11-23T15:40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38" w:author="Namita Sivasankaran" w:date="2016-11-23T15:39:00Z"/>
                <w:color w:val="000000"/>
                <w:sz w:val="22"/>
                <w:szCs w:val="22"/>
                <w:lang w:val="en-IN" w:eastAsia="en-IN"/>
              </w:rPr>
            </w:pPr>
            <w:ins w:id="239" w:author="Namita Sivasankaran" w:date="2016-11-23T15:40:00Z">
              <w:r w:rsidRPr="00865AC9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240" w:author="Namita Sivasankaran" w:date="2016-11-23T15:40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41" w:author="Namita Sivasankaran" w:date="2016-11-23T15:39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242" w:author="Namita Sivasankaran" w:date="2016-11-23T15:40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43" w:author="Namita Sivasankaran" w:date="2016-11-23T15:39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244" w:author="Namita Sivasankaran" w:date="2016-11-23T15:40:00Z">
              <w:tcPr>
                <w:tcW w:w="2537" w:type="dxa"/>
                <w:shd w:val="clear" w:color="auto" w:fill="auto"/>
              </w:tcPr>
            </w:tcPrChange>
          </w:tcPr>
          <w:p w:rsidR="00456A34" w:rsidRPr="007B5ADA" w:rsidRDefault="00456A34">
            <w:pPr>
              <w:rPr>
                <w:ins w:id="245" w:author="Namita Sivasankaran" w:date="2016-11-23T15:39:00Z"/>
                <w:color w:val="000000"/>
                <w:sz w:val="22"/>
                <w:szCs w:val="22"/>
                <w:lang w:val="en-IN" w:eastAsia="en-IN"/>
              </w:rPr>
            </w:pPr>
            <w:ins w:id="246" w:author="Namita Sivasankaran" w:date="2016-11-23T15:40:00Z">
              <w:r w:rsidRPr="00F12E4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456A34" w:rsidRPr="006C38DA" w:rsidTr="004968DA">
        <w:tblPrEx>
          <w:tblW w:w="14884" w:type="dxa"/>
          <w:tblInd w:w="39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247" w:author="Namita Sivasankaran" w:date="2016-11-23T15:40:00Z">
            <w:tblPrEx>
              <w:tblW w:w="14884" w:type="dxa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300"/>
          <w:ins w:id="248" w:author="Namita Sivasankaran" w:date="2016-11-23T15:37:00Z"/>
          <w:trPrChange w:id="249" w:author="Namita Sivasankaran" w:date="2016-11-23T15:40:00Z">
            <w:trPr>
              <w:trHeight w:val="300"/>
            </w:trPr>
          </w:trPrChange>
        </w:trPr>
        <w:tc>
          <w:tcPr>
            <w:tcW w:w="1294" w:type="dxa"/>
            <w:vMerge/>
            <w:vAlign w:val="center"/>
            <w:tcPrChange w:id="250" w:author="Namita Sivasankaran" w:date="2016-11-23T15:40:00Z">
              <w:tcPr>
                <w:tcW w:w="1294" w:type="dxa"/>
                <w:vMerge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51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Align w:val="center"/>
            <w:tcPrChange w:id="252" w:author="Namita Sivasankaran" w:date="2016-11-23T15:40:00Z">
              <w:tcPr>
                <w:tcW w:w="1824" w:type="dxa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53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Align w:val="center"/>
            <w:tcPrChange w:id="254" w:author="Namita Sivasankaran" w:date="2016-11-23T15:40:00Z">
              <w:tcPr>
                <w:tcW w:w="1418" w:type="dxa"/>
                <w:gridSpan w:val="3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55" w:author="Namita Sivasankaran" w:date="2016-11-23T15:37:00Z"/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bottom"/>
            <w:tcPrChange w:id="256" w:author="Namita Sivasankaran" w:date="2016-11-23T15:40:00Z">
              <w:tcPr>
                <w:tcW w:w="326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57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  <w:ins w:id="258" w:author="Namita Sivasankaran" w:date="2016-11-23T15:40:00Z">
              <w:r w:rsidRPr="00865AC9">
                <w:rPr>
                  <w:sz w:val="22"/>
                  <w:szCs w:val="22"/>
                  <w:highlight w:val="green"/>
                </w:rPr>
                <w:t>Principle Expense</w:t>
              </w:r>
            </w:ins>
          </w:p>
        </w:tc>
        <w:tc>
          <w:tcPr>
            <w:tcW w:w="1882" w:type="dxa"/>
            <w:shd w:val="clear" w:color="auto" w:fill="auto"/>
            <w:vAlign w:val="center"/>
            <w:tcPrChange w:id="259" w:author="Namita Sivasankaran" w:date="2016-11-23T15:40:00Z">
              <w:tcPr>
                <w:tcW w:w="1882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rPr>
                <w:ins w:id="260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  <w:ins w:id="261" w:author="Namita Sivasankaran" w:date="2016-11-23T15:40:00Z">
              <w:r w:rsidRPr="00865AC9">
                <w:rPr>
                  <w:sz w:val="22"/>
                  <w:szCs w:val="22"/>
                  <w:highlight w:val="green"/>
                </w:rPr>
                <w:t>Numeric</w:t>
              </w:r>
            </w:ins>
          </w:p>
        </w:tc>
        <w:tc>
          <w:tcPr>
            <w:tcW w:w="1280" w:type="dxa"/>
            <w:shd w:val="clear" w:color="auto" w:fill="auto"/>
            <w:vAlign w:val="center"/>
            <w:tcPrChange w:id="262" w:author="Namita Sivasankaran" w:date="2016-11-23T15:40:00Z">
              <w:tcPr>
                <w:tcW w:w="1280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63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tcPrChange w:id="264" w:author="Namita Sivasankaran" w:date="2016-11-23T15:40:00Z">
              <w:tcPr>
                <w:tcW w:w="1389" w:type="dxa"/>
                <w:shd w:val="clear" w:color="auto" w:fill="auto"/>
                <w:vAlign w:val="center"/>
              </w:tcPr>
            </w:tcPrChange>
          </w:tcPr>
          <w:p w:rsidR="00456A34" w:rsidRPr="00383A87" w:rsidRDefault="00456A34" w:rsidP="006668B1">
            <w:pPr>
              <w:jc w:val="center"/>
              <w:rPr>
                <w:ins w:id="265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tcPrChange w:id="266" w:author="Namita Sivasankaran" w:date="2016-11-23T15:40:00Z">
              <w:tcPr>
                <w:tcW w:w="2537" w:type="dxa"/>
                <w:shd w:val="clear" w:color="auto" w:fill="auto"/>
              </w:tcPr>
            </w:tcPrChange>
          </w:tcPr>
          <w:p w:rsidR="00456A34" w:rsidRPr="007B5ADA" w:rsidRDefault="00456A34">
            <w:pPr>
              <w:rPr>
                <w:ins w:id="267" w:author="Namita Sivasankaran" w:date="2016-11-23T15:37:00Z"/>
                <w:color w:val="000000"/>
                <w:sz w:val="22"/>
                <w:szCs w:val="22"/>
                <w:lang w:val="en-IN" w:eastAsia="en-IN"/>
              </w:rPr>
            </w:pPr>
            <w:ins w:id="268" w:author="Namita Sivasankaran" w:date="2016-11-23T15:40:00Z">
              <w:r w:rsidRPr="00F12E45">
                <w:rPr>
                  <w:color w:val="000000"/>
                  <w:sz w:val="22"/>
                  <w:szCs w:val="22"/>
                  <w:lang w:val="en-IN" w:eastAsia="en-IN"/>
                </w:rPr>
                <w:t>From Screening</w:t>
              </w:r>
            </w:ins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Bank Statement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156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174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124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255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77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207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turnover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Business Expenses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26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Av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era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 Monthly Net Income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Loan request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Sub-purpose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EMI Requested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456A34" w:rsidRPr="006C38DA" w:rsidTr="00383A87">
        <w:trPr>
          <w:trHeight w:val="196"/>
        </w:trPr>
        <w:tc>
          <w:tcPr>
            <w:tcW w:w="129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456A34" w:rsidRPr="00383A87" w:rsidRDefault="00456A34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Product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456A34" w:rsidRPr="00383A87" w:rsidRDefault="00456A34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456A34" w:rsidRDefault="00456A34" w:rsidP="001C2EFF">
            <w:r w:rsidRPr="00383A87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</w:tbl>
    <w:p w:rsidR="00D22280" w:rsidRPr="00C8540F" w:rsidRDefault="00D22280" w:rsidP="002523C6">
      <w:pPr>
        <w:ind w:left="1080"/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69" w:name="_Toc466546498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269"/>
    </w:p>
    <w:p w:rsidR="00CC7692" w:rsidRPr="00C8540F" w:rsidRDefault="00CC7692" w:rsidP="00CC7692"/>
    <w:p w:rsidR="00CC7692" w:rsidRPr="00C8540F" w:rsidRDefault="005D2FA6" w:rsidP="00CC7692">
      <w:pPr>
        <w:rPr>
          <w:sz w:val="24"/>
        </w:rPr>
      </w:pPr>
      <w:r w:rsidRPr="00C8540F">
        <w:rPr>
          <w:sz w:val="24"/>
        </w:rPr>
        <w:t>UI layout:</w:t>
      </w:r>
    </w:p>
    <w:p w:rsidR="009115DB" w:rsidRDefault="009115DB" w:rsidP="00CC7692">
      <w:pPr>
        <w:rPr>
          <w:sz w:val="24"/>
        </w:rPr>
      </w:pPr>
      <w:r w:rsidRPr="00D5517C">
        <w:rPr>
          <w:sz w:val="24"/>
        </w:rPr>
        <w:t xml:space="preserve">To add </w:t>
      </w:r>
      <w:r w:rsidR="006668B1">
        <w:rPr>
          <w:sz w:val="24"/>
        </w:rPr>
        <w:t>Remarks</w:t>
      </w:r>
      <w:r w:rsidRPr="00D5517C">
        <w:rPr>
          <w:sz w:val="24"/>
        </w:rPr>
        <w:t>, click on + button.</w:t>
      </w:r>
    </w:p>
    <w:p w:rsidR="001E4BFA" w:rsidRDefault="001E4BFA" w:rsidP="00CC7692">
      <w:pPr>
        <w:rPr>
          <w:sz w:val="24"/>
        </w:rPr>
      </w:pPr>
    </w:p>
    <w:p w:rsidR="001E4BFA" w:rsidRPr="00D5517C" w:rsidRDefault="008D6E50" w:rsidP="00CC7692">
      <w:pPr>
        <w:rPr>
          <w:sz w:val="24"/>
        </w:rPr>
      </w:pPr>
      <w:r>
        <w:rPr>
          <w:sz w:val="24"/>
        </w:rPr>
        <w:t xml:space="preserve"> </w:t>
      </w:r>
      <w:r w:rsidR="00610C55">
        <w:rPr>
          <w:sz w:val="24"/>
        </w:rPr>
        <w:t xml:space="preserve">     </w:t>
      </w:r>
      <w:r>
        <w:rPr>
          <w:sz w:val="24"/>
        </w:rPr>
        <w:t xml:space="preserve">  </w:t>
      </w:r>
      <w:r w:rsidR="001E4BFA">
        <w:rPr>
          <w:noProof/>
          <w:lang w:val="en-IN" w:eastAsia="en-IN"/>
        </w:rPr>
        <w:drawing>
          <wp:inline distT="0" distB="0" distL="0" distR="0" wp14:anchorId="1D5F689B" wp14:editId="703CC524">
            <wp:extent cx="3242930" cy="360894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738" cy="36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610C55" w:rsidP="00CC7692">
      <w:pPr>
        <w:rPr>
          <w:sz w:val="28"/>
        </w:rPr>
      </w:pPr>
      <w:r>
        <w:rPr>
          <w:sz w:val="28"/>
        </w:rPr>
        <w:t xml:space="preserve">    </w:t>
      </w:r>
      <w:r w:rsidR="001D7E48" w:rsidRPr="001D7E48">
        <w:rPr>
          <w:noProof/>
          <w:lang w:val="en-IN" w:eastAsia="en-IN"/>
        </w:rPr>
        <w:t xml:space="preserve"> </w:t>
      </w:r>
      <w:r w:rsidR="001D7E48">
        <w:rPr>
          <w:noProof/>
          <w:lang w:val="en-IN" w:eastAsia="en-IN"/>
        </w:rPr>
        <w:drawing>
          <wp:inline distT="0" distB="0" distL="0" distR="0" wp14:anchorId="291FCFE9" wp14:editId="4477DA1D">
            <wp:extent cx="3179135" cy="3341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614" r="22898"/>
                    <a:stretch/>
                  </pic:blipFill>
                  <pic:spPr bwMode="auto">
                    <a:xfrm>
                      <a:off x="0" y="0"/>
                      <a:ext cx="317913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F24568" w:rsidP="00CC7692">
      <w:pPr>
        <w:rPr>
          <w:b/>
          <w:sz w:val="28"/>
        </w:rPr>
      </w:pPr>
      <w:r w:rsidRPr="00C8540F">
        <w:rPr>
          <w:b/>
          <w:sz w:val="28"/>
        </w:rPr>
        <w:t xml:space="preserve">4.2.1 </w:t>
      </w:r>
      <w:r w:rsidR="009115DB" w:rsidRPr="00C8540F">
        <w:rPr>
          <w:b/>
          <w:sz w:val="28"/>
        </w:rPr>
        <w:t>Applicant</w:t>
      </w:r>
    </w:p>
    <w:p w:rsidR="009115DB" w:rsidRPr="00D5517C" w:rsidRDefault="009115DB" w:rsidP="00CC7692">
      <w:pPr>
        <w:rPr>
          <w:sz w:val="24"/>
        </w:rPr>
      </w:pPr>
    </w:p>
    <w:p w:rsidR="009115DB" w:rsidRPr="00D5517C" w:rsidRDefault="006668B1" w:rsidP="00CC7692">
      <w:pPr>
        <w:rPr>
          <w:sz w:val="24"/>
        </w:rPr>
      </w:pPr>
      <w:r>
        <w:rPr>
          <w:sz w:val="24"/>
        </w:rPr>
        <w:lastRenderedPageBreak/>
        <w:t>Screening Review</w:t>
      </w:r>
      <w:r w:rsidR="009115DB" w:rsidRPr="00D5517C">
        <w:rPr>
          <w:sz w:val="24"/>
        </w:rPr>
        <w:t xml:space="preserve"> </w:t>
      </w:r>
      <w:r w:rsidR="00F24568" w:rsidRPr="00D5517C">
        <w:rPr>
          <w:sz w:val="24"/>
        </w:rPr>
        <w:t xml:space="preserve">will start with </w:t>
      </w:r>
      <w:r w:rsidR="006002FC">
        <w:rPr>
          <w:sz w:val="24"/>
        </w:rPr>
        <w:t>Summary</w:t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8D6E50" w:rsidP="00CC7692">
      <w:pPr>
        <w:rPr>
          <w:sz w:val="28"/>
        </w:rPr>
      </w:pPr>
      <w:r>
        <w:rPr>
          <w:sz w:val="28"/>
        </w:rPr>
        <w:t xml:space="preserve">  </w:t>
      </w:r>
      <w:r w:rsidR="00610C55">
        <w:rPr>
          <w:sz w:val="28"/>
        </w:rPr>
        <w:t xml:space="preserve">  </w:t>
      </w:r>
      <w:r>
        <w:rPr>
          <w:sz w:val="28"/>
        </w:rPr>
        <w:t xml:space="preserve"> </w:t>
      </w:r>
      <w:r w:rsidR="006002FC">
        <w:rPr>
          <w:noProof/>
          <w:lang w:val="en-IN" w:eastAsia="en-IN"/>
        </w:rPr>
        <w:drawing>
          <wp:inline distT="0" distB="0" distL="0" distR="0" wp14:anchorId="0A31A18C" wp14:editId="2D0F1B01">
            <wp:extent cx="3094074" cy="3400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842" cy="34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9115DB" w:rsidP="00CC7692">
      <w:pPr>
        <w:rPr>
          <w:sz w:val="28"/>
        </w:rPr>
      </w:pPr>
    </w:p>
    <w:p w:rsidR="00BB5871" w:rsidRDefault="00BB5871" w:rsidP="00F2456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Summary will provide Risk Score</w:t>
      </w:r>
      <w:r w:rsidR="006002FC">
        <w:rPr>
          <w:rFonts w:ascii="Times New Roman" w:hAnsi="Times New Roman"/>
          <w:sz w:val="28"/>
        </w:rPr>
        <w:t xml:space="preserve"> &amp; CB Check Report</w:t>
      </w:r>
    </w:p>
    <w:p w:rsidR="00BB5871" w:rsidRPr="00FE2285" w:rsidRDefault="006002FC" w:rsidP="00FE2285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8685CA4" wp14:editId="26B6B767">
            <wp:extent cx="3262390" cy="3625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770" cy="36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1D7E48" w:rsidP="00F2456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Risk 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4"/>
        <w:gridCol w:w="5443"/>
      </w:tblGrid>
      <w:tr w:rsidR="00E516DD" w:rsidTr="00BB5871">
        <w:trPr>
          <w:trHeight w:val="6022"/>
        </w:trPr>
        <w:tc>
          <w:tcPr>
            <w:tcW w:w="5384" w:type="dxa"/>
          </w:tcPr>
          <w:p w:rsidR="00E516DD" w:rsidRDefault="001D7E48" w:rsidP="006668B1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lastRenderedPageBreak/>
              <w:t xml:space="preserve"> </w:t>
            </w:r>
            <w:r>
              <w:rPr>
                <w:sz w:val="28"/>
              </w:rPr>
              <w:t xml:space="preserve"> </w:t>
            </w:r>
            <w:r w:rsidR="00BB5871">
              <w:rPr>
                <w:sz w:val="28"/>
              </w:rPr>
              <w:t>Page 1</w:t>
            </w:r>
            <w:r>
              <w:rPr>
                <w:noProof/>
                <w:lang w:val="en-IN" w:eastAsia="en-IN"/>
              </w:rPr>
              <w:t xml:space="preserve">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04998882" wp14:editId="11169518">
                  <wp:extent cx="3030279" cy="333862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5782" r="23193"/>
                          <a:stretch/>
                        </pic:blipFill>
                        <pic:spPr bwMode="auto">
                          <a:xfrm>
                            <a:off x="0" y="0"/>
                            <a:ext cx="3032772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</w:tcPr>
          <w:p w:rsidR="00E516DD" w:rsidRDefault="00BB5871" w:rsidP="006668B1">
            <w:pPr>
              <w:rPr>
                <w:sz w:val="28"/>
              </w:rPr>
            </w:pPr>
            <w:r>
              <w:rPr>
                <w:sz w:val="28"/>
              </w:rPr>
              <w:t>Page 2</w:t>
            </w:r>
          </w:p>
          <w:p w:rsidR="001D7E48" w:rsidRDefault="001D7E48" w:rsidP="006668B1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9E4546" wp14:editId="22D44714">
                  <wp:extent cx="3083442" cy="3334363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4708" t="128" r="23305" b="-128"/>
                          <a:stretch/>
                        </pic:blipFill>
                        <pic:spPr bwMode="auto">
                          <a:xfrm>
                            <a:off x="0" y="0"/>
                            <a:ext cx="3089921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68B1" w:rsidRPr="006668B1" w:rsidRDefault="006668B1" w:rsidP="006668B1">
      <w:pPr>
        <w:rPr>
          <w:sz w:val="28"/>
        </w:rPr>
      </w:pPr>
    </w:p>
    <w:p w:rsidR="00F430F2" w:rsidRDefault="006668B1" w:rsidP="001E4BFA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6668B1">
        <w:rPr>
          <w:rFonts w:ascii="Times New Roman" w:hAnsi="Times New Roman"/>
          <w:sz w:val="28"/>
        </w:rPr>
        <w:br w:type="column"/>
      </w:r>
      <w:r w:rsidR="00F430F2">
        <w:rPr>
          <w:rFonts w:ascii="Times New Roman" w:hAnsi="Times New Roman"/>
          <w:sz w:val="28"/>
        </w:rPr>
        <w:lastRenderedPageBreak/>
        <w:t>CB Check Report will provide Reports for Applicant, Co-applicants &amp; Business</w:t>
      </w:r>
    </w:p>
    <w:p w:rsidR="00F430F2" w:rsidRDefault="00F430F2" w:rsidP="00466E77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16"/>
        <w:gridCol w:w="4756"/>
      </w:tblGrid>
      <w:tr w:rsidR="00F430F2" w:rsidRPr="00C8540F" w:rsidTr="002A43AF">
        <w:trPr>
          <w:trHeight w:val="5994"/>
        </w:trPr>
        <w:tc>
          <w:tcPr>
            <w:tcW w:w="469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 w:rsidRPr="00C8540F">
              <w:rPr>
                <w:rFonts w:ascii="Times New Roman" w:hAnsi="Times New Roman"/>
                <w:sz w:val="28"/>
              </w:rPr>
              <w:t>Page 1</w:t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34AF450" wp14:editId="0D8B72D0">
                  <wp:extent cx="2849526" cy="3119076"/>
                  <wp:effectExtent l="0" t="0" r="825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644" cy="312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 w:rsidRPr="00C8540F">
              <w:rPr>
                <w:rFonts w:ascii="Times New Roman" w:hAnsi="Times New Roman"/>
                <w:sz w:val="28"/>
              </w:rPr>
              <w:t>Page 2</w:t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38FA846" wp14:editId="4937577A">
                  <wp:extent cx="2883141" cy="311534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500" cy="31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F2" w:rsidRPr="00C8540F" w:rsidTr="002A43AF">
        <w:trPr>
          <w:trHeight w:val="5994"/>
        </w:trPr>
        <w:tc>
          <w:tcPr>
            <w:tcW w:w="469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A6C04E" wp14:editId="7D2C38A3">
                  <wp:extent cx="2750274" cy="303027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983" cy="303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D4327F" wp14:editId="78A2162A">
                  <wp:extent cx="2768941" cy="303027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818" cy="303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F430F2" w:rsidRDefault="00F430F2" w:rsidP="00466E77">
      <w:pPr>
        <w:pStyle w:val="ListParagraph"/>
        <w:ind w:left="1440"/>
        <w:rPr>
          <w:rFonts w:ascii="Times New Roman" w:hAnsi="Times New Roman"/>
          <w:sz w:val="28"/>
        </w:rPr>
      </w:pPr>
    </w:p>
    <w:p w:rsidR="003A2B93" w:rsidRDefault="003A2B93">
      <w:pPr>
        <w:pStyle w:val="ListParagraph"/>
        <w:ind w:left="1440"/>
        <w:rPr>
          <w:rFonts w:ascii="Times New Roman" w:hAnsi="Times New Roman"/>
          <w:sz w:val="28"/>
        </w:rPr>
        <w:sectPr w:rsidR="003A2B93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115DB" w:rsidRPr="006668B1" w:rsidRDefault="009115DB" w:rsidP="001E4BFA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6668B1">
        <w:rPr>
          <w:rFonts w:ascii="Times New Roman" w:hAnsi="Times New Roman"/>
          <w:sz w:val="28"/>
        </w:rPr>
        <w:lastRenderedPageBreak/>
        <w:t>Applicant Details</w:t>
      </w:r>
    </w:p>
    <w:p w:rsidR="00D5517C" w:rsidRPr="00C8540F" w:rsidRDefault="00D5517C" w:rsidP="00D5517C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837"/>
        <w:gridCol w:w="4806"/>
      </w:tblGrid>
      <w:tr w:rsidR="00E516DD" w:rsidRPr="00C8540F" w:rsidTr="00466E77">
        <w:trPr>
          <w:trHeight w:val="5994"/>
        </w:trPr>
        <w:tc>
          <w:tcPr>
            <w:tcW w:w="4809" w:type="dxa"/>
          </w:tcPr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  <w:r w:rsidRPr="00C8540F">
              <w:rPr>
                <w:rFonts w:ascii="Times New Roman" w:hAnsi="Times New Roman"/>
                <w:sz w:val="28"/>
              </w:rPr>
              <w:t>Page 1</w:t>
            </w:r>
          </w:p>
          <w:p w:rsidR="00E516DD" w:rsidRPr="00C8540F" w:rsidRDefault="008D6E50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22308" wp14:editId="70F6E66F">
                  <wp:extent cx="2934586" cy="3293923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84" cy="329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  <w:r w:rsidRPr="00C8540F">
              <w:rPr>
                <w:rFonts w:ascii="Times New Roman" w:hAnsi="Times New Roman"/>
                <w:sz w:val="28"/>
              </w:rPr>
              <w:t>Page 2</w:t>
            </w:r>
          </w:p>
          <w:p w:rsidR="00E516DD" w:rsidRPr="00C8540F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EE07DC" wp14:editId="53B084EC">
                  <wp:extent cx="2913321" cy="3264244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2" cy="326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6DD" w:rsidRPr="00C8540F" w:rsidTr="00466E77">
        <w:trPr>
          <w:trHeight w:val="5994"/>
        </w:trPr>
        <w:tc>
          <w:tcPr>
            <w:tcW w:w="4809" w:type="dxa"/>
          </w:tcPr>
          <w:p w:rsidR="00E516DD" w:rsidRDefault="00F430F2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DE0A61" w:rsidRPr="00C8540F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816C82" wp14:editId="482C9796">
                  <wp:extent cx="2902688" cy="3196218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13" cy="319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:rsidR="00E516DD" w:rsidRDefault="00F430F2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E516DD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33BA63" wp14:editId="4D822721">
                  <wp:extent cx="2664999" cy="3125972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941" cy="312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115DB" w:rsidRDefault="009115DB" w:rsidP="009115DB">
      <w:pPr>
        <w:pStyle w:val="ListParagraph"/>
        <w:rPr>
          <w:rFonts w:ascii="Times New Roman" w:hAnsi="Times New Roman"/>
          <w:sz w:val="28"/>
        </w:rPr>
      </w:pPr>
    </w:p>
    <w:p w:rsidR="00DE0A61" w:rsidRPr="00C8540F" w:rsidRDefault="00DE0A61" w:rsidP="009115DB">
      <w:pPr>
        <w:pStyle w:val="ListParagraph"/>
        <w:rPr>
          <w:rFonts w:ascii="Times New Roman" w:hAnsi="Times New Roman"/>
          <w:sz w:val="28"/>
        </w:rPr>
      </w:pPr>
    </w:p>
    <w:p w:rsidR="00FD4391" w:rsidRPr="00C8540F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2A7E10" w:rsidRPr="00C8540F" w:rsidRDefault="002A7E10" w:rsidP="002A7E1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C8540F">
        <w:rPr>
          <w:rFonts w:ascii="Times New Roman" w:hAnsi="Times New Roman"/>
          <w:sz w:val="28"/>
        </w:rPr>
        <w:lastRenderedPageBreak/>
        <w:t>A</w:t>
      </w:r>
      <w:r w:rsidR="00FD4391" w:rsidRPr="00C8540F">
        <w:rPr>
          <w:rFonts w:ascii="Times New Roman" w:hAnsi="Times New Roman"/>
          <w:sz w:val="28"/>
        </w:rPr>
        <w:t>ddress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474"/>
      </w:tblGrid>
      <w:tr w:rsidR="002A7E10" w:rsidRPr="00C8540F" w:rsidTr="001E7FE2">
        <w:trPr>
          <w:trHeight w:val="5690"/>
        </w:trPr>
        <w:tc>
          <w:tcPr>
            <w:tcW w:w="5353" w:type="dxa"/>
          </w:tcPr>
          <w:p w:rsidR="002A7E10" w:rsidRPr="00C8540F" w:rsidRDefault="002A7E10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1</w:t>
            </w:r>
          </w:p>
          <w:p w:rsidR="002A7E10" w:rsidRPr="00C8540F" w:rsidRDefault="00DE0A61" w:rsidP="002A7E10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31D4463" wp14:editId="64D54F0C">
                  <wp:extent cx="3211033" cy="360333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237" cy="360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</w:tcPr>
          <w:p w:rsidR="002A7E10" w:rsidRDefault="002A7E10" w:rsidP="001E7FE2">
            <w:pPr>
              <w:rPr>
                <w:noProof/>
                <w:lang w:val="en-IN" w:eastAsia="en-IN"/>
              </w:rPr>
            </w:pPr>
            <w:r w:rsidRPr="00C8540F">
              <w:rPr>
                <w:sz w:val="28"/>
              </w:rPr>
              <w:t>Page 2</w:t>
            </w:r>
            <w:r w:rsidR="001E7FE2" w:rsidRPr="00C8540F">
              <w:rPr>
                <w:noProof/>
                <w:lang w:val="en-IN" w:eastAsia="en-IN"/>
              </w:rPr>
              <w:t xml:space="preserve">         </w:t>
            </w:r>
            <w:r w:rsidR="00B511B3">
              <w:rPr>
                <w:noProof/>
                <w:lang w:val="en-IN" w:eastAsia="en-IN"/>
              </w:rPr>
              <w:t xml:space="preserve">    </w:t>
            </w:r>
          </w:p>
          <w:p w:rsidR="00E516DD" w:rsidRPr="00C8540F" w:rsidRDefault="00DE0A61" w:rsidP="001E7FE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647D39B" wp14:editId="2C8DB2FB">
                  <wp:extent cx="3262729" cy="360655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114" cy="360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10" w:rsidRPr="00C8540F" w:rsidRDefault="002A7E10" w:rsidP="002A7E10">
            <w:pPr>
              <w:ind w:firstLine="720"/>
              <w:rPr>
                <w:sz w:val="28"/>
              </w:rPr>
            </w:pPr>
          </w:p>
        </w:tc>
      </w:tr>
      <w:tr w:rsidR="002A7E10" w:rsidRPr="00C8540F" w:rsidTr="00B511B3">
        <w:trPr>
          <w:trHeight w:val="5733"/>
        </w:trPr>
        <w:tc>
          <w:tcPr>
            <w:tcW w:w="5353" w:type="dxa"/>
          </w:tcPr>
          <w:p w:rsidR="002A7E10" w:rsidRPr="00C8540F" w:rsidRDefault="001E7FE2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3</w:t>
            </w:r>
          </w:p>
          <w:p w:rsidR="001E7FE2" w:rsidRPr="00C8540F" w:rsidRDefault="00DE0A61" w:rsidP="00466E77">
            <w:pPr>
              <w:tabs>
                <w:tab w:val="left" w:pos="1256"/>
              </w:tabs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EFD3690" wp14:editId="4322F97F">
                  <wp:extent cx="3247116" cy="362570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71" cy="363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ab/>
              <w:t xml:space="preserve"> </w:t>
            </w:r>
          </w:p>
        </w:tc>
        <w:tc>
          <w:tcPr>
            <w:tcW w:w="5474" w:type="dxa"/>
          </w:tcPr>
          <w:p w:rsidR="002A7E10" w:rsidRPr="00C8540F" w:rsidRDefault="001E7FE2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4</w:t>
            </w:r>
          </w:p>
          <w:p w:rsidR="001E7FE2" w:rsidRPr="00C8540F" w:rsidRDefault="00E516DD" w:rsidP="002A7E10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t xml:space="preserve"> </w:t>
            </w:r>
            <w:r w:rsidR="00DE0A61">
              <w:rPr>
                <w:noProof/>
                <w:lang w:val="en-IN" w:eastAsia="en-IN"/>
              </w:rPr>
              <w:drawing>
                <wp:inline distT="0" distB="0" distL="0" distR="0" wp14:anchorId="002D8489" wp14:editId="6D423623">
                  <wp:extent cx="3258729" cy="362570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53" cy="36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7E10" w:rsidRPr="00C8540F" w:rsidRDefault="002A7E10" w:rsidP="002A7E10">
      <w:pPr>
        <w:rPr>
          <w:sz w:val="28"/>
        </w:rPr>
      </w:pPr>
    </w:p>
    <w:p w:rsidR="001E7FE2" w:rsidRPr="00C8540F" w:rsidRDefault="001E7FE2" w:rsidP="002A7E10">
      <w:pPr>
        <w:rPr>
          <w:sz w:val="28"/>
        </w:rPr>
      </w:pPr>
    </w:p>
    <w:p w:rsidR="001E7FE2" w:rsidRPr="00C8540F" w:rsidRDefault="001E7FE2" w:rsidP="002A7E10">
      <w:pPr>
        <w:rPr>
          <w:sz w:val="28"/>
        </w:rPr>
      </w:pPr>
    </w:p>
    <w:p w:rsidR="001E7FE2" w:rsidRPr="00C8540F" w:rsidRDefault="00E516DD" w:rsidP="001E7FE2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Liabilities</w:t>
      </w:r>
    </w:p>
    <w:p w:rsidR="001E7FE2" w:rsidRPr="00C616C6" w:rsidRDefault="008D6E50" w:rsidP="00466E77">
      <w:pPr>
        <w:rPr>
          <w:sz w:val="28"/>
        </w:rPr>
      </w:pPr>
      <w:r>
        <w:rPr>
          <w:sz w:val="28"/>
        </w:rPr>
        <w:t xml:space="preserve">   </w:t>
      </w:r>
      <w:r w:rsidR="00DE0A61">
        <w:rPr>
          <w:noProof/>
          <w:lang w:val="en-IN" w:eastAsia="en-IN"/>
        </w:rPr>
        <w:drawing>
          <wp:inline distT="0" distB="0" distL="0" distR="0" wp14:anchorId="12053105" wp14:editId="6C363B45">
            <wp:extent cx="3209790" cy="359380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27" cy="36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18" w:rsidRPr="00C8540F" w:rsidRDefault="00517E18" w:rsidP="001E7FE2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Default="00517E18" w:rsidP="00517E1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517E18">
        <w:rPr>
          <w:rFonts w:ascii="Times New Roman" w:hAnsi="Times New Roman"/>
          <w:sz w:val="28"/>
        </w:rPr>
        <w:t>Bank Statement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870"/>
        <w:gridCol w:w="5088"/>
      </w:tblGrid>
      <w:tr w:rsidR="00517E18" w:rsidTr="00517E18">
        <w:trPr>
          <w:trHeight w:val="6397"/>
        </w:trPr>
        <w:tc>
          <w:tcPr>
            <w:tcW w:w="4693" w:type="dxa"/>
          </w:tcPr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17E18" w:rsidRDefault="00DE0A61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9381C6" wp14:editId="1BE644CD">
                  <wp:extent cx="2955851" cy="331697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915" cy="332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17E18" w:rsidRDefault="00363DA0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47B7FC" wp14:editId="3E6A1910">
                  <wp:extent cx="3057290" cy="333862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5423" r="23096"/>
                          <a:stretch/>
                        </pic:blipFill>
                        <pic:spPr bwMode="auto">
                          <a:xfrm>
                            <a:off x="0" y="0"/>
                            <a:ext cx="3059806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Del="00363DA0">
              <w:rPr>
                <w:noProof/>
                <w:lang w:eastAsia="en-IN"/>
              </w:rPr>
              <w:t xml:space="preserve"> </w:t>
            </w:r>
          </w:p>
        </w:tc>
      </w:tr>
    </w:tbl>
    <w:p w:rsidR="00E516DD" w:rsidRDefault="00E516DD" w:rsidP="00E516DD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Pr="00517E18" w:rsidRDefault="00517E18" w:rsidP="00517E18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517E18">
        <w:rPr>
          <w:rFonts w:ascii="Times New Roman" w:hAnsi="Times New Roman"/>
          <w:b/>
          <w:sz w:val="28"/>
        </w:rPr>
        <w:t>Co-applicant</w:t>
      </w:r>
    </w:p>
    <w:p w:rsidR="00517E18" w:rsidRDefault="00C4282B" w:rsidP="00466E77">
      <w:pPr>
        <w:ind w:left="360"/>
      </w:pPr>
      <w:r>
        <w:rPr>
          <w:noProof/>
          <w:lang w:val="en-IN" w:eastAsia="en-IN"/>
        </w:rPr>
        <w:drawing>
          <wp:inline distT="0" distB="0" distL="0" distR="0" wp14:anchorId="00E318AE" wp14:editId="2336850F">
            <wp:extent cx="3083442" cy="33386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5244" r="22835"/>
                    <a:stretch/>
                  </pic:blipFill>
                  <pic:spPr bwMode="auto">
                    <a:xfrm>
                      <a:off x="0" y="0"/>
                      <a:ext cx="3085978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3" w:rsidRDefault="00647333" w:rsidP="00466E77">
      <w:pPr>
        <w:ind w:left="360"/>
      </w:pPr>
    </w:p>
    <w:p w:rsidR="004520A8" w:rsidRDefault="00517E1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517E18">
        <w:rPr>
          <w:rFonts w:ascii="Times New Roman" w:hAnsi="Times New Roman"/>
          <w:sz w:val="28"/>
        </w:rPr>
        <w:t>KYC Details</w:t>
      </w:r>
    </w:p>
    <w:p w:rsidR="00947C88" w:rsidRDefault="00947C88" w:rsidP="00947C88">
      <w:pPr>
        <w:pStyle w:val="ListParagraph"/>
        <w:ind w:left="1440"/>
        <w:rPr>
          <w:rFonts w:ascii="Times New Roman" w:hAnsi="Times New Roman"/>
          <w:sz w:val="28"/>
        </w:rPr>
      </w:pPr>
    </w:p>
    <w:p w:rsidR="00AD3F25" w:rsidRPr="00466E77" w:rsidRDefault="008D6E50" w:rsidP="00466E77">
      <w:pPr>
        <w:rPr>
          <w:sz w:val="28"/>
        </w:rPr>
        <w:sectPr w:rsidR="00AD3F25" w:rsidRPr="00466E77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sz w:val="28"/>
        </w:rPr>
        <w:t xml:space="preserve">  </w:t>
      </w:r>
      <w:r w:rsidR="00DE0A61">
        <w:rPr>
          <w:noProof/>
          <w:lang w:val="en-IN" w:eastAsia="en-IN"/>
        </w:rPr>
        <w:drawing>
          <wp:inline distT="0" distB="0" distL="0" distR="0" wp14:anchorId="47EE24CC" wp14:editId="16067F0D">
            <wp:extent cx="3242931" cy="3608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1739" cy="36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A8" w:rsidRDefault="004520A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8632D6" w:rsidRDefault="008632D6" w:rsidP="008632D6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5087"/>
        <w:gridCol w:w="5015"/>
        <w:gridCol w:w="4837"/>
      </w:tblGrid>
      <w:tr w:rsidR="00947C88" w:rsidTr="00466E77">
        <w:trPr>
          <w:trHeight w:val="6543"/>
        </w:trPr>
        <w:tc>
          <w:tcPr>
            <w:tcW w:w="4818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2D6028" wp14:editId="62CEAC4E">
                  <wp:extent cx="3113839" cy="3444949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530" cy="345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8F9CD0" wp14:editId="6F7F9AD8">
                  <wp:extent cx="3060877" cy="3397918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0" cy="339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1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71BD72" wp14:editId="337DC49D">
                  <wp:extent cx="2953387" cy="3306726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78" cy="330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2D6" w:rsidRDefault="008632D6" w:rsidP="00947C88">
      <w:pPr>
        <w:pStyle w:val="ListParagraph"/>
        <w:ind w:left="1440"/>
        <w:rPr>
          <w:rFonts w:ascii="Times New Roman" w:hAnsi="Times New Roman"/>
          <w:sz w:val="28"/>
        </w:rPr>
        <w:sectPr w:rsidR="008632D6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520A8" w:rsidRDefault="004520A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p w:rsidR="00537276" w:rsidRDefault="00537276" w:rsidP="00537276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76"/>
        <w:gridCol w:w="5076"/>
      </w:tblGrid>
      <w:tr w:rsidR="008632D6" w:rsidTr="00466E77">
        <w:tc>
          <w:tcPr>
            <w:tcW w:w="4716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8ED5B0" wp14:editId="64A894C8">
                  <wp:extent cx="3083442" cy="3446200"/>
                  <wp:effectExtent l="0" t="0" r="3175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118" cy="344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95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8FA943" wp14:editId="765D6EA4">
                  <wp:extent cx="3082081" cy="3407604"/>
                  <wp:effectExtent l="0" t="0" r="4445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34" cy="340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D6" w:rsidTr="00466E77">
        <w:tc>
          <w:tcPr>
            <w:tcW w:w="4716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598695" wp14:editId="678CCE2E">
                  <wp:extent cx="3030279" cy="3343521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038" cy="33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95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655A222" wp14:editId="4E39E045">
                  <wp:extent cx="3083442" cy="3403620"/>
                  <wp:effectExtent l="0" t="0" r="317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90" cy="340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0D9" w:rsidRDefault="002F60D9" w:rsidP="008632D6">
      <w:pPr>
        <w:pStyle w:val="ListParagraph"/>
        <w:ind w:left="1440"/>
        <w:rPr>
          <w:rFonts w:ascii="Times New Roman" w:hAnsi="Times New Roman"/>
          <w:sz w:val="28"/>
        </w:rPr>
        <w:sectPr w:rsidR="002F60D9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537276" w:rsidRPr="00466E77" w:rsidRDefault="00A642DF" w:rsidP="00466E77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Liabilities</w:t>
      </w:r>
    </w:p>
    <w:p w:rsidR="00F73F46" w:rsidRDefault="00613162" w:rsidP="002F60D9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BAED3F9" wp14:editId="1D06C5FC">
            <wp:extent cx="3072809" cy="34507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4927" cy="34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33" w:rsidRDefault="00647333" w:rsidP="00FE2285">
      <w:pPr>
        <w:rPr>
          <w:sz w:val="28"/>
        </w:rPr>
      </w:pPr>
    </w:p>
    <w:p w:rsidR="00647333" w:rsidRDefault="00647333" w:rsidP="00647333">
      <w:pPr>
        <w:rPr>
          <w:sz w:val="28"/>
        </w:rPr>
      </w:pPr>
    </w:p>
    <w:p w:rsidR="006479CB" w:rsidRDefault="006479CB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Bank Statement Details</w:t>
      </w:r>
    </w:p>
    <w:p w:rsidR="006479CB" w:rsidRDefault="006479CB" w:rsidP="006479CB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88"/>
        <w:gridCol w:w="5016"/>
      </w:tblGrid>
      <w:tr w:rsidR="006479CB" w:rsidTr="006479CB">
        <w:tc>
          <w:tcPr>
            <w:tcW w:w="4776" w:type="dxa"/>
          </w:tcPr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6479CB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3E8099" wp14:editId="51D82FBE">
                  <wp:extent cx="3094074" cy="3466770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383" cy="346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50" w:type="dxa"/>
          </w:tcPr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6479CB" w:rsidRDefault="00E75EA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19F29E2" wp14:editId="5216821E">
                  <wp:extent cx="3046658" cy="3338623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25066" r="23633"/>
                          <a:stretch/>
                        </pic:blipFill>
                        <pic:spPr bwMode="auto">
                          <a:xfrm>
                            <a:off x="0" y="0"/>
                            <a:ext cx="304916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Del="00E75EAB">
              <w:rPr>
                <w:noProof/>
                <w:lang w:eastAsia="en-IN"/>
              </w:rPr>
              <w:t xml:space="preserve"> </w:t>
            </w:r>
          </w:p>
        </w:tc>
      </w:tr>
    </w:tbl>
    <w:p w:rsidR="006479CB" w:rsidRDefault="006479CB" w:rsidP="006479CB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Guarantor</w:t>
      </w:r>
    </w:p>
    <w:p w:rsidR="00C616C6" w:rsidRPr="00FE2285" w:rsidRDefault="00C4282B" w:rsidP="00FE2285">
      <w:pPr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EC85FA8" wp14:editId="380A575F">
            <wp:extent cx="3051544" cy="33386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25602" r="23014"/>
                    <a:stretch/>
                  </pic:blipFill>
                  <pic:spPr bwMode="auto">
                    <a:xfrm>
                      <a:off x="0" y="0"/>
                      <a:ext cx="3054054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9CB" w:rsidRPr="006479CB" w:rsidRDefault="006479CB" w:rsidP="006479CB">
      <w:pPr>
        <w:rPr>
          <w:lang w:val="en-IN"/>
        </w:rPr>
      </w:pPr>
    </w:p>
    <w:p w:rsidR="00C616C6" w:rsidRDefault="00EF487C" w:rsidP="00C616C6">
      <w:pPr>
        <w:pStyle w:val="ListParagraph"/>
        <w:numPr>
          <w:ilvl w:val="3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KYC Details</w:t>
      </w:r>
    </w:p>
    <w:p w:rsidR="00C616C6" w:rsidRPr="002A43AF" w:rsidRDefault="00613162" w:rsidP="00466E77">
      <w:r>
        <w:rPr>
          <w:noProof/>
          <w:lang w:val="en-IN" w:eastAsia="en-IN"/>
        </w:rPr>
        <w:drawing>
          <wp:inline distT="0" distB="0" distL="0" distR="0" wp14:anchorId="606ECD0C" wp14:editId="15BD2CEA">
            <wp:extent cx="3413051" cy="38541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4008" cy="38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6" w:rsidRPr="00545BEE" w:rsidRDefault="00C616C6" w:rsidP="00466E77"/>
    <w:p w:rsidR="00C616C6" w:rsidRPr="00545BEE" w:rsidRDefault="00C616C6" w:rsidP="00466E77"/>
    <w:p w:rsidR="00AD3F25" w:rsidRPr="00466E77" w:rsidRDefault="00AD3F25" w:rsidP="00466E77">
      <w:pPr>
        <w:sectPr w:rsidR="00AD3F25" w:rsidRPr="00466E77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EF487C" w:rsidRDefault="00CA4FB7" w:rsidP="00EF487C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Guarantor</w:t>
      </w:r>
      <w:r w:rsidR="00EF487C">
        <w:rPr>
          <w:rFonts w:ascii="Times New Roman" w:hAnsi="Times New Roman"/>
          <w:sz w:val="28"/>
        </w:rPr>
        <w:t xml:space="preserve"> Details</w:t>
      </w:r>
    </w:p>
    <w:p w:rsidR="00613162" w:rsidRDefault="00613162" w:rsidP="00466E77">
      <w:pPr>
        <w:pStyle w:val="ListParagraph"/>
        <w:ind w:left="108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5015"/>
        <w:gridCol w:w="5058"/>
        <w:gridCol w:w="4866"/>
      </w:tblGrid>
      <w:tr w:rsidR="00CA4FB7" w:rsidTr="00466E77">
        <w:tc>
          <w:tcPr>
            <w:tcW w:w="4636" w:type="dxa"/>
          </w:tcPr>
          <w:p w:rsidR="00CA4FB7" w:rsidRDefault="00CA4FB7" w:rsidP="00466E77">
            <w:pPr>
              <w:pStyle w:val="ListParagraph"/>
              <w:tabs>
                <w:tab w:val="left" w:pos="1239"/>
              </w:tabs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  <w:r w:rsidR="008D6E50">
              <w:rPr>
                <w:rFonts w:ascii="Times New Roman" w:hAnsi="Times New Roman"/>
                <w:sz w:val="28"/>
              </w:rPr>
              <w:tab/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4674A9" wp14:editId="05F63FC7">
                  <wp:extent cx="3083442" cy="3540642"/>
                  <wp:effectExtent l="0" t="0" r="3175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487" cy="354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72B287" wp14:editId="7637BFB4">
                  <wp:extent cx="3114040" cy="3540642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504" cy="35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</w:tcPr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F4D81E" wp14:editId="4613BE28">
                  <wp:extent cx="2987748" cy="3476846"/>
                  <wp:effectExtent l="0" t="0" r="317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16" cy="347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B79" w:rsidRDefault="00213B79" w:rsidP="00CA4FB7">
      <w:pPr>
        <w:pStyle w:val="ListParagraph"/>
        <w:ind w:left="1440"/>
        <w:rPr>
          <w:rFonts w:ascii="Times New Roman" w:hAnsi="Times New Roman"/>
          <w:sz w:val="28"/>
        </w:rPr>
        <w:sectPr w:rsidR="00213B79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E1127" w:rsidRDefault="004E1127" w:rsidP="00EF487C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90"/>
        <w:gridCol w:w="5055"/>
      </w:tblGrid>
      <w:tr w:rsidR="004E1127" w:rsidTr="00466E77">
        <w:tc>
          <w:tcPr>
            <w:tcW w:w="4820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4FCD0E" wp14:editId="7F7A53B8">
                  <wp:extent cx="3095563" cy="3444949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426" cy="344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61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F32D9B" wp14:editId="322973E4">
                  <wp:extent cx="3072372" cy="340055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03" cy="340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  <w:tr w:rsidR="004E1127" w:rsidTr="00466E77">
        <w:tc>
          <w:tcPr>
            <w:tcW w:w="4820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C2F82CA" wp14:editId="05B95867">
                  <wp:extent cx="3094074" cy="3411769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175" cy="342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61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D28ACE" wp14:editId="5023CD1D">
                  <wp:extent cx="3072809" cy="3425767"/>
                  <wp:effectExtent l="0" t="0" r="0" b="381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8" cy="34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EF487C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>Business</w:t>
      </w:r>
    </w:p>
    <w:p w:rsidR="004D4640" w:rsidRPr="00FE2285" w:rsidRDefault="0083002F" w:rsidP="00FE2285">
      <w:pPr>
        <w:ind w:left="360"/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48AC3167" wp14:editId="10F011FE">
            <wp:extent cx="3905803" cy="428492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3070" cy="42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40" w:rsidRDefault="004D4640" w:rsidP="004D464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4D464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D414D2" w:rsidRDefault="00D414D2" w:rsidP="00D414D2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937"/>
        <w:gridCol w:w="4845"/>
        <w:gridCol w:w="4873"/>
      </w:tblGrid>
      <w:tr w:rsidR="004D4640" w:rsidTr="004D4640">
        <w:tc>
          <w:tcPr>
            <w:tcW w:w="4686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4D4640" w:rsidRDefault="00613162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DFA8FF" wp14:editId="14632F8F">
                  <wp:extent cx="3051544" cy="337456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32" cy="337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811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4D4640" w:rsidRDefault="00610C55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998057" wp14:editId="43DD6F22">
                  <wp:extent cx="2992546" cy="3338623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020" cy="33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4D4640" w:rsidRDefault="00610C55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3A02D99" wp14:editId="1302218C">
                  <wp:extent cx="3002714" cy="3286754"/>
                  <wp:effectExtent l="0" t="0" r="762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302" cy="3289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4D4640" w:rsidRDefault="004D4640" w:rsidP="004D4640">
      <w:pPr>
        <w:pStyle w:val="ListParagraph"/>
        <w:ind w:left="1080"/>
        <w:rPr>
          <w:rFonts w:ascii="Times New Roman" w:hAnsi="Times New Roman"/>
          <w:sz w:val="28"/>
        </w:rPr>
      </w:pPr>
    </w:p>
    <w:p w:rsidR="004D4640" w:rsidRDefault="004D4640" w:rsidP="004D4640">
      <w:pPr>
        <w:pStyle w:val="ListParagraph"/>
        <w:ind w:left="1440"/>
        <w:rPr>
          <w:rFonts w:ascii="Times New Roman" w:hAnsi="Times New Roman"/>
          <w:sz w:val="28"/>
        </w:rPr>
      </w:pPr>
    </w:p>
    <w:p w:rsidR="00D414D2" w:rsidRDefault="00D414D2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D414D2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96"/>
        <w:gridCol w:w="5235"/>
      </w:tblGrid>
      <w:tr w:rsidR="00D414D2" w:rsidTr="00466E77">
        <w:tc>
          <w:tcPr>
            <w:tcW w:w="4866" w:type="dxa"/>
          </w:tcPr>
          <w:p w:rsidR="00D414D2" w:rsidRDefault="00D414D2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D414D2" w:rsidRDefault="00610C55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EBEA2C" wp14:editId="6A838C53">
                  <wp:extent cx="3157870" cy="3523066"/>
                  <wp:effectExtent l="0" t="0" r="4445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072" cy="352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:rsidR="00D414D2" w:rsidRDefault="00D414D2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D414D2" w:rsidRDefault="00610C55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2B9CD0" wp14:editId="232B7D07">
                  <wp:extent cx="3187615" cy="3518609"/>
                  <wp:effectExtent l="0" t="0" r="0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070" cy="351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4D2" w:rsidRDefault="00D414D2" w:rsidP="00D414D2">
      <w:pPr>
        <w:pStyle w:val="ListParagraph"/>
        <w:ind w:left="1440"/>
        <w:rPr>
          <w:rFonts w:ascii="Times New Roman" w:hAnsi="Times New Roman"/>
          <w:sz w:val="28"/>
        </w:r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Business Financials</w:t>
      </w:r>
    </w:p>
    <w:p w:rsidR="00B3176F" w:rsidRDefault="00B3176F" w:rsidP="00B3176F">
      <w:pPr>
        <w:pStyle w:val="ListParagraph"/>
        <w:ind w:left="1440"/>
        <w:rPr>
          <w:rFonts w:ascii="Times New Roman" w:hAnsi="Times New Roman"/>
          <w:sz w:val="28"/>
        </w:rPr>
      </w:pPr>
    </w:p>
    <w:p w:rsidR="001712C8" w:rsidRPr="002A43AF" w:rsidRDefault="004E1127" w:rsidP="00466E77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A43AACE" wp14:editId="10FCA0E4">
            <wp:extent cx="3187727" cy="3561907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7935" cy="35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6F" w:rsidRDefault="00B3176F" w:rsidP="001712C8">
      <w:pPr>
        <w:pStyle w:val="ListParagraph"/>
        <w:ind w:left="1440"/>
        <w:rPr>
          <w:rFonts w:ascii="Times New Roman" w:hAnsi="Times New Roman"/>
          <w:sz w:val="28"/>
        </w:rPr>
      </w:pPr>
    </w:p>
    <w:p w:rsidR="00B3176F" w:rsidRDefault="00B3176F" w:rsidP="00B3176F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B3176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B72CB" w:rsidRDefault="009B72CB" w:rsidP="009B72CB">
      <w:pPr>
        <w:pStyle w:val="ListParagraph"/>
        <w:ind w:left="1800"/>
        <w:rPr>
          <w:rFonts w:ascii="Times New Roman" w:hAnsi="Times New Roman"/>
          <w:sz w:val="28"/>
        </w:rPr>
      </w:pPr>
    </w:p>
    <w:p w:rsidR="00B3176F" w:rsidRDefault="00B3176F" w:rsidP="00B3176F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Liabilities</w:t>
      </w:r>
    </w:p>
    <w:p w:rsidR="007D5B15" w:rsidRDefault="007D5B15" w:rsidP="007D5B15">
      <w:pPr>
        <w:pStyle w:val="ListParagraph"/>
        <w:ind w:left="1800"/>
        <w:rPr>
          <w:rFonts w:ascii="Times New Roman" w:hAnsi="Times New Roman"/>
          <w:sz w:val="28"/>
        </w:rPr>
      </w:pPr>
    </w:p>
    <w:p w:rsidR="006D648F" w:rsidRPr="00545BEE" w:rsidRDefault="00610C55" w:rsidP="00466E77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3A82F067" wp14:editId="4C4D6E2B">
            <wp:extent cx="3196426" cy="3498111"/>
            <wp:effectExtent l="0" t="0" r="444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8412" cy="35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127" w:rsidRPr="002A43AF">
        <w:rPr>
          <w:sz w:val="28"/>
        </w:rPr>
        <w:br w:type="textWrapping" w:clear="all"/>
      </w: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Bank Statement </w:t>
      </w:r>
    </w:p>
    <w:p w:rsidR="007D5B15" w:rsidRDefault="007D5B15" w:rsidP="007D5B15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866"/>
        <w:gridCol w:w="4896"/>
      </w:tblGrid>
      <w:tr w:rsidR="007D5B15" w:rsidTr="00466E77">
        <w:tc>
          <w:tcPr>
            <w:tcW w:w="4866" w:type="dxa"/>
          </w:tcPr>
          <w:p w:rsidR="007D5B15" w:rsidRDefault="007D5B1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7D5B15" w:rsidRDefault="00610C5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4D66661" wp14:editId="0022471F">
                  <wp:extent cx="2863703" cy="3221666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531" cy="32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7D5B15" w:rsidRDefault="007D5B1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7D5B15" w:rsidRDefault="00610C5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BDADD4" wp14:editId="26C2748F">
                  <wp:extent cx="2965577" cy="3285460"/>
                  <wp:effectExtent l="0" t="0" r="635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020" cy="328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22AF" w:rsidRDefault="003422AF" w:rsidP="007D5B15">
      <w:pPr>
        <w:pStyle w:val="ListParagraph"/>
        <w:ind w:left="1440"/>
        <w:rPr>
          <w:rFonts w:ascii="Times New Roman" w:hAnsi="Times New Roman"/>
          <w:sz w:val="28"/>
        </w:rPr>
        <w:sectPr w:rsidR="003422A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E1127" w:rsidRDefault="001E4BFA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Business Financials</w:t>
      </w:r>
    </w:p>
    <w:p w:rsidR="001E4BFA" w:rsidRDefault="00610C55" w:rsidP="00FE2285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2AA2EBF1" wp14:editId="47424EAC">
            <wp:extent cx="3487479" cy="3879330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0923" cy="38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5" w:rsidRPr="00FE2285" w:rsidRDefault="00FE2285" w:rsidP="00FE2285">
      <w:pPr>
        <w:ind w:left="360"/>
        <w:rPr>
          <w:sz w:val="28"/>
        </w:rPr>
      </w:pPr>
    </w:p>
    <w:p w:rsidR="003422AF" w:rsidRDefault="003422AF" w:rsidP="003422AF">
      <w:pPr>
        <w:pStyle w:val="ListParagraph"/>
        <w:ind w:left="1440"/>
        <w:rPr>
          <w:rFonts w:ascii="Times New Roman" w:hAnsi="Times New Roman"/>
          <w:sz w:val="28"/>
        </w:rPr>
      </w:pPr>
    </w:p>
    <w:p w:rsidR="00EF487C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 xml:space="preserve">Loan </w:t>
      </w:r>
      <w:r w:rsidR="003422AF">
        <w:rPr>
          <w:rFonts w:ascii="Times New Roman" w:hAnsi="Times New Roman"/>
          <w:b/>
          <w:sz w:val="28"/>
        </w:rPr>
        <w:t>Request</w:t>
      </w:r>
    </w:p>
    <w:p w:rsidR="003422AF" w:rsidRPr="00FE2285" w:rsidRDefault="008D6E50" w:rsidP="00FE2285">
      <w:pPr>
        <w:rPr>
          <w:sz w:val="28"/>
        </w:rPr>
      </w:pPr>
      <w:r>
        <w:rPr>
          <w:sz w:val="28"/>
        </w:rPr>
        <w:t xml:space="preserve">     </w:t>
      </w:r>
      <w:r w:rsidR="001E4BFA">
        <w:rPr>
          <w:noProof/>
          <w:lang w:val="en-IN" w:eastAsia="en-IN"/>
        </w:rPr>
        <w:drawing>
          <wp:inline distT="0" distB="0" distL="0" distR="0" wp14:anchorId="30FFA49A" wp14:editId="5A5A6935">
            <wp:extent cx="3501947" cy="3848986"/>
            <wp:effectExtent l="0" t="0" r="381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3283" cy="38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A" w:rsidRDefault="001E4BFA" w:rsidP="001E4BFA">
      <w:pPr>
        <w:pStyle w:val="ListParagraph"/>
        <w:ind w:left="1440"/>
        <w:rPr>
          <w:rFonts w:ascii="Times New Roman" w:hAnsi="Times New Roman"/>
          <w:sz w:val="28"/>
        </w:rPr>
      </w:pPr>
    </w:p>
    <w:p w:rsidR="003422AF" w:rsidRDefault="003422AF" w:rsidP="003422AF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3422AF">
        <w:rPr>
          <w:rFonts w:ascii="Times New Roman" w:hAnsi="Times New Roman"/>
          <w:sz w:val="28"/>
        </w:rPr>
        <w:t>Loan Proposal</w:t>
      </w:r>
    </w:p>
    <w:p w:rsidR="003422AF" w:rsidRPr="002A43AF" w:rsidRDefault="00610C55" w:rsidP="00466E77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45FC31C4" wp14:editId="770DFED9">
            <wp:extent cx="3774558" cy="415797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5997" cy="41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2" w:rsidRPr="008A170E" w:rsidRDefault="00925CF6" w:rsidP="008A170E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70" w:name="_Toc46654649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270"/>
      <w:r w:rsidR="00B42412"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090202" w:rsidRPr="00C8540F" w:rsidRDefault="005239EC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C8540F">
        <w:rPr>
          <w:rFonts w:ascii="Times New Roman" w:hAnsi="Times New Roman"/>
          <w:sz w:val="28"/>
          <w:szCs w:val="28"/>
        </w:rPr>
        <w:t xml:space="preserve">Once the profile is </w:t>
      </w:r>
      <w:r w:rsidR="00C873B9">
        <w:rPr>
          <w:rFonts w:ascii="Times New Roman" w:hAnsi="Times New Roman"/>
          <w:sz w:val="28"/>
          <w:szCs w:val="28"/>
        </w:rPr>
        <w:t>completed</w:t>
      </w:r>
      <w:r w:rsidRPr="00C8540F">
        <w:rPr>
          <w:rFonts w:ascii="Times New Roman" w:hAnsi="Times New Roman"/>
          <w:sz w:val="28"/>
          <w:szCs w:val="28"/>
        </w:rPr>
        <w:t xml:space="preserve"> from the </w:t>
      </w:r>
      <w:r w:rsidR="00117109">
        <w:rPr>
          <w:rFonts w:ascii="Times New Roman" w:hAnsi="Times New Roman"/>
          <w:sz w:val="28"/>
          <w:szCs w:val="28"/>
        </w:rPr>
        <w:t>Screening</w:t>
      </w:r>
      <w:r w:rsidRPr="00C8540F">
        <w:rPr>
          <w:rFonts w:ascii="Times New Roman" w:hAnsi="Times New Roman"/>
          <w:sz w:val="28"/>
          <w:szCs w:val="28"/>
        </w:rPr>
        <w:t xml:space="preserve"> queue, the </w:t>
      </w:r>
      <w:r w:rsidR="00545BEE">
        <w:rPr>
          <w:rFonts w:ascii="Times New Roman" w:hAnsi="Times New Roman"/>
          <w:sz w:val="28"/>
          <w:szCs w:val="28"/>
        </w:rPr>
        <w:t>Central Risk Manager</w:t>
      </w:r>
      <w:r w:rsidRPr="00C8540F">
        <w:rPr>
          <w:rFonts w:ascii="Times New Roman" w:hAnsi="Times New Roman"/>
          <w:sz w:val="28"/>
          <w:szCs w:val="28"/>
        </w:rPr>
        <w:t xml:space="preserve"> </w:t>
      </w:r>
      <w:r w:rsidR="00117109">
        <w:rPr>
          <w:rFonts w:ascii="Times New Roman" w:hAnsi="Times New Roman"/>
          <w:sz w:val="28"/>
          <w:szCs w:val="28"/>
        </w:rPr>
        <w:t>reviews</w:t>
      </w:r>
      <w:r w:rsidRPr="00C8540F">
        <w:rPr>
          <w:rFonts w:ascii="Times New Roman" w:hAnsi="Times New Roman"/>
          <w:sz w:val="28"/>
          <w:szCs w:val="28"/>
        </w:rPr>
        <w:t xml:space="preserve"> the </w:t>
      </w:r>
      <w:r w:rsidR="00101DC2">
        <w:rPr>
          <w:rFonts w:ascii="Times New Roman" w:hAnsi="Times New Roman"/>
          <w:sz w:val="28"/>
          <w:szCs w:val="28"/>
        </w:rPr>
        <w:t>screening</w:t>
      </w:r>
      <w:r w:rsidR="00101DC2" w:rsidRPr="00C8540F">
        <w:rPr>
          <w:rFonts w:ascii="Times New Roman" w:hAnsi="Times New Roman"/>
          <w:sz w:val="28"/>
          <w:szCs w:val="28"/>
        </w:rPr>
        <w:t xml:space="preserve"> </w:t>
      </w:r>
      <w:r w:rsidR="00090202" w:rsidRPr="00C8540F">
        <w:rPr>
          <w:rFonts w:ascii="Times New Roman" w:hAnsi="Times New Roman"/>
          <w:sz w:val="28"/>
          <w:szCs w:val="28"/>
        </w:rPr>
        <w:t>details</w:t>
      </w:r>
      <w:r w:rsidRPr="00C8540F">
        <w:rPr>
          <w:rFonts w:ascii="Times New Roman" w:hAnsi="Times New Roman"/>
          <w:sz w:val="28"/>
          <w:szCs w:val="28"/>
        </w:rPr>
        <w:t xml:space="preserve"> data and </w:t>
      </w:r>
      <w:r w:rsidR="00597A38">
        <w:rPr>
          <w:rFonts w:ascii="Times New Roman" w:hAnsi="Times New Roman"/>
          <w:sz w:val="28"/>
          <w:szCs w:val="28"/>
        </w:rPr>
        <w:t xml:space="preserve">enters </w:t>
      </w:r>
      <w:r w:rsidR="00117109">
        <w:rPr>
          <w:rFonts w:ascii="Times New Roman" w:hAnsi="Times New Roman"/>
          <w:sz w:val="28"/>
          <w:szCs w:val="28"/>
        </w:rPr>
        <w:t>remarks</w:t>
      </w:r>
      <w:r w:rsidR="00A17689" w:rsidRPr="00C8540F">
        <w:rPr>
          <w:rFonts w:ascii="Times New Roman" w:hAnsi="Times New Roman"/>
          <w:sz w:val="28"/>
          <w:szCs w:val="28"/>
        </w:rPr>
        <w:t>.</w:t>
      </w:r>
      <w:r w:rsidRPr="00C8540F">
        <w:rPr>
          <w:rFonts w:ascii="Times New Roman" w:hAnsi="Times New Roman"/>
          <w:sz w:val="28"/>
          <w:szCs w:val="28"/>
        </w:rPr>
        <w:t xml:space="preserve"> </w:t>
      </w:r>
      <w:r w:rsidR="00117109">
        <w:rPr>
          <w:rFonts w:ascii="Times New Roman" w:hAnsi="Times New Roman"/>
          <w:sz w:val="28"/>
          <w:szCs w:val="28"/>
        </w:rPr>
        <w:t>Based on</w:t>
      </w:r>
      <w:r w:rsidR="00014FDE">
        <w:rPr>
          <w:rFonts w:ascii="Times New Roman" w:hAnsi="Times New Roman"/>
          <w:sz w:val="28"/>
          <w:szCs w:val="28"/>
        </w:rPr>
        <w:t xml:space="preserve"> the</w:t>
      </w:r>
      <w:r w:rsidR="00117109">
        <w:rPr>
          <w:rFonts w:ascii="Times New Roman" w:hAnsi="Times New Roman"/>
          <w:sz w:val="28"/>
          <w:szCs w:val="28"/>
        </w:rPr>
        <w:t xml:space="preserve"> review s/he can submit and move profile to next stage or send back to screening stage</w:t>
      </w:r>
      <w:r w:rsidR="00597A38">
        <w:rPr>
          <w:rFonts w:ascii="Times New Roman" w:hAnsi="Times New Roman"/>
          <w:sz w:val="28"/>
          <w:szCs w:val="28"/>
        </w:rPr>
        <w:t xml:space="preserve"> or Hold in the screening review queue until further action or reject.</w:t>
      </w:r>
    </w:p>
    <w:p w:rsidR="00117109" w:rsidRDefault="002E3D37" w:rsidP="00FE2285">
      <w:pPr>
        <w:pStyle w:val="ListParagraph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117109">
        <w:rPr>
          <w:rFonts w:ascii="Times New Roman" w:hAnsi="Times New Roman"/>
          <w:sz w:val="28"/>
          <w:szCs w:val="28"/>
        </w:rPr>
        <w:t>All</w:t>
      </w:r>
      <w:r w:rsidR="00117109">
        <w:rPr>
          <w:rFonts w:ascii="Times New Roman" w:hAnsi="Times New Roman"/>
          <w:sz w:val="28"/>
          <w:szCs w:val="28"/>
        </w:rPr>
        <w:t xml:space="preserve"> profiles submitted</w:t>
      </w:r>
      <w:r w:rsidR="00090202" w:rsidRPr="00117109">
        <w:rPr>
          <w:rFonts w:ascii="Times New Roman" w:hAnsi="Times New Roman"/>
          <w:sz w:val="28"/>
          <w:szCs w:val="28"/>
        </w:rPr>
        <w:t xml:space="preserve"> will</w:t>
      </w:r>
      <w:r w:rsidR="00BE0594" w:rsidRPr="00117109">
        <w:rPr>
          <w:rFonts w:ascii="Times New Roman" w:hAnsi="Times New Roman"/>
          <w:sz w:val="28"/>
          <w:szCs w:val="28"/>
        </w:rPr>
        <w:t xml:space="preserve"> be sent </w:t>
      </w:r>
      <w:r w:rsidR="00117109">
        <w:rPr>
          <w:rFonts w:ascii="Times New Roman" w:hAnsi="Times New Roman"/>
          <w:sz w:val="28"/>
          <w:szCs w:val="28"/>
        </w:rPr>
        <w:t>to</w:t>
      </w:r>
      <w:r w:rsidR="00BE0594" w:rsidRPr="00117109">
        <w:rPr>
          <w:rFonts w:ascii="Times New Roman" w:hAnsi="Times New Roman"/>
          <w:sz w:val="28"/>
          <w:szCs w:val="28"/>
        </w:rPr>
        <w:t xml:space="preserve"> application </w:t>
      </w:r>
      <w:r w:rsidR="00117109">
        <w:rPr>
          <w:rFonts w:ascii="Times New Roman" w:hAnsi="Times New Roman"/>
          <w:sz w:val="28"/>
          <w:szCs w:val="28"/>
        </w:rPr>
        <w:t>stage.</w:t>
      </w:r>
    </w:p>
    <w:p w:rsidR="00597A38" w:rsidRPr="00466E77" w:rsidRDefault="00597A38" w:rsidP="00A46314">
      <w:pPr>
        <w:pStyle w:val="ListParagraph"/>
        <w:numPr>
          <w:ilvl w:val="1"/>
          <w:numId w:val="9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All profiles sent back will appear</w:t>
      </w:r>
      <w:r w:rsidR="00101DC2">
        <w:rPr>
          <w:rFonts w:ascii="Times New Roman" w:hAnsi="Times New Roman"/>
          <w:sz w:val="28"/>
          <w:szCs w:val="28"/>
        </w:rPr>
        <w:t xml:space="preserve"> in screening queue with tag ‘</w:t>
      </w:r>
      <w:r w:rsidR="00101DC2" w:rsidRPr="00466E77">
        <w:rPr>
          <w:rFonts w:ascii="Times New Roman" w:hAnsi="Times New Roman"/>
          <w:b/>
          <w:sz w:val="28"/>
          <w:szCs w:val="28"/>
        </w:rPr>
        <w:t>Sent back from Screening Review’</w:t>
      </w:r>
    </w:p>
    <w:p w:rsidR="00B42412" w:rsidRPr="00117109" w:rsidRDefault="00B42412" w:rsidP="005E2107">
      <w:pPr>
        <w:pStyle w:val="ListParagraph"/>
        <w:numPr>
          <w:ilvl w:val="1"/>
          <w:numId w:val="10"/>
        </w:numPr>
        <w:spacing w:line="271" w:lineRule="auto"/>
        <w:rPr>
          <w:rFonts w:ascii="Times New Roman" w:hAnsi="Times New Roman"/>
          <w:smallCaps/>
          <w:sz w:val="28"/>
          <w:szCs w:val="28"/>
        </w:rPr>
      </w:pPr>
      <w:r w:rsidRPr="00117109">
        <w:rPr>
          <w:rFonts w:ascii="Times New Roman" w:hAnsi="Times New Roman"/>
          <w:smallCaps/>
          <w:sz w:val="28"/>
          <w:szCs w:val="28"/>
        </w:rPr>
        <w:t>Uploads</w:t>
      </w:r>
    </w:p>
    <w:p w:rsidR="00090202" w:rsidRPr="00C8540F" w:rsidRDefault="00090202" w:rsidP="00090202">
      <w:pPr>
        <w:ind w:left="1080"/>
      </w:pPr>
      <w:r w:rsidRPr="00C8540F">
        <w:t>-NA-</w:t>
      </w:r>
    </w:p>
    <w:p w:rsidR="00090202" w:rsidRPr="00C8540F" w:rsidRDefault="00B42412" w:rsidP="0009020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71" w:name="_Toc46654650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271"/>
    </w:p>
    <w:p w:rsidR="004A65D9" w:rsidRPr="00C8540F" w:rsidRDefault="00090202" w:rsidP="00741D91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72" w:name="_Toc46654650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72"/>
    </w:p>
    <w:p w:rsidR="002E3D37" w:rsidRPr="00C8540F" w:rsidRDefault="002E3D37" w:rsidP="002E3D3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Sarthak Shah | IFMR Rural Finance" w:date="2016-10-26T18:49:00Z" w:initials="SS|IRF">
    <w:p w:rsidR="005872F9" w:rsidRDefault="005872F9">
      <w:pPr>
        <w:pStyle w:val="CommentText"/>
      </w:pPr>
      <w:r>
        <w:rPr>
          <w:rStyle w:val="CommentReference"/>
        </w:rPr>
        <w:annotationRef/>
      </w:r>
      <w:r>
        <w:t>Remarks will be part of customer view only, it isn’t different stage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7C9" w:rsidRDefault="00B307C9">
      <w:r>
        <w:separator/>
      </w:r>
    </w:p>
  </w:endnote>
  <w:endnote w:type="continuationSeparator" w:id="0">
    <w:p w:rsidR="00B307C9" w:rsidRDefault="00B30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72F9" w:rsidRDefault="005872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6A3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872F9" w:rsidRPr="004E49BF" w:rsidRDefault="005872F9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7C9" w:rsidRDefault="00B307C9">
      <w:r>
        <w:separator/>
      </w:r>
    </w:p>
  </w:footnote>
  <w:footnote w:type="continuationSeparator" w:id="0">
    <w:p w:rsidR="00B307C9" w:rsidRDefault="00B307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72F9" w:rsidRDefault="005872F9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E9046AC" wp14:editId="0FF4075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CB03DB" wp14:editId="4A5F9B36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BA49A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CF259A"/>
    <w:multiLevelType w:val="hybridMultilevel"/>
    <w:tmpl w:val="E880FD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2A1124"/>
    <w:multiLevelType w:val="multilevel"/>
    <w:tmpl w:val="FAE6D8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7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A16553"/>
    <w:multiLevelType w:val="multilevel"/>
    <w:tmpl w:val="C2C82F8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520" w:hanging="144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72142F1F"/>
    <w:multiLevelType w:val="hybridMultilevel"/>
    <w:tmpl w:val="1F9E5F8E"/>
    <w:lvl w:ilvl="0" w:tplc="25129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6"/>
  </w:num>
  <w:num w:numId="3">
    <w:abstractNumId w:val="30"/>
  </w:num>
  <w:num w:numId="4">
    <w:abstractNumId w:val="0"/>
  </w:num>
  <w:num w:numId="5">
    <w:abstractNumId w:val="3"/>
  </w:num>
  <w:num w:numId="6">
    <w:abstractNumId w:val="32"/>
  </w:num>
  <w:num w:numId="7">
    <w:abstractNumId w:val="17"/>
  </w:num>
  <w:num w:numId="8">
    <w:abstractNumId w:val="11"/>
  </w:num>
  <w:num w:numId="9">
    <w:abstractNumId w:val="8"/>
  </w:num>
  <w:num w:numId="10">
    <w:abstractNumId w:val="13"/>
  </w:num>
  <w:num w:numId="11">
    <w:abstractNumId w:val="16"/>
  </w:num>
  <w:num w:numId="12">
    <w:abstractNumId w:val="25"/>
  </w:num>
  <w:num w:numId="13">
    <w:abstractNumId w:val="35"/>
  </w:num>
  <w:num w:numId="14">
    <w:abstractNumId w:val="39"/>
  </w:num>
  <w:num w:numId="15">
    <w:abstractNumId w:val="12"/>
  </w:num>
  <w:num w:numId="16">
    <w:abstractNumId w:val="10"/>
  </w:num>
  <w:num w:numId="17">
    <w:abstractNumId w:val="36"/>
  </w:num>
  <w:num w:numId="18">
    <w:abstractNumId w:val="40"/>
  </w:num>
  <w:num w:numId="19">
    <w:abstractNumId w:val="33"/>
  </w:num>
  <w:num w:numId="20">
    <w:abstractNumId w:val="1"/>
  </w:num>
  <w:num w:numId="21">
    <w:abstractNumId w:val="24"/>
  </w:num>
  <w:num w:numId="22">
    <w:abstractNumId w:val="14"/>
  </w:num>
  <w:num w:numId="23">
    <w:abstractNumId w:val="41"/>
  </w:num>
  <w:num w:numId="24">
    <w:abstractNumId w:val="4"/>
  </w:num>
  <w:num w:numId="25">
    <w:abstractNumId w:val="19"/>
  </w:num>
  <w:num w:numId="26">
    <w:abstractNumId w:val="5"/>
  </w:num>
  <w:num w:numId="27">
    <w:abstractNumId w:val="2"/>
  </w:num>
  <w:num w:numId="28">
    <w:abstractNumId w:val="38"/>
  </w:num>
  <w:num w:numId="29">
    <w:abstractNumId w:val="15"/>
  </w:num>
  <w:num w:numId="30">
    <w:abstractNumId w:val="27"/>
  </w:num>
  <w:num w:numId="31">
    <w:abstractNumId w:val="28"/>
  </w:num>
  <w:num w:numId="32">
    <w:abstractNumId w:val="34"/>
  </w:num>
  <w:num w:numId="33">
    <w:abstractNumId w:val="18"/>
  </w:num>
  <w:num w:numId="34">
    <w:abstractNumId w:val="44"/>
  </w:num>
  <w:num w:numId="35">
    <w:abstractNumId w:val="37"/>
  </w:num>
  <w:num w:numId="36">
    <w:abstractNumId w:val="20"/>
  </w:num>
  <w:num w:numId="37">
    <w:abstractNumId w:val="9"/>
  </w:num>
  <w:num w:numId="38">
    <w:abstractNumId w:val="43"/>
  </w:num>
  <w:num w:numId="39">
    <w:abstractNumId w:val="22"/>
  </w:num>
  <w:num w:numId="40">
    <w:abstractNumId w:val="31"/>
  </w:num>
  <w:num w:numId="41">
    <w:abstractNumId w:val="21"/>
  </w:num>
  <w:num w:numId="42">
    <w:abstractNumId w:val="42"/>
  </w:num>
  <w:num w:numId="43">
    <w:abstractNumId w:val="29"/>
  </w:num>
  <w:num w:numId="44">
    <w:abstractNumId w:val="26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14FDE"/>
    <w:rsid w:val="00017F41"/>
    <w:rsid w:val="00023CC3"/>
    <w:rsid w:val="00032E64"/>
    <w:rsid w:val="00050FC2"/>
    <w:rsid w:val="00082537"/>
    <w:rsid w:val="00090202"/>
    <w:rsid w:val="00095259"/>
    <w:rsid w:val="000B2BA5"/>
    <w:rsid w:val="000B5C2D"/>
    <w:rsid w:val="000C13F9"/>
    <w:rsid w:val="000E19AD"/>
    <w:rsid w:val="000E55C9"/>
    <w:rsid w:val="000F097A"/>
    <w:rsid w:val="000F410E"/>
    <w:rsid w:val="000F78E5"/>
    <w:rsid w:val="00100EAD"/>
    <w:rsid w:val="001013E2"/>
    <w:rsid w:val="00101DC2"/>
    <w:rsid w:val="00112852"/>
    <w:rsid w:val="00116762"/>
    <w:rsid w:val="00117109"/>
    <w:rsid w:val="001369A1"/>
    <w:rsid w:val="00161966"/>
    <w:rsid w:val="001712C8"/>
    <w:rsid w:val="001901C1"/>
    <w:rsid w:val="001A3DD3"/>
    <w:rsid w:val="001C2EFF"/>
    <w:rsid w:val="001C3668"/>
    <w:rsid w:val="001D7E48"/>
    <w:rsid w:val="001E4BFA"/>
    <w:rsid w:val="001E6877"/>
    <w:rsid w:val="001E7FE2"/>
    <w:rsid w:val="0020538F"/>
    <w:rsid w:val="00213B79"/>
    <w:rsid w:val="00222F8F"/>
    <w:rsid w:val="00236920"/>
    <w:rsid w:val="002523C6"/>
    <w:rsid w:val="00253E6F"/>
    <w:rsid w:val="00265C7F"/>
    <w:rsid w:val="0027001E"/>
    <w:rsid w:val="002712E0"/>
    <w:rsid w:val="002A0F46"/>
    <w:rsid w:val="002A1A41"/>
    <w:rsid w:val="002A43AF"/>
    <w:rsid w:val="002A7E10"/>
    <w:rsid w:val="002B2E57"/>
    <w:rsid w:val="002B37F7"/>
    <w:rsid w:val="002C18C3"/>
    <w:rsid w:val="002C2ABC"/>
    <w:rsid w:val="002C5CC8"/>
    <w:rsid w:val="002C61AA"/>
    <w:rsid w:val="002D4BB4"/>
    <w:rsid w:val="002D53AA"/>
    <w:rsid w:val="002E3D37"/>
    <w:rsid w:val="002E52C8"/>
    <w:rsid w:val="002E70D5"/>
    <w:rsid w:val="002F60D9"/>
    <w:rsid w:val="003014A3"/>
    <w:rsid w:val="00306D88"/>
    <w:rsid w:val="00324BD7"/>
    <w:rsid w:val="003256A2"/>
    <w:rsid w:val="003257A4"/>
    <w:rsid w:val="003405E7"/>
    <w:rsid w:val="0034067B"/>
    <w:rsid w:val="00340980"/>
    <w:rsid w:val="003422AF"/>
    <w:rsid w:val="00355DC2"/>
    <w:rsid w:val="00363DA0"/>
    <w:rsid w:val="0037061C"/>
    <w:rsid w:val="00370D30"/>
    <w:rsid w:val="00377F6E"/>
    <w:rsid w:val="00383A87"/>
    <w:rsid w:val="003A2B93"/>
    <w:rsid w:val="003A5B95"/>
    <w:rsid w:val="003B5665"/>
    <w:rsid w:val="003B5A92"/>
    <w:rsid w:val="003B6DFB"/>
    <w:rsid w:val="003B70B2"/>
    <w:rsid w:val="003D242E"/>
    <w:rsid w:val="003D2C35"/>
    <w:rsid w:val="003D2EF3"/>
    <w:rsid w:val="003D4E74"/>
    <w:rsid w:val="003D530E"/>
    <w:rsid w:val="003D7909"/>
    <w:rsid w:val="004009AD"/>
    <w:rsid w:val="00405D2E"/>
    <w:rsid w:val="004061F7"/>
    <w:rsid w:val="00406526"/>
    <w:rsid w:val="00410047"/>
    <w:rsid w:val="00410927"/>
    <w:rsid w:val="004113D3"/>
    <w:rsid w:val="00431FFE"/>
    <w:rsid w:val="00434C10"/>
    <w:rsid w:val="00445D65"/>
    <w:rsid w:val="004520A8"/>
    <w:rsid w:val="004525DF"/>
    <w:rsid w:val="00456A34"/>
    <w:rsid w:val="00461502"/>
    <w:rsid w:val="00462F74"/>
    <w:rsid w:val="00466E77"/>
    <w:rsid w:val="0047703A"/>
    <w:rsid w:val="0049186D"/>
    <w:rsid w:val="00493EB9"/>
    <w:rsid w:val="004A65D9"/>
    <w:rsid w:val="004C203B"/>
    <w:rsid w:val="004C265B"/>
    <w:rsid w:val="004C2B0F"/>
    <w:rsid w:val="004C305E"/>
    <w:rsid w:val="004D4640"/>
    <w:rsid w:val="004D46C4"/>
    <w:rsid w:val="004D5419"/>
    <w:rsid w:val="004E1127"/>
    <w:rsid w:val="00501AEE"/>
    <w:rsid w:val="00506974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0A00"/>
    <w:rsid w:val="0054313B"/>
    <w:rsid w:val="00545BEE"/>
    <w:rsid w:val="00546B9B"/>
    <w:rsid w:val="00546CA3"/>
    <w:rsid w:val="00550A20"/>
    <w:rsid w:val="0055603C"/>
    <w:rsid w:val="00562FC9"/>
    <w:rsid w:val="00564EE0"/>
    <w:rsid w:val="00565078"/>
    <w:rsid w:val="0057119A"/>
    <w:rsid w:val="00571EAD"/>
    <w:rsid w:val="00572826"/>
    <w:rsid w:val="0057440C"/>
    <w:rsid w:val="005823AF"/>
    <w:rsid w:val="005856F5"/>
    <w:rsid w:val="005872F9"/>
    <w:rsid w:val="005925B8"/>
    <w:rsid w:val="00595233"/>
    <w:rsid w:val="00597A38"/>
    <w:rsid w:val="005A1F4B"/>
    <w:rsid w:val="005A2012"/>
    <w:rsid w:val="005B1F89"/>
    <w:rsid w:val="005D2FA6"/>
    <w:rsid w:val="005D3FC5"/>
    <w:rsid w:val="005E16A6"/>
    <w:rsid w:val="005E2107"/>
    <w:rsid w:val="005E72A8"/>
    <w:rsid w:val="005E7E1A"/>
    <w:rsid w:val="005F1AAC"/>
    <w:rsid w:val="006002FC"/>
    <w:rsid w:val="00602154"/>
    <w:rsid w:val="00610753"/>
    <w:rsid w:val="00610C55"/>
    <w:rsid w:val="00613162"/>
    <w:rsid w:val="00641168"/>
    <w:rsid w:val="00645805"/>
    <w:rsid w:val="00647333"/>
    <w:rsid w:val="006479CB"/>
    <w:rsid w:val="0065496F"/>
    <w:rsid w:val="00656DB2"/>
    <w:rsid w:val="006608A4"/>
    <w:rsid w:val="00662D95"/>
    <w:rsid w:val="006668B1"/>
    <w:rsid w:val="00677A12"/>
    <w:rsid w:val="00690645"/>
    <w:rsid w:val="006A414E"/>
    <w:rsid w:val="006A5795"/>
    <w:rsid w:val="006C38DA"/>
    <w:rsid w:val="006D648F"/>
    <w:rsid w:val="007349D1"/>
    <w:rsid w:val="00741D91"/>
    <w:rsid w:val="007516D7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130"/>
    <w:rsid w:val="007D53F7"/>
    <w:rsid w:val="007D5B15"/>
    <w:rsid w:val="007E768B"/>
    <w:rsid w:val="0083002F"/>
    <w:rsid w:val="00832427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C3AB0"/>
    <w:rsid w:val="008C52CC"/>
    <w:rsid w:val="008C6611"/>
    <w:rsid w:val="008D30F2"/>
    <w:rsid w:val="008D6E50"/>
    <w:rsid w:val="008E5979"/>
    <w:rsid w:val="008E7208"/>
    <w:rsid w:val="00905A1F"/>
    <w:rsid w:val="0090714D"/>
    <w:rsid w:val="009115DB"/>
    <w:rsid w:val="009118D9"/>
    <w:rsid w:val="0091501D"/>
    <w:rsid w:val="00925CF6"/>
    <w:rsid w:val="00937337"/>
    <w:rsid w:val="00947C88"/>
    <w:rsid w:val="00951464"/>
    <w:rsid w:val="0095531A"/>
    <w:rsid w:val="009554A3"/>
    <w:rsid w:val="009707EF"/>
    <w:rsid w:val="00976EE9"/>
    <w:rsid w:val="009848E6"/>
    <w:rsid w:val="009919F9"/>
    <w:rsid w:val="00996B58"/>
    <w:rsid w:val="009B72CB"/>
    <w:rsid w:val="009C1965"/>
    <w:rsid w:val="009F784E"/>
    <w:rsid w:val="00A05C6F"/>
    <w:rsid w:val="00A1018D"/>
    <w:rsid w:val="00A12F1F"/>
    <w:rsid w:val="00A17689"/>
    <w:rsid w:val="00A41486"/>
    <w:rsid w:val="00A42940"/>
    <w:rsid w:val="00A46314"/>
    <w:rsid w:val="00A52CB2"/>
    <w:rsid w:val="00A54774"/>
    <w:rsid w:val="00A61445"/>
    <w:rsid w:val="00A642DF"/>
    <w:rsid w:val="00A64C3F"/>
    <w:rsid w:val="00A65E15"/>
    <w:rsid w:val="00A669D8"/>
    <w:rsid w:val="00A66F10"/>
    <w:rsid w:val="00A67AF8"/>
    <w:rsid w:val="00A741CD"/>
    <w:rsid w:val="00A750FA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2257"/>
    <w:rsid w:val="00AD3F25"/>
    <w:rsid w:val="00AD7154"/>
    <w:rsid w:val="00AE4FEE"/>
    <w:rsid w:val="00B022CC"/>
    <w:rsid w:val="00B16218"/>
    <w:rsid w:val="00B216B6"/>
    <w:rsid w:val="00B2195D"/>
    <w:rsid w:val="00B307C9"/>
    <w:rsid w:val="00B3176F"/>
    <w:rsid w:val="00B42412"/>
    <w:rsid w:val="00B454C8"/>
    <w:rsid w:val="00B47894"/>
    <w:rsid w:val="00B511B3"/>
    <w:rsid w:val="00B528E5"/>
    <w:rsid w:val="00B61B99"/>
    <w:rsid w:val="00B62F8C"/>
    <w:rsid w:val="00B62FAE"/>
    <w:rsid w:val="00B76EDD"/>
    <w:rsid w:val="00B90B56"/>
    <w:rsid w:val="00B95D85"/>
    <w:rsid w:val="00BA5E7A"/>
    <w:rsid w:val="00BB2743"/>
    <w:rsid w:val="00BB5871"/>
    <w:rsid w:val="00BB7B3B"/>
    <w:rsid w:val="00BC1BBE"/>
    <w:rsid w:val="00BC4BF0"/>
    <w:rsid w:val="00BD58C0"/>
    <w:rsid w:val="00BD5B0B"/>
    <w:rsid w:val="00BD7D8A"/>
    <w:rsid w:val="00BE0594"/>
    <w:rsid w:val="00BE7F80"/>
    <w:rsid w:val="00C02487"/>
    <w:rsid w:val="00C12B61"/>
    <w:rsid w:val="00C21411"/>
    <w:rsid w:val="00C258A1"/>
    <w:rsid w:val="00C40886"/>
    <w:rsid w:val="00C4282B"/>
    <w:rsid w:val="00C44FD2"/>
    <w:rsid w:val="00C471A1"/>
    <w:rsid w:val="00C541E5"/>
    <w:rsid w:val="00C576F9"/>
    <w:rsid w:val="00C616C6"/>
    <w:rsid w:val="00C64365"/>
    <w:rsid w:val="00C71282"/>
    <w:rsid w:val="00C77CD9"/>
    <w:rsid w:val="00C8540F"/>
    <w:rsid w:val="00C873B9"/>
    <w:rsid w:val="00C96BD5"/>
    <w:rsid w:val="00CA238C"/>
    <w:rsid w:val="00CA4FB7"/>
    <w:rsid w:val="00CB6A34"/>
    <w:rsid w:val="00CC7692"/>
    <w:rsid w:val="00CD0572"/>
    <w:rsid w:val="00CD1E75"/>
    <w:rsid w:val="00CD4C69"/>
    <w:rsid w:val="00CD6FB2"/>
    <w:rsid w:val="00CD7F47"/>
    <w:rsid w:val="00D05D6C"/>
    <w:rsid w:val="00D22280"/>
    <w:rsid w:val="00D27D00"/>
    <w:rsid w:val="00D34EF0"/>
    <w:rsid w:val="00D3630F"/>
    <w:rsid w:val="00D414D2"/>
    <w:rsid w:val="00D5318A"/>
    <w:rsid w:val="00D534DE"/>
    <w:rsid w:val="00D5517C"/>
    <w:rsid w:val="00D64A8D"/>
    <w:rsid w:val="00D77F4A"/>
    <w:rsid w:val="00D82647"/>
    <w:rsid w:val="00D8436F"/>
    <w:rsid w:val="00DA4FC6"/>
    <w:rsid w:val="00DA51C5"/>
    <w:rsid w:val="00DB181C"/>
    <w:rsid w:val="00DC15C6"/>
    <w:rsid w:val="00DC2EC9"/>
    <w:rsid w:val="00DD0A1F"/>
    <w:rsid w:val="00DD5213"/>
    <w:rsid w:val="00DE0A61"/>
    <w:rsid w:val="00DE5AAD"/>
    <w:rsid w:val="00DF776C"/>
    <w:rsid w:val="00E150DA"/>
    <w:rsid w:val="00E250B5"/>
    <w:rsid w:val="00E25392"/>
    <w:rsid w:val="00E47229"/>
    <w:rsid w:val="00E4790D"/>
    <w:rsid w:val="00E516DD"/>
    <w:rsid w:val="00E75EAB"/>
    <w:rsid w:val="00E87460"/>
    <w:rsid w:val="00EC0EE8"/>
    <w:rsid w:val="00EC336F"/>
    <w:rsid w:val="00EC4485"/>
    <w:rsid w:val="00EE0ED4"/>
    <w:rsid w:val="00EF0FCD"/>
    <w:rsid w:val="00EF487C"/>
    <w:rsid w:val="00F13020"/>
    <w:rsid w:val="00F2440F"/>
    <w:rsid w:val="00F24568"/>
    <w:rsid w:val="00F372A2"/>
    <w:rsid w:val="00F40B4B"/>
    <w:rsid w:val="00F42BF5"/>
    <w:rsid w:val="00F430F2"/>
    <w:rsid w:val="00F5161D"/>
    <w:rsid w:val="00F673AB"/>
    <w:rsid w:val="00F67C83"/>
    <w:rsid w:val="00F73F46"/>
    <w:rsid w:val="00F77634"/>
    <w:rsid w:val="00F81E0A"/>
    <w:rsid w:val="00F973C5"/>
    <w:rsid w:val="00FA25FF"/>
    <w:rsid w:val="00FA2759"/>
    <w:rsid w:val="00FA72C0"/>
    <w:rsid w:val="00FC7906"/>
    <w:rsid w:val="00FD0D52"/>
    <w:rsid w:val="00FD4391"/>
    <w:rsid w:val="00FE2285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668B1"/>
    <w:rPr>
      <w:color w:val="800080"/>
      <w:u w:val="single"/>
    </w:rPr>
  </w:style>
  <w:style w:type="paragraph" w:customStyle="1" w:styleId="xl63">
    <w:name w:val="xl63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64">
    <w:name w:val="xl64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en-IN" w:eastAsia="en-IN"/>
    </w:rPr>
  </w:style>
  <w:style w:type="paragraph" w:customStyle="1" w:styleId="xl65">
    <w:name w:val="xl65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4"/>
      <w:szCs w:val="24"/>
      <w:lang w:val="en-IN" w:eastAsia="en-IN"/>
    </w:rPr>
  </w:style>
  <w:style w:type="paragraph" w:customStyle="1" w:styleId="xl66">
    <w:name w:val="xl66"/>
    <w:basedOn w:val="Normal"/>
    <w:rsid w:val="006668B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095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52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52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2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668B1"/>
    <w:rPr>
      <w:color w:val="800080"/>
      <w:u w:val="single"/>
    </w:rPr>
  </w:style>
  <w:style w:type="paragraph" w:customStyle="1" w:styleId="xl63">
    <w:name w:val="xl63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64">
    <w:name w:val="xl64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en-IN" w:eastAsia="en-IN"/>
    </w:rPr>
  </w:style>
  <w:style w:type="paragraph" w:customStyle="1" w:styleId="xl65">
    <w:name w:val="xl65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4"/>
      <w:szCs w:val="24"/>
      <w:lang w:val="en-IN" w:eastAsia="en-IN"/>
    </w:rPr>
  </w:style>
  <w:style w:type="paragraph" w:customStyle="1" w:styleId="xl66">
    <w:name w:val="xl66"/>
    <w:basedOn w:val="Normal"/>
    <w:rsid w:val="006668B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095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52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52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2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315F85-4E70-4D71-ABC5-226FFFBA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3311</Words>
  <Characters>18877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Screening Review</vt:lpstr>
    </vt:vector>
  </TitlesOfParts>
  <Company>IFMR RURAL FINANCE</Company>
  <LinksUpToDate>false</LinksUpToDate>
  <CharactersWithSpaces>22144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Screening Review</dc:title>
  <dc:creator>IFMR Rural Finance</dc:creator>
  <cp:lastModifiedBy>Namita Sivasankaran</cp:lastModifiedBy>
  <cp:revision>2</cp:revision>
  <dcterms:created xsi:type="dcterms:W3CDTF">2016-11-23T10:11:00Z</dcterms:created>
  <dcterms:modified xsi:type="dcterms:W3CDTF">2016-11-23T10:11:00Z</dcterms:modified>
</cp:coreProperties>
</file>